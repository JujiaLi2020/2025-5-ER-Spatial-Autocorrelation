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5D692" w14:textId="740B36B8" w:rsidR="00717DBD" w:rsidRDefault="00EA5E78">
      <w:pPr>
        <w:jc w:val="center"/>
      </w:pPr>
      <w:r>
        <w:rPr>
          <w:b/>
          <w:sz w:val="28"/>
        </w:rPr>
        <w:t xml:space="preserve">Association </w:t>
      </w:r>
      <w:del w:id="0" w:author="Xinyue Ye" w:date="2026-05-01T10:05:00Z" w16du:dateUtc="2026-05-01T15:05:00Z">
        <w:r w:rsidDel="00DF0279">
          <w:rPr>
            <w:b/>
            <w:sz w:val="28"/>
          </w:rPr>
          <w:delText xml:space="preserve">of </w:delText>
        </w:r>
      </w:del>
      <w:ins w:id="1" w:author="Xinyue Ye" w:date="2026-05-01T10:05:00Z" w16du:dateUtc="2026-05-01T15:05:00Z">
        <w:r w:rsidR="00DF0279">
          <w:rPr>
            <w:b/>
            <w:sz w:val="28"/>
          </w:rPr>
          <w:t xml:space="preserve">between </w:t>
        </w:r>
      </w:ins>
      <w:r>
        <w:rPr>
          <w:b/>
          <w:sz w:val="28"/>
        </w:rPr>
        <w:t xml:space="preserve">County-Level </w:t>
      </w:r>
      <w:ins w:id="2" w:author="Xinyue Ye" w:date="2026-05-01T10:12:00Z" w16du:dateUtc="2026-05-01T15:12:00Z">
        <w:r w:rsidR="00964B1B" w:rsidRPr="00964B1B">
          <w:rPr>
            <w:b/>
            <w:sz w:val="28"/>
          </w:rPr>
          <w:t>Prescription</w:t>
        </w:r>
        <w:r w:rsidR="00964B1B" w:rsidRPr="00964B1B" w:rsidDel="00964B1B">
          <w:rPr>
            <w:b/>
            <w:sz w:val="28"/>
          </w:rPr>
          <w:t xml:space="preserve"> </w:t>
        </w:r>
      </w:ins>
      <w:del w:id="3" w:author="Xinyue Ye" w:date="2026-05-01T10:12:00Z" w16du:dateUtc="2026-05-01T15:12:00Z">
        <w:r w:rsidDel="00964B1B">
          <w:rPr>
            <w:b/>
            <w:sz w:val="28"/>
          </w:rPr>
          <w:delText xml:space="preserve">Legal </w:delText>
        </w:r>
      </w:del>
      <w:r>
        <w:rPr>
          <w:b/>
          <w:sz w:val="28"/>
        </w:rPr>
        <w:t xml:space="preserve">Opioid Distribution </w:t>
      </w:r>
      <w:del w:id="4" w:author="Xinyue Ye" w:date="2026-05-01T10:05:00Z" w16du:dateUtc="2026-05-01T15:05:00Z">
        <w:r w:rsidDel="00DF0279">
          <w:rPr>
            <w:b/>
            <w:sz w:val="28"/>
          </w:rPr>
          <w:delText xml:space="preserve">With </w:delText>
        </w:r>
      </w:del>
      <w:ins w:id="5" w:author="Xinyue Ye" w:date="2026-05-01T10:05:00Z" w16du:dateUtc="2026-05-01T15:05:00Z">
        <w:r w:rsidR="00DF0279">
          <w:rPr>
            <w:b/>
            <w:sz w:val="28"/>
          </w:rPr>
          <w:t xml:space="preserve">and </w:t>
        </w:r>
      </w:ins>
      <w:r>
        <w:rPr>
          <w:b/>
          <w:sz w:val="28"/>
        </w:rPr>
        <w:t>Emergency Department Visits and Opioid Mortality in Northwestern Alabama, 2016–2019</w:t>
      </w:r>
    </w:p>
    <w:p w14:paraId="01E589D1" w14:textId="77777777" w:rsidR="00717DBD" w:rsidRDefault="00717DBD"/>
    <w:p w14:paraId="5DE4C442" w14:textId="77777777" w:rsidR="00717DBD" w:rsidRDefault="00EA5E78">
      <w:pPr>
        <w:jc w:val="center"/>
      </w:pPr>
      <w:r>
        <w:rPr>
          <w:i/>
        </w:rPr>
        <w:t>Original Investigation | Substance Use and Addiction</w:t>
      </w:r>
    </w:p>
    <w:p w14:paraId="2C49EDB3" w14:textId="77777777" w:rsidR="00717DBD" w:rsidRDefault="00717DBD"/>
    <w:p w14:paraId="2B30AEB7" w14:textId="77777777" w:rsidR="00717DBD" w:rsidRDefault="00EA5E78">
      <w:r>
        <w:t>Author names and affiliations: [Insert final byline]</w:t>
      </w:r>
    </w:p>
    <w:p w14:paraId="05AB6F49" w14:textId="77777777" w:rsidR="00717DBD" w:rsidRDefault="00EA5E78">
      <w:r>
        <w:t>Corresponding author: [Insert final contact information]</w:t>
      </w:r>
    </w:p>
    <w:p w14:paraId="1CD8FDF7" w14:textId="77777777" w:rsidR="00717DBD" w:rsidRDefault="00717DBD"/>
    <w:p w14:paraId="4B93BA48" w14:textId="77777777" w:rsidR="00717DBD" w:rsidRDefault="00EA5E78">
      <w:r>
        <w:t>Word count: approximately 2800</w:t>
      </w:r>
    </w:p>
    <w:p w14:paraId="7D5E35EB" w14:textId="77777777" w:rsidR="00717DBD" w:rsidRDefault="00EA5E78">
      <w:r>
        <w:t>Abstract word count: approximately 295</w:t>
      </w:r>
    </w:p>
    <w:p w14:paraId="22476971" w14:textId="77777777" w:rsidR="00717DBD" w:rsidRDefault="00EA5E78">
      <w:r>
        <w:t>Tables/Figures: 3 tables, 2 figures, 1 supplement</w:t>
      </w:r>
    </w:p>
    <w:p w14:paraId="28A4CB46" w14:textId="77777777" w:rsidR="00717DBD" w:rsidRDefault="00EA5E78">
      <w:r>
        <w:br w:type="page"/>
      </w:r>
    </w:p>
    <w:p w14:paraId="5517113F" w14:textId="77777777" w:rsidR="00717DBD" w:rsidRDefault="00EA5E78">
      <w:pPr>
        <w:spacing w:before="240"/>
      </w:pPr>
      <w:r>
        <w:rPr>
          <w:b/>
          <w:sz w:val="28"/>
        </w:rPr>
        <w:lastRenderedPageBreak/>
        <w:t>Key Points</w:t>
      </w:r>
    </w:p>
    <w:p w14:paraId="70FD8F67" w14:textId="248F6A91" w:rsidR="00717DBD" w:rsidRDefault="00EA5E78">
      <w:r>
        <w:rPr>
          <w:b/>
        </w:rPr>
        <w:t xml:space="preserve">Question: </w:t>
      </w:r>
      <w:r>
        <w:t xml:space="preserve">In northwestern Alabama counties </w:t>
      </w:r>
      <w:del w:id="6" w:author="Xinyue Ye" w:date="2026-05-01T10:06:00Z" w16du:dateUtc="2026-05-01T15:06:00Z">
        <w:r w:rsidDel="00DF0279">
          <w:delText xml:space="preserve">during </w:delText>
        </w:r>
      </w:del>
      <w:ins w:id="7" w:author="Xinyue Ye" w:date="2026-05-01T10:06:00Z" w16du:dateUtc="2026-05-01T15:06:00Z">
        <w:r w:rsidR="00DF0279">
          <w:t xml:space="preserve">from </w:t>
        </w:r>
      </w:ins>
      <w:r>
        <w:t xml:space="preserve">2016 to 2019, </w:t>
      </w:r>
      <w:del w:id="8" w:author="Xinyue Ye" w:date="2026-05-01T10:06:00Z" w16du:dateUtc="2026-05-01T15:06:00Z">
        <w:r w:rsidDel="00DF0279">
          <w:delText xml:space="preserve">did </w:delText>
        </w:r>
      </w:del>
      <w:ins w:id="9" w:author="Xinyue Ye" w:date="2026-05-01T10:06:00Z" w16du:dateUtc="2026-05-01T15:06:00Z">
        <w:r w:rsidR="00DF0279">
          <w:t xml:space="preserve">were </w:t>
        </w:r>
      </w:ins>
      <w:r>
        <w:t xml:space="preserve">different </w:t>
      </w:r>
      <w:ins w:id="10" w:author="Xinyue Ye" w:date="2026-05-01T10:07:00Z">
        <w:r w:rsidR="00DF0279" w:rsidRPr="00DF0279">
          <w:t xml:space="preserve">prescription </w:t>
        </w:r>
      </w:ins>
      <w:del w:id="11" w:author="Xinyue Ye" w:date="2026-05-01T10:07:00Z" w16du:dateUtc="2026-05-01T15:07:00Z">
        <w:r w:rsidDel="00DF0279">
          <w:delText xml:space="preserve">legal </w:delText>
        </w:r>
      </w:del>
      <w:r>
        <w:t xml:space="preserve">opioids </w:t>
      </w:r>
      <w:ins w:id="12" w:author="Xinyue Ye" w:date="2026-05-01T10:07:00Z">
        <w:r w:rsidR="00DF0279" w:rsidRPr="00DF0279">
          <w:t>differentially associated</w:t>
        </w:r>
      </w:ins>
      <w:ins w:id="13" w:author="Xinyue Ye" w:date="2026-05-01T10:07:00Z" w16du:dateUtc="2026-05-01T15:07:00Z">
        <w:r w:rsidR="00DF0279">
          <w:t xml:space="preserve"> </w:t>
        </w:r>
      </w:ins>
      <w:del w:id="14" w:author="Xinyue Ye" w:date="2026-05-01T10:07:00Z" w16du:dateUtc="2026-05-01T15:07:00Z">
        <w:r w:rsidDel="00DF0279">
          <w:delText xml:space="preserve">show different associations </w:delText>
        </w:r>
      </w:del>
      <w:r>
        <w:t>with emergency department visits and opioid mortality?</w:t>
      </w:r>
    </w:p>
    <w:p w14:paraId="4A734360" w14:textId="26EABDAB" w:rsidR="00717DBD" w:rsidRDefault="00EA5E78">
      <w:r>
        <w:rPr>
          <w:b/>
        </w:rPr>
        <w:t xml:space="preserve">Findings: </w:t>
      </w:r>
      <w:r>
        <w:t xml:space="preserve">In this ecological study of 22 counties, oxycodone distribution was associated with higher opioid mortality but not with emergency department visits, whereas hydrocodone </w:t>
      </w:r>
      <w:ins w:id="15" w:author="Xinyue Ye" w:date="2026-05-01T10:08:00Z" w16du:dateUtc="2026-05-01T15:08:00Z">
        <w:r w:rsidR="00964B1B" w:rsidRPr="00964B1B">
          <w:t>distribution</w:t>
        </w:r>
        <w:r w:rsidR="00964B1B">
          <w:t xml:space="preserve"> </w:t>
        </w:r>
      </w:ins>
      <w:r>
        <w:t xml:space="preserve">was associated with more emergency department visits but lower mortality. Methadone </w:t>
      </w:r>
      <w:ins w:id="16" w:author="Xinyue Ye" w:date="2026-05-01T10:09:00Z">
        <w:r w:rsidR="00964B1B" w:rsidRPr="00964B1B">
          <w:t xml:space="preserve">distribution </w:t>
        </w:r>
      </w:ins>
      <w:r>
        <w:t xml:space="preserve">showed spatial clustering consistent with </w:t>
      </w:r>
      <w:ins w:id="17" w:author="Xinyue Ye" w:date="2026-05-01T10:09:00Z">
        <w:r w:rsidR="00964B1B" w:rsidRPr="00964B1B">
          <w:t>the geographic distribution of</w:t>
        </w:r>
      </w:ins>
      <w:ins w:id="18" w:author="Xinyue Ye" w:date="2026-05-01T10:09:00Z" w16du:dateUtc="2026-05-01T15:09:00Z">
        <w:r w:rsidR="00964B1B">
          <w:t xml:space="preserve"> </w:t>
        </w:r>
      </w:ins>
      <w:r>
        <w:t>treatment program</w:t>
      </w:r>
      <w:ins w:id="19" w:author="Xinyue Ye" w:date="2026-05-01T10:09:00Z" w16du:dateUtc="2026-05-01T15:09:00Z">
        <w:r w:rsidR="00964B1B">
          <w:t>s</w:t>
        </w:r>
      </w:ins>
      <w:del w:id="20" w:author="Xinyue Ye" w:date="2026-05-01T10:09:00Z" w16du:dateUtc="2026-05-01T15:09:00Z">
        <w:r w:rsidDel="00964B1B">
          <w:delText xml:space="preserve"> geography</w:delText>
        </w:r>
      </w:del>
      <w:r>
        <w:t>.</w:t>
      </w:r>
    </w:p>
    <w:p w14:paraId="42EC955D" w14:textId="21D4453A" w:rsidR="00717DBD" w:rsidRDefault="00EA5E78">
      <w:r>
        <w:rPr>
          <w:b/>
        </w:rPr>
        <w:t xml:space="preserve">Meaning: </w:t>
      </w:r>
      <w:r>
        <w:t xml:space="preserve">Medication-specific monitoring of </w:t>
      </w:r>
      <w:ins w:id="21" w:author="Xinyue Ye" w:date="2026-05-01T10:10:00Z">
        <w:r w:rsidR="00964B1B" w:rsidRPr="00964B1B">
          <w:t xml:space="preserve">prescription </w:t>
        </w:r>
      </w:ins>
      <w:del w:id="22" w:author="Xinyue Ye" w:date="2026-05-01T10:10:00Z" w16du:dateUtc="2026-05-01T15:10:00Z">
        <w:r w:rsidDel="00964B1B">
          <w:delText xml:space="preserve">legal </w:delText>
        </w:r>
      </w:del>
      <w:r>
        <w:t xml:space="preserve">opioid distribution </w:t>
      </w:r>
      <w:del w:id="23" w:author="Xinyue Ye" w:date="2026-05-01T10:24:00Z" w16du:dateUtc="2026-05-01T15:24:00Z">
        <w:r w:rsidDel="00BA1C2C">
          <w:delText xml:space="preserve">could </w:delText>
        </w:r>
      </w:del>
      <w:ins w:id="24" w:author="Xinyue Ye" w:date="2026-05-01T10:24:00Z" w16du:dateUtc="2026-05-01T15:24:00Z">
        <w:r w:rsidR="00BA1C2C">
          <w:t>may</w:t>
        </w:r>
        <w:r w:rsidR="00BA1C2C">
          <w:t xml:space="preserve"> </w:t>
        </w:r>
      </w:ins>
      <w:r>
        <w:t xml:space="preserve">complement </w:t>
      </w:r>
      <w:ins w:id="25" w:author="Xinyue Ye" w:date="2026-05-01T10:24:00Z" w16du:dateUtc="2026-05-01T15:24:00Z">
        <w:r w:rsidR="00BA1C2C" w:rsidRPr="00BA1C2C">
          <w:t>emergency department</w:t>
        </w:r>
      </w:ins>
      <w:del w:id="26" w:author="Xinyue Ye" w:date="2026-05-01T10:24:00Z" w16du:dateUtc="2026-05-01T15:24:00Z">
        <w:r w:rsidDel="00BA1C2C">
          <w:delText>ED</w:delText>
        </w:r>
      </w:del>
      <w:r>
        <w:t xml:space="preserve">-based surveillance </w:t>
      </w:r>
      <w:del w:id="27" w:author="Xinyue Ye" w:date="2026-05-01T10:25:00Z" w16du:dateUtc="2026-05-01T15:25:00Z">
        <w:r w:rsidDel="00BA1C2C">
          <w:delText xml:space="preserve">to </w:delText>
        </w:r>
      </w:del>
      <w:ins w:id="28" w:author="Xinyue Ye" w:date="2026-05-01T10:25:00Z" w16du:dateUtc="2026-05-01T15:25:00Z">
        <w:r w:rsidR="00BA1C2C">
          <w:t>by</w:t>
        </w:r>
        <w:r w:rsidR="00BA1C2C">
          <w:t xml:space="preserve"> </w:t>
        </w:r>
      </w:ins>
      <w:r>
        <w:t>identify</w:t>
      </w:r>
      <w:ins w:id="29" w:author="Xinyue Ye" w:date="2026-05-01T10:25:00Z" w16du:dateUtc="2026-05-01T15:25:00Z">
        <w:r w:rsidR="00BA1C2C">
          <w:t>ing</w:t>
        </w:r>
      </w:ins>
      <w:r>
        <w:t xml:space="preserve"> rural communities where </w:t>
      </w:r>
      <w:del w:id="30" w:author="Xinyue Ye" w:date="2026-05-01T10:25:00Z" w16du:dateUtc="2026-05-01T15:25:00Z">
        <w:r w:rsidDel="00BA1C2C">
          <w:delText xml:space="preserve">prescription </w:delText>
        </w:r>
      </w:del>
      <w:r>
        <w:t>opioid</w:t>
      </w:r>
      <w:ins w:id="31" w:author="Xinyue Ye" w:date="2026-05-01T10:25:00Z" w16du:dateUtc="2026-05-01T15:25:00Z">
        <w:r w:rsidR="00BA1C2C">
          <w:t>-related</w:t>
        </w:r>
      </w:ins>
      <w:r>
        <w:t xml:space="preserve"> harm is not </w:t>
      </w:r>
      <w:ins w:id="32" w:author="Xinyue Ye" w:date="2026-05-01T10:25:00Z">
        <w:r w:rsidR="00BA1C2C" w:rsidRPr="00BA1C2C">
          <w:t>fully captured</w:t>
        </w:r>
      </w:ins>
      <w:ins w:id="33" w:author="Xinyue Ye" w:date="2026-05-01T10:25:00Z" w16du:dateUtc="2026-05-01T15:25:00Z">
        <w:r w:rsidR="00BA1C2C">
          <w:t xml:space="preserve"> </w:t>
        </w:r>
      </w:ins>
      <w:del w:id="34" w:author="Xinyue Ye" w:date="2026-05-01T10:25:00Z" w16du:dateUtc="2026-05-01T15:25:00Z">
        <w:r w:rsidDel="00BA1C2C">
          <w:delText xml:space="preserve">reflected </w:delText>
        </w:r>
      </w:del>
      <w:r>
        <w:t>in emergency department data.</w:t>
      </w:r>
    </w:p>
    <w:p w14:paraId="092AE250" w14:textId="77777777" w:rsidR="00717DBD" w:rsidRDefault="00EA5E78">
      <w:pPr>
        <w:spacing w:before="240"/>
      </w:pPr>
      <w:r>
        <w:rPr>
          <w:b/>
          <w:sz w:val="28"/>
        </w:rPr>
        <w:t>Abstract</w:t>
      </w:r>
    </w:p>
    <w:p w14:paraId="4D38BC27" w14:textId="04C2E306" w:rsidR="00717DBD" w:rsidRDefault="00EA5E78">
      <w:r>
        <w:rPr>
          <w:b/>
        </w:rPr>
        <w:t xml:space="preserve">IMPORTANCE </w:t>
      </w:r>
      <w:r>
        <w:t xml:space="preserve">Emergency department visits are widely used as a surveillance indicator for opioid burden, but whether all </w:t>
      </w:r>
      <w:ins w:id="35" w:author="Xinyue Ye" w:date="2026-05-01T10:17:00Z" w16du:dateUtc="2026-05-01T15:17:00Z">
        <w:r w:rsidR="004E6DBC">
          <w:t>p</w:t>
        </w:r>
        <w:r w:rsidR="004E6DBC" w:rsidRPr="004E6DBC">
          <w:t>rescription</w:t>
        </w:r>
      </w:ins>
      <w:ins w:id="36" w:author="Xinyue Ye" w:date="2026-05-01T10:18:00Z" w16du:dateUtc="2026-05-01T15:18:00Z">
        <w:r w:rsidR="004E6DBC">
          <w:t xml:space="preserve"> </w:t>
        </w:r>
      </w:ins>
      <w:del w:id="37" w:author="Xinyue Ye" w:date="2026-05-01T10:17:00Z" w16du:dateUtc="2026-05-01T15:17:00Z">
        <w:r w:rsidDel="004E6DBC">
          <w:delText xml:space="preserve">legal </w:delText>
        </w:r>
      </w:del>
      <w:r>
        <w:t>opioids are equally visible through emergency department (ED) data has not been examined at the county level in rural settings historically affected by prescription opioid marketing.</w:t>
      </w:r>
    </w:p>
    <w:p w14:paraId="1496FAA3" w14:textId="06F6635A" w:rsidR="00717DBD" w:rsidRDefault="00EA5E78">
      <w:r>
        <w:rPr>
          <w:b/>
        </w:rPr>
        <w:t xml:space="preserve">OBJECTIVE </w:t>
      </w:r>
      <w:r>
        <w:t xml:space="preserve">To examine whether different </w:t>
      </w:r>
      <w:ins w:id="38" w:author="Xinyue Ye" w:date="2026-05-01T10:18:00Z" w16du:dateUtc="2026-05-01T15:18:00Z">
        <w:r w:rsidR="004E6DBC">
          <w:t>p</w:t>
        </w:r>
        <w:r w:rsidR="004E6DBC" w:rsidRPr="004E6DBC">
          <w:t>rescription</w:t>
        </w:r>
        <w:r w:rsidR="004E6DBC">
          <w:t xml:space="preserve"> </w:t>
        </w:r>
      </w:ins>
      <w:del w:id="39" w:author="Xinyue Ye" w:date="2026-05-01T10:18:00Z" w16du:dateUtc="2026-05-01T15:18:00Z">
        <w:r w:rsidDel="004E6DBC">
          <w:delText xml:space="preserve">legal </w:delText>
        </w:r>
      </w:del>
      <w:r>
        <w:t>opioids show different associations with ED visits and opioid mortality in northwestern Alabama.</w:t>
      </w:r>
    </w:p>
    <w:p w14:paraId="7F1A0A37" w14:textId="77777777" w:rsidR="00717DBD" w:rsidRDefault="00EA5E78">
      <w:r>
        <w:rPr>
          <w:b/>
        </w:rPr>
        <w:t xml:space="preserve">DESIGN, SETTING, AND PARTICIPANTS </w:t>
      </w:r>
      <w:r>
        <w:t>Ecological study of 22 contiguous counties in northwestern Alabama from 2016 to 2019.</w:t>
      </w:r>
    </w:p>
    <w:p w14:paraId="2506D95E" w14:textId="77777777" w:rsidR="00717DBD" w:rsidRDefault="00EA5E78">
      <w:r>
        <w:rPr>
          <w:b/>
        </w:rPr>
        <w:lastRenderedPageBreak/>
        <w:t xml:space="preserve">EXPOSURES </w:t>
      </w:r>
      <w:r>
        <w:t>Annual per-capita retail distribution of buprenorphine, hydrocodone, methadone, and oxycodone from the DEA’s Automation of Reports and Consolidated Orders System (ARCOS), plus county rurality and socioeconomic indicators.</w:t>
      </w:r>
    </w:p>
    <w:p w14:paraId="12CDA885" w14:textId="77777777" w:rsidR="00717DBD" w:rsidRDefault="00EA5E78">
      <w:r>
        <w:rPr>
          <w:b/>
        </w:rPr>
        <w:t xml:space="preserve">MAIN OUTCOMES AND MEASURES </w:t>
      </w:r>
      <w:r>
        <w:t>Annual county opioid mortality rates and ED visit rates per 10,000 population.</w:t>
      </w:r>
    </w:p>
    <w:p w14:paraId="76C6A0B9" w14:textId="77777777" w:rsidR="00717DBD" w:rsidRDefault="00EA5E78">
      <w:r>
        <w:rPr>
          <w:b/>
        </w:rPr>
        <w:t xml:space="preserve">RESULTS </w:t>
      </w:r>
      <w:r>
        <w:t xml:space="preserve">The study covered 22 counties (combined 2016 population, 2,457,531). ED visit rates rose from 7.56 to 10.23 per 10,000 over the study period. Overall, higher ED rates were associated with higher mortality (rate ratio, 1.08; 95% CI, 1.00 to 1.17). In a spatiotemporal model, oxycodone distribution was associated with higher mortality (B = 0.56; </w:t>
      </w:r>
      <w:r>
        <w:rPr>
          <w:i/>
        </w:rPr>
        <w:t>P &lt; .001</w:t>
      </w:r>
      <w:r>
        <w:t xml:space="preserve">) but not with ED visits. Hydrocodone showed the opposite: associated with more ED visits (B = 3.52; </w:t>
      </w:r>
      <w:r>
        <w:rPr>
          <w:i/>
        </w:rPr>
        <w:t>P &lt; .05</w:t>
      </w:r>
      <w:r>
        <w:t xml:space="preserve">) but lower mortality (B = −1.01; </w:t>
      </w:r>
      <w:r>
        <w:rPr>
          <w:i/>
        </w:rPr>
        <w:t>P &lt; .001</w:t>
      </w:r>
      <w:r>
        <w:t xml:space="preserve">). The hydrocodone–ED association strengthened over time (B = 0.34; </w:t>
      </w:r>
      <w:r>
        <w:rPr>
          <w:i/>
        </w:rPr>
        <w:t>P &lt; .01</w:t>
      </w:r>
      <w:r>
        <w:t xml:space="preserve">). Methadone distribution showed significant spatial clustering (Moran I, 0.455; </w:t>
      </w:r>
      <w:r>
        <w:rPr>
          <w:i/>
        </w:rPr>
        <w:t>P = .006</w:t>
      </w:r>
      <w:r>
        <w:t>). Income inequality was inversely associated with ED visits but positively associated with mortality.</w:t>
      </w:r>
    </w:p>
    <w:p w14:paraId="3D10D211" w14:textId="77777777" w:rsidR="00717DBD" w:rsidRDefault="00EA5E78">
      <w:r>
        <w:rPr>
          <w:b/>
        </w:rPr>
        <w:t xml:space="preserve">CONCLUSIONS AND RELEVANCE </w:t>
      </w:r>
      <w:r>
        <w:t>Oxycodone-related mortality was not reflected in ED visit patterns, whereas hydrocodone-related ED burden was not reflected in mortality. ED-based surveillance alone may not capture all forms of prescription opioid harm in rural communities.</w:t>
      </w:r>
    </w:p>
    <w:p w14:paraId="4957AF91" w14:textId="77777777" w:rsidR="00717DBD" w:rsidRDefault="00EA5E78">
      <w:r>
        <w:br w:type="page"/>
      </w:r>
    </w:p>
    <w:p w14:paraId="43F71BE7" w14:textId="77777777" w:rsidR="00717DBD" w:rsidRDefault="00EA5E78">
      <w:pPr>
        <w:spacing w:before="240"/>
      </w:pPr>
      <w:r>
        <w:rPr>
          <w:b/>
          <w:sz w:val="28"/>
        </w:rPr>
        <w:lastRenderedPageBreak/>
        <w:t>Introduction</w:t>
      </w:r>
    </w:p>
    <w:p w14:paraId="79F638AB" w14:textId="52FF088E" w:rsidR="00717DBD" w:rsidRDefault="00EA5E78">
      <w:r>
        <w:t>The US opioid overdose crisis has evolved through three overlapping waves: prescription opioid analgesics beginning in the 1990s, heroin after 2010, and illicitly manufactured fentanyl after 2013.</w:t>
      </w:r>
      <w:r>
        <w:rPr>
          <w:sz w:val="20"/>
          <w:vertAlign w:val="superscript"/>
        </w:rPr>
        <w:t>1,2</w:t>
      </w:r>
      <w:r>
        <w:t xml:space="preserve"> Although fentanyl now </w:t>
      </w:r>
      <w:ins w:id="40" w:author="Xinyue Ye" w:date="2026-05-01T10:26:00Z">
        <w:r w:rsidR="00BA1C2C" w:rsidRPr="00BA1C2C">
          <w:t xml:space="preserve">accounts </w:t>
        </w:r>
      </w:ins>
      <w:ins w:id="41" w:author="Xinyue Ye" w:date="2026-05-01T10:26:00Z" w16du:dateUtc="2026-05-01T15:26:00Z">
        <w:r w:rsidR="00BA1C2C">
          <w:t xml:space="preserve">for </w:t>
        </w:r>
      </w:ins>
      <w:del w:id="42" w:author="Xinyue Ye" w:date="2026-05-01T10:26:00Z" w16du:dateUtc="2026-05-01T15:26:00Z">
        <w:r w:rsidDel="00BA1C2C">
          <w:delText xml:space="preserve">drives </w:delText>
        </w:r>
      </w:del>
      <w:ins w:id="43" w:author="Xinyue Ye" w:date="2026-05-01T10:26:00Z">
        <w:r w:rsidR="00BA1C2C" w:rsidRPr="00BA1C2C">
          <w:t>the majority of</w:t>
        </w:r>
      </w:ins>
      <w:ins w:id="44" w:author="Xinyue Ye" w:date="2026-05-01T10:26:00Z" w16du:dateUtc="2026-05-01T15:26:00Z">
        <w:r w:rsidR="00BA1C2C">
          <w:t xml:space="preserve"> </w:t>
        </w:r>
      </w:ins>
      <w:del w:id="45" w:author="Xinyue Ye" w:date="2026-05-01T10:26:00Z" w16du:dateUtc="2026-05-01T15:26:00Z">
        <w:r w:rsidDel="00BA1C2C">
          <w:delText xml:space="preserve">most </w:delText>
        </w:r>
      </w:del>
      <w:r>
        <w:t xml:space="preserve">overdose deaths nationally, the prescription opioid wave has not </w:t>
      </w:r>
      <w:ins w:id="46" w:author="Xinyue Ye" w:date="2026-05-01T10:27:00Z">
        <w:r w:rsidR="00BA1C2C" w:rsidRPr="00BA1C2C">
          <w:t>receded uniformly</w:t>
        </w:r>
      </w:ins>
      <w:del w:id="47" w:author="Xinyue Ye" w:date="2026-05-01T10:27:00Z" w16du:dateUtc="2026-05-01T15:27:00Z">
        <w:r w:rsidDel="00BA1C2C">
          <w:delText>ended uniformly</w:delText>
        </w:r>
      </w:del>
      <w:r>
        <w:t xml:space="preserve">. Counties in the rural South and Appalachia—regions historically affected by high </w:t>
      </w:r>
      <w:ins w:id="48" w:author="Xinyue Ye" w:date="2026-05-01T10:43:00Z" w16du:dateUtc="2026-05-01T15:43:00Z">
        <w:r w:rsidR="000D6C38">
          <w:t xml:space="preserve">levels of </w:t>
        </w:r>
      </w:ins>
      <w:r>
        <w:t xml:space="preserve">prescription opioid exposure following aggressive </w:t>
      </w:r>
      <w:ins w:id="49" w:author="Xinyue Ye" w:date="2026-05-01T10:45:00Z" w16du:dateUtc="2026-05-01T15:45:00Z">
        <w:r w:rsidR="00CD237E">
          <w:t>marketing</w:t>
        </w:r>
        <w:r w:rsidR="00CD237E">
          <w:t xml:space="preserve"> of </w:t>
        </w:r>
      </w:ins>
      <w:r>
        <w:t>OxyContin</w:t>
      </w:r>
      <w:del w:id="50" w:author="Xinyue Ye" w:date="2026-05-01T10:45:00Z" w16du:dateUtc="2026-05-01T15:45:00Z">
        <w:r w:rsidDel="00CD237E">
          <w:delText xml:space="preserve"> marketing</w:delText>
        </w:r>
      </w:del>
      <w:r>
        <w:rPr>
          <w:sz w:val="20"/>
          <w:vertAlign w:val="superscript"/>
        </w:rPr>
        <w:t>3</w:t>
      </w:r>
      <w:r>
        <w:t>—</w:t>
      </w:r>
      <w:ins w:id="51" w:author="Xinyue Ye" w:date="2026-05-01T10:45:00Z" w16du:dateUtc="2026-05-01T15:45:00Z">
        <w:r w:rsidR="00CD237E" w:rsidRPr="00CD237E">
          <w:t xml:space="preserve"> </w:t>
        </w:r>
      </w:ins>
      <w:ins w:id="52" w:author="Xinyue Ye" w:date="2026-05-01T10:45:00Z">
        <w:r w:rsidR="00CD237E" w:rsidRPr="00CD237E">
          <w:t>continued to exhibit</w:t>
        </w:r>
        <w:r w:rsidR="00CD237E" w:rsidRPr="00CD237E" w:rsidDel="00CD237E">
          <w:t xml:space="preserve"> </w:t>
        </w:r>
      </w:ins>
      <w:del w:id="53" w:author="Xinyue Ye" w:date="2026-05-01T10:45:00Z" w16du:dateUtc="2026-05-01T15:45:00Z">
        <w:r w:rsidDel="00CD237E">
          <w:delText xml:space="preserve">maintained </w:delText>
        </w:r>
      </w:del>
      <w:r>
        <w:t xml:space="preserve">among the highest prescribing rates in the nation through 2017, with nearly </w:t>
      </w:r>
      <w:ins w:id="54" w:author="Xinyue Ye" w:date="2026-05-01T10:45:00Z" w16du:dateUtc="2026-05-01T15:45:00Z">
        <w:r w:rsidR="00CD237E">
          <w:t>six</w:t>
        </w:r>
      </w:ins>
      <w:del w:id="55" w:author="Xinyue Ye" w:date="2026-05-01T10:45:00Z" w16du:dateUtc="2026-05-01T15:45:00Z">
        <w:r w:rsidDel="00CD237E">
          <w:delText>6-</w:delText>
        </w:r>
      </w:del>
      <w:r>
        <w:t xml:space="preserve">fold </w:t>
      </w:r>
      <w:del w:id="56" w:author="Xinyue Ye" w:date="2026-05-01T10:46:00Z" w16du:dateUtc="2026-05-01T15:46:00Z">
        <w:r w:rsidDel="00CD237E">
          <w:delText xml:space="preserve">county-level </w:delText>
        </w:r>
      </w:del>
      <w:r>
        <w:t>variation</w:t>
      </w:r>
      <w:ins w:id="57" w:author="Xinyue Ye" w:date="2026-05-01T10:46:00Z" w16du:dateUtc="2026-05-01T15:46:00Z">
        <w:r w:rsidR="00CD237E">
          <w:t>s</w:t>
        </w:r>
      </w:ins>
      <w:r>
        <w:t xml:space="preserve"> </w:t>
      </w:r>
      <w:ins w:id="58" w:author="Xinyue Ye" w:date="2026-05-01T10:46:00Z" w16du:dateUtc="2026-05-01T15:46:00Z">
        <w:r w:rsidR="00CD237E">
          <w:t xml:space="preserve">across counties </w:t>
        </w:r>
      </w:ins>
      <w:r>
        <w:t xml:space="preserve">persisting </w:t>
      </w:r>
      <w:ins w:id="59" w:author="Xinyue Ye" w:date="2026-05-01T10:46:00Z">
        <w:r w:rsidR="00CD237E" w:rsidRPr="00CD237E">
          <w:t xml:space="preserve">despite </w:t>
        </w:r>
      </w:ins>
      <w:del w:id="60" w:author="Xinyue Ye" w:date="2026-05-01T10:46:00Z" w16du:dateUtc="2026-05-01T15:46:00Z">
        <w:r w:rsidDel="00CD237E">
          <w:delText xml:space="preserve">even as </w:delText>
        </w:r>
      </w:del>
      <w:ins w:id="61" w:author="Xinyue Ye" w:date="2026-05-01T10:46:00Z" w16du:dateUtc="2026-05-01T15:46:00Z">
        <w:r w:rsidR="00CD237E">
          <w:t>overall</w:t>
        </w:r>
        <w:r w:rsidR="00CD237E">
          <w:t xml:space="preserve"> </w:t>
        </w:r>
      </w:ins>
      <w:r>
        <w:t xml:space="preserve">national </w:t>
      </w:r>
      <w:del w:id="62" w:author="Xinyue Ye" w:date="2026-05-01T10:46:00Z" w16du:dateUtc="2026-05-01T15:46:00Z">
        <w:r w:rsidDel="00CD237E">
          <w:delText xml:space="preserve">prescribing </w:delText>
        </w:r>
      </w:del>
      <w:r>
        <w:t>decline</w:t>
      </w:r>
      <w:ins w:id="63" w:author="Xinyue Ye" w:date="2026-05-01T10:46:00Z" w16du:dateUtc="2026-05-01T15:46:00Z">
        <w:r w:rsidR="00CD237E">
          <w:t>s</w:t>
        </w:r>
      </w:ins>
      <w:del w:id="64" w:author="Xinyue Ye" w:date="2026-05-01T10:46:00Z" w16du:dateUtc="2026-05-01T15:46:00Z">
        <w:r w:rsidDel="00CD237E">
          <w:delText>d</w:delText>
        </w:r>
      </w:del>
      <w:r>
        <w:t>.</w:t>
      </w:r>
      <w:r>
        <w:rPr>
          <w:sz w:val="20"/>
          <w:vertAlign w:val="superscript"/>
        </w:rPr>
        <w:t>4,5</w:t>
      </w:r>
      <w:r>
        <w:t xml:space="preserve"> Alabama </w:t>
      </w:r>
      <w:ins w:id="65" w:author="Xinyue Ye" w:date="2026-05-01T10:47:00Z">
        <w:r w:rsidR="00CD237E" w:rsidRPr="00CD237E">
          <w:t>has consistently</w:t>
        </w:r>
        <w:r w:rsidR="00CD237E" w:rsidRPr="00CD237E">
          <w:t xml:space="preserve"> </w:t>
        </w:r>
      </w:ins>
      <w:r>
        <w:t xml:space="preserve">ranked among </w:t>
      </w:r>
      <w:ins w:id="66" w:author="Xinyue Ye" w:date="2026-05-01T10:47:00Z" w16du:dateUtc="2026-05-01T15:47:00Z">
        <w:r w:rsidR="00CD237E">
          <w:t xml:space="preserve">the </w:t>
        </w:r>
      </w:ins>
      <w:r>
        <w:t xml:space="preserve">states with the highest </w:t>
      </w:r>
      <w:ins w:id="67" w:author="Xinyue Ye" w:date="2026-05-01T10:47:00Z">
        <w:r w:rsidR="00CD237E" w:rsidRPr="00CD237E">
          <w:t xml:space="preserve">opioid </w:t>
        </w:r>
      </w:ins>
      <w:r>
        <w:t>dispensing rates</w:t>
      </w:r>
      <w:del w:id="68" w:author="Xinyue Ye" w:date="2026-05-01T10:47:00Z" w16du:dateUtc="2026-05-01T15:47:00Z">
        <w:r w:rsidDel="00CD237E">
          <w:delText>,</w:delText>
        </w:r>
      </w:del>
      <w:r>
        <w:t xml:space="preserve"> </w:t>
      </w:r>
      <w:ins w:id="69" w:author="Xinyue Ye" w:date="2026-05-01T10:47:00Z">
        <w:r w:rsidR="00CD237E" w:rsidRPr="00CD237E">
          <w:t>and continues to face substantial</w:t>
        </w:r>
        <w:r w:rsidR="00CD237E" w:rsidRPr="00CD237E" w:rsidDel="00CD237E">
          <w:t xml:space="preserve"> </w:t>
        </w:r>
      </w:ins>
      <w:del w:id="70" w:author="Xinyue Ye" w:date="2026-05-01T10:47:00Z" w16du:dateUtc="2026-05-01T15:47:00Z">
        <w:r w:rsidDel="00CD237E">
          <w:delText xml:space="preserve">with persistent </w:delText>
        </w:r>
      </w:del>
      <w:r>
        <w:t>gaps in prevention and treatment capacity.</w:t>
      </w:r>
      <w:r>
        <w:rPr>
          <w:sz w:val="20"/>
          <w:vertAlign w:val="superscript"/>
        </w:rPr>
        <w:t>6,7</w:t>
      </w:r>
    </w:p>
    <w:p w14:paraId="75E8EA75" w14:textId="6D767B3F" w:rsidR="00717DBD" w:rsidRDefault="00EA5E78">
      <w:pPr>
        <w:ind w:firstLine="720"/>
      </w:pPr>
      <w:r>
        <w:t>Emergency departments (EDs) have been characterized as “barometers” for prescription opioid morbidity.</w:t>
      </w:r>
      <w:r>
        <w:rPr>
          <w:sz w:val="20"/>
          <w:vertAlign w:val="superscript"/>
        </w:rPr>
        <w:t>8</w:t>
      </w:r>
      <w:r>
        <w:t xml:space="preserve"> At the national level, Sumner et al showed that ED visits had the strongest correlation with opioid mortality among multiple proxy data sources.</w:t>
      </w:r>
      <w:r>
        <w:rPr>
          <w:sz w:val="20"/>
          <w:vertAlign w:val="superscript"/>
        </w:rPr>
        <w:t>9</w:t>
      </w:r>
      <w:r>
        <w:t xml:space="preserve"> However, the </w:t>
      </w:r>
      <w:ins w:id="71" w:author="Xinyue Ye" w:date="2026-05-01T10:18:00Z" w16du:dateUtc="2026-05-01T15:18:00Z">
        <w:r w:rsidR="004E6DBC">
          <w:t>p</w:t>
        </w:r>
        <w:r w:rsidR="004E6DBC" w:rsidRPr="004E6DBC">
          <w:t>rescription</w:t>
        </w:r>
        <w:r w:rsidR="004E6DBC">
          <w:t xml:space="preserve"> </w:t>
        </w:r>
      </w:ins>
      <w:del w:id="72" w:author="Xinyue Ye" w:date="2026-05-01T10:18:00Z" w16du:dateUtc="2026-05-01T15:18:00Z">
        <w:r w:rsidDel="004E6DBC">
          <w:delText xml:space="preserve">legal </w:delText>
        </w:r>
      </w:del>
      <w:r>
        <w:t>opioid supply captured by DEA retail distribution data (ARCOS) is not monolithic; it includes analgesic opioids (hydrocodone, oxycodone) and medications also used in opioid use disorder treatment (buprenorphine, methadone).</w:t>
      </w:r>
      <w:r>
        <w:rPr>
          <w:sz w:val="20"/>
          <w:vertAlign w:val="superscript"/>
        </w:rPr>
        <w:t>10</w:t>
      </w:r>
      <w:r>
        <w:t xml:space="preserve"> Hadland et al demonstrated at the county level that pharmaceutical marketing of opioids was associated with increased prescribing and overdose mortality.</w:t>
      </w:r>
      <w:r>
        <w:rPr>
          <w:sz w:val="20"/>
          <w:vertAlign w:val="superscript"/>
        </w:rPr>
        <w:t>11</w:t>
      </w:r>
      <w:r>
        <w:t xml:space="preserve"> Prior ecological studies have linked opioid distribution or prescribing to population-level morbidity and mortality across multiple countries,</w:t>
      </w:r>
      <w:r>
        <w:rPr>
          <w:sz w:val="20"/>
          <w:vertAlign w:val="superscript"/>
        </w:rPr>
        <w:t>12-20</w:t>
      </w:r>
      <w:r>
        <w:t xml:space="preserve"> but whether different </w:t>
      </w:r>
      <w:ins w:id="73" w:author="Xinyue Ye" w:date="2026-05-01T10:18:00Z" w16du:dateUtc="2026-05-01T15:18:00Z">
        <w:r w:rsidR="004E6DBC">
          <w:t>p</w:t>
        </w:r>
        <w:r w:rsidR="004E6DBC" w:rsidRPr="004E6DBC">
          <w:t>rescription</w:t>
        </w:r>
        <w:r w:rsidR="004E6DBC">
          <w:t xml:space="preserve"> </w:t>
        </w:r>
      </w:ins>
      <w:del w:id="74" w:author="Xinyue Ye" w:date="2026-05-01T10:18:00Z" w16du:dateUtc="2026-05-01T15:18:00Z">
        <w:r w:rsidDel="004E6DBC">
          <w:delText xml:space="preserve">legal </w:delText>
        </w:r>
      </w:del>
      <w:r>
        <w:t>opioids show different associations with ED burden versus mortality at the county level has not been examined.</w:t>
      </w:r>
    </w:p>
    <w:p w14:paraId="037791C1" w14:textId="7BC17068" w:rsidR="00717DBD" w:rsidRDefault="00EA5E78">
      <w:pPr>
        <w:ind w:firstLine="720"/>
      </w:pPr>
      <w:r>
        <w:lastRenderedPageBreak/>
        <w:t xml:space="preserve">Northwestern Alabama is a useful setting for examining this question. The 22-county study region spans metropolitan, micropolitan, and noncore rural counties with markedly different socioeconomic conditions and </w:t>
      </w:r>
      <w:ins w:id="75" w:author="Xinyue Ye" w:date="2026-05-01T10:48:00Z" w16du:dateUtc="2026-05-01T15:48:00Z">
        <w:r w:rsidR="00CD237E" w:rsidRPr="00CD237E">
          <w:t>levels of</w:t>
        </w:r>
        <w:r w:rsidR="00CD237E">
          <w:t xml:space="preserve"> </w:t>
        </w:r>
      </w:ins>
      <w:r>
        <w:t>health care access. The region includes Jefferson County</w:t>
      </w:r>
      <w:ins w:id="76" w:author="Xinyue Ye" w:date="2026-05-01T10:48:00Z" w16du:dateUtc="2026-05-01T15:48:00Z">
        <w:r w:rsidR="00CD237E">
          <w:t>,</w:t>
        </w:r>
      </w:ins>
      <w:r>
        <w:t xml:space="preserve"> </w:t>
      </w:r>
      <w:del w:id="77" w:author="Xinyue Ye" w:date="2026-05-01T10:48:00Z" w16du:dateUtc="2026-05-01T15:48:00Z">
        <w:r w:rsidDel="00CD237E">
          <w:delText>(</w:delText>
        </w:r>
      </w:del>
      <w:r>
        <w:t>home to the University of Alabama at Birmingham health system</w:t>
      </w:r>
      <w:ins w:id="78" w:author="Xinyue Ye" w:date="2026-05-01T10:48:00Z" w16du:dateUtc="2026-05-01T15:48:00Z">
        <w:r w:rsidR="00CD237E">
          <w:t>,</w:t>
        </w:r>
      </w:ins>
      <w:del w:id="79" w:author="Xinyue Ye" w:date="2026-05-01T10:48:00Z" w16du:dateUtc="2026-05-01T15:48:00Z">
        <w:r w:rsidDel="00CD237E">
          <w:delText>)</w:delText>
        </w:r>
      </w:del>
      <w:r>
        <w:t xml:space="preserve"> and adjacent suburban counties</w:t>
      </w:r>
      <w:ins w:id="80" w:author="Xinyue Ye" w:date="2026-05-01T10:49:00Z" w16du:dateUtc="2026-05-01T15:49:00Z">
        <w:r w:rsidR="00CD237E">
          <w:t>,</w:t>
        </w:r>
      </w:ins>
      <w:r>
        <w:t xml:space="preserve"> as well as sparsely populated rural counties in the Black Belt and along the Tennessee River valley, where hospital closures and provider shortages have weakened the health care safety net. Some counties lack a general acute care hospital, and access to specialty addiction treatment is </w:t>
      </w:r>
      <w:ins w:id="81" w:author="Xinyue Ye" w:date="2026-05-01T10:49:00Z" w16du:dateUtc="2026-05-01T15:49:00Z">
        <w:r w:rsidR="00CD237E">
          <w:t xml:space="preserve">largely </w:t>
        </w:r>
      </w:ins>
      <w:r>
        <w:t xml:space="preserve">concentrated in a </w:t>
      </w:r>
      <w:ins w:id="82" w:author="Xinyue Ye" w:date="2026-05-01T10:50:00Z">
        <w:r w:rsidR="00CD237E" w:rsidRPr="00CD237E">
          <w:t>limited number of</w:t>
        </w:r>
      </w:ins>
      <w:ins w:id="83" w:author="Xinyue Ye" w:date="2026-05-01T10:50:00Z" w16du:dateUtc="2026-05-01T15:50:00Z">
        <w:r w:rsidR="00CD237E">
          <w:t xml:space="preserve"> </w:t>
        </w:r>
      </w:ins>
      <w:del w:id="84" w:author="Xinyue Ye" w:date="2026-05-01T10:50:00Z" w16du:dateUtc="2026-05-01T15:50:00Z">
        <w:r w:rsidDel="00CD237E">
          <w:delText xml:space="preserve">few </w:delText>
        </w:r>
      </w:del>
      <w:r>
        <w:t xml:space="preserve">urban centers. The region </w:t>
      </w:r>
      <w:ins w:id="85" w:author="Xinyue Ye" w:date="2026-05-01T10:50:00Z" w16du:dateUtc="2026-05-01T15:50:00Z">
        <w:r w:rsidR="00CD237E">
          <w:t xml:space="preserve">has </w:t>
        </w:r>
      </w:ins>
      <w:r>
        <w:t xml:space="preserve">experienced </w:t>
      </w:r>
      <w:del w:id="86" w:author="Xinyue Ye" w:date="2026-05-01T10:50:00Z" w16du:dateUtc="2026-05-01T15:50:00Z">
        <w:r w:rsidDel="00CD237E">
          <w:delText xml:space="preserve">some of </w:delText>
        </w:r>
      </w:del>
      <w:ins w:id="87" w:author="Xinyue Ye" w:date="2026-05-01T10:50:00Z" w16du:dateUtc="2026-05-01T15:50:00Z">
        <w:r w:rsidR="00CD237E">
          <w:t xml:space="preserve">among </w:t>
        </w:r>
      </w:ins>
      <w:r>
        <w:t xml:space="preserve">the highest opioid prescribing rates in the nation, and its small county populations create conditions where standard mortality surveillance is </w:t>
      </w:r>
      <w:ins w:id="88" w:author="Xinyue Ye" w:date="2026-05-01T10:51:00Z">
        <w:r w:rsidR="00CD237E" w:rsidRPr="00CD237E">
          <w:t xml:space="preserve">often </w:t>
        </w:r>
      </w:ins>
      <w:del w:id="89" w:author="Xinyue Ye" w:date="2026-05-01T10:51:00Z" w16du:dateUtc="2026-05-01T15:51:00Z">
        <w:r w:rsidDel="00CD237E">
          <w:delText xml:space="preserve">frequently compromised </w:delText>
        </w:r>
      </w:del>
      <w:ins w:id="90" w:author="Xinyue Ye" w:date="2026-05-01T10:51:00Z" w16du:dateUtc="2026-05-01T15:51:00Z">
        <w:r w:rsidR="00CD237E">
          <w:t>limited</w:t>
        </w:r>
        <w:r w:rsidR="00CD237E">
          <w:t xml:space="preserve"> </w:t>
        </w:r>
      </w:ins>
      <w:r>
        <w:t xml:space="preserve">by small-count suppression. If different opioids produce </w:t>
      </w:r>
      <w:ins w:id="91" w:author="Xinyue Ye" w:date="2026-05-01T10:51:00Z">
        <w:r w:rsidR="00CD237E" w:rsidRPr="00CD237E">
          <w:t xml:space="preserve">distinct </w:t>
        </w:r>
      </w:ins>
      <w:del w:id="92" w:author="Xinyue Ye" w:date="2026-05-01T10:51:00Z" w16du:dateUtc="2026-05-01T15:51:00Z">
        <w:r w:rsidDel="00CD237E">
          <w:delText xml:space="preserve">different </w:delText>
        </w:r>
      </w:del>
      <w:r>
        <w:t>clinical footprints in this setting, the</w:t>
      </w:r>
      <w:ins w:id="93" w:author="Xinyue Ye" w:date="2026-05-01T10:51:00Z" w16du:dateUtc="2026-05-01T15:51:00Z">
        <w:r w:rsidR="00CD237E">
          <w:t>se</w:t>
        </w:r>
      </w:ins>
      <w:r>
        <w:t xml:space="preserve"> finding</w:t>
      </w:r>
      <w:ins w:id="94" w:author="Xinyue Ye" w:date="2026-05-01T10:51:00Z" w16du:dateUtc="2026-05-01T15:51:00Z">
        <w:r w:rsidR="00CD237E">
          <w:t>s</w:t>
        </w:r>
      </w:ins>
      <w:r>
        <w:t xml:space="preserve"> would </w:t>
      </w:r>
      <w:ins w:id="95" w:author="Xinyue Ye" w:date="2026-05-01T10:52:00Z" w16du:dateUtc="2026-05-01T15:52:00Z">
        <w:r w:rsidR="00CD237E" w:rsidRPr="00CD237E">
          <w:t>have implications for</w:t>
        </w:r>
        <w:r w:rsidR="00CD237E">
          <w:t xml:space="preserve"> </w:t>
        </w:r>
      </w:ins>
      <w:del w:id="96" w:author="Xinyue Ye" w:date="2026-05-01T10:52:00Z" w16du:dateUtc="2026-05-01T15:52:00Z">
        <w:r w:rsidDel="00CD237E">
          <w:delText xml:space="preserve">affect </w:delText>
        </w:r>
      </w:del>
      <w:r>
        <w:t>how state and local health departments monitor opioid</w:t>
      </w:r>
      <w:ins w:id="97" w:author="Xinyue Ye" w:date="2026-05-01T10:52:00Z" w16du:dateUtc="2026-05-01T15:52:00Z">
        <w:r w:rsidR="00CD237E">
          <w:t>-related</w:t>
        </w:r>
      </w:ins>
      <w:r>
        <w:t xml:space="preserve"> harm in rural communities.</w:t>
      </w:r>
    </w:p>
    <w:p w14:paraId="1D1F4759" w14:textId="25D3F07E" w:rsidR="00717DBD" w:rsidRDefault="00EA5E78">
      <w:pPr>
        <w:ind w:firstLine="720"/>
      </w:pPr>
      <w:r>
        <w:t xml:space="preserve">We studied 22 northwestern Alabama counties from 2016 to 2019 to assess whether the analgesic and treatment-related components of </w:t>
      </w:r>
      <w:ins w:id="98" w:author="Xinyue Ye" w:date="2026-05-01T10:18:00Z" w16du:dateUtc="2026-05-01T15:18:00Z">
        <w:r w:rsidR="004E6DBC">
          <w:t>p</w:t>
        </w:r>
        <w:r w:rsidR="004E6DBC" w:rsidRPr="004E6DBC">
          <w:t>rescription</w:t>
        </w:r>
        <w:r w:rsidR="004E6DBC">
          <w:t xml:space="preserve"> </w:t>
        </w:r>
      </w:ins>
      <w:del w:id="99" w:author="Xinyue Ye" w:date="2026-05-01T10:18:00Z" w16du:dateUtc="2026-05-01T15:18:00Z">
        <w:r w:rsidDel="004E6DBC">
          <w:delText xml:space="preserve">legal </w:delText>
        </w:r>
      </w:del>
      <w:r>
        <w:t>opioid distribution showed different associations with county-level ED visits and opioid mortality.</w:t>
      </w:r>
    </w:p>
    <w:p w14:paraId="5400D794" w14:textId="77777777" w:rsidR="00717DBD" w:rsidRDefault="00EA5E78">
      <w:pPr>
        <w:spacing w:before="240"/>
      </w:pPr>
      <w:r>
        <w:rPr>
          <w:b/>
          <w:sz w:val="28"/>
        </w:rPr>
        <w:t>Methods</w:t>
      </w:r>
    </w:p>
    <w:p w14:paraId="3F5B3616" w14:textId="77777777" w:rsidR="00717DBD" w:rsidRDefault="00EA5E78">
      <w:pPr>
        <w:spacing w:before="240"/>
      </w:pPr>
      <w:r>
        <w:rPr>
          <w:b/>
          <w:i/>
        </w:rPr>
        <w:t>Data Sources</w:t>
      </w:r>
    </w:p>
    <w:p w14:paraId="2936C45C" w14:textId="13D733D4" w:rsidR="00717DBD" w:rsidRDefault="00EA5E78">
      <w:r>
        <w:t xml:space="preserve">This </w:t>
      </w:r>
      <w:r w:rsidR="00D91994">
        <w:t xml:space="preserve">longitudinal </w:t>
      </w:r>
      <w:r>
        <w:t xml:space="preserve">ecological study evaluated county-year opioid indicators for 22 contiguous counties in northwestern Alabama from 2016 to 2019 (combined 2016 population, 2,457,531; county population range, 13,878 to 659,148). The study region included counties with urban-rural classification codes 2 through 6. This work constituted secondary analysis of deidentified </w:t>
      </w:r>
      <w:r>
        <w:lastRenderedPageBreak/>
        <w:t>county-level data and was exempt from institutional review board review. The study adhered to the STROBE reporting guideline.</w:t>
      </w:r>
      <w:r>
        <w:rPr>
          <w:sz w:val="20"/>
          <w:vertAlign w:val="superscript"/>
        </w:rPr>
        <w:t>21</w:t>
      </w:r>
    </w:p>
    <w:p w14:paraId="3517B325" w14:textId="77777777" w:rsidR="00717DBD" w:rsidRDefault="00EA5E78">
      <w:pPr>
        <w:ind w:firstLine="720"/>
      </w:pPr>
      <w:r>
        <w:t>County-year opioid-related ED visit rates were derived from the state ED discharge dataset. Opioid mortality rates were derived from CDC WONDER mortality files, with an expectation-maximization approach used to address suppressed cells (counts of 1–9), a common challenge in rural county mortality surveillance where small populations frequently produce cell counts below the CDC WONDER reporting threshold. Retail opioid distribution measures were obtained from the DEA’s ARCOS, and socioeconomic indicators from the American Community Survey.22-24</w:t>
      </w:r>
    </w:p>
    <w:p w14:paraId="69407558" w14:textId="77777777" w:rsidR="00717DBD" w:rsidRDefault="00EA5E78">
      <w:pPr>
        <w:spacing w:before="240"/>
      </w:pPr>
      <w:r>
        <w:rPr>
          <w:b/>
          <w:i/>
        </w:rPr>
        <w:t>Exposures and Outcomes</w:t>
      </w:r>
    </w:p>
    <w:p w14:paraId="68E2A82D" w14:textId="08985972" w:rsidR="00717DBD" w:rsidRDefault="004E6DBC">
      <w:ins w:id="100" w:author="Xinyue Ye" w:date="2026-05-01T10:18:00Z" w16du:dateUtc="2026-05-01T15:18:00Z">
        <w:r>
          <w:t>P</w:t>
        </w:r>
        <w:r w:rsidRPr="004E6DBC">
          <w:t>rescription</w:t>
        </w:r>
        <w:r>
          <w:t xml:space="preserve"> </w:t>
        </w:r>
      </w:ins>
      <w:del w:id="101" w:author="Xinyue Ye" w:date="2026-05-01T10:18:00Z" w16du:dateUtc="2026-05-01T15:18:00Z">
        <w:r w:rsidR="00EA5E78" w:rsidDel="004E6DBC">
          <w:delText xml:space="preserve">Legal </w:delText>
        </w:r>
      </w:del>
      <w:r w:rsidR="00EA5E78">
        <w:t xml:space="preserve">opioid distribution was operationalized as annual per-capita retail distribution of buprenorphine, hydrocodone, methadone, and oxycodone from ARCOS. These four medications represent distinct components of the </w:t>
      </w:r>
      <w:ins w:id="102" w:author="Xinyue Ye" w:date="2026-05-01T10:18:00Z" w16du:dateUtc="2026-05-01T15:18:00Z">
        <w:r>
          <w:t>p</w:t>
        </w:r>
        <w:r w:rsidRPr="004E6DBC">
          <w:t>rescription</w:t>
        </w:r>
        <w:r>
          <w:t xml:space="preserve"> </w:t>
        </w:r>
      </w:ins>
      <w:del w:id="103" w:author="Xinyue Ye" w:date="2026-05-01T10:18:00Z" w16du:dateUtc="2026-05-01T15:18:00Z">
        <w:r w:rsidR="00EA5E78" w:rsidDel="004E6DBC">
          <w:delText xml:space="preserve">legal </w:delText>
        </w:r>
      </w:del>
      <w:r w:rsidR="00EA5E78">
        <w:t>opioid supply: hydrocodone and oxycodone are primarily prescribed for pain, whereas buprenorphine and methadone are also dispensed for opioid use disorder treatment, though ARCOS does not distinguish indication. County context variables included the Gini index, uninsured rate, poverty, disability prevalence, and the urban-rural classification code.</w:t>
      </w:r>
    </w:p>
    <w:p w14:paraId="5A5AC62D" w14:textId="77777777" w:rsidR="00717DBD" w:rsidRDefault="00EA5E78">
      <w:pPr>
        <w:spacing w:before="240"/>
      </w:pPr>
      <w:r>
        <w:rPr>
          <w:b/>
          <w:i/>
        </w:rPr>
        <w:t>Statistical Analysis</w:t>
      </w:r>
    </w:p>
    <w:p w14:paraId="6771818A" w14:textId="5A1DB1F0" w:rsidR="00717DBD" w:rsidRDefault="00EA5E78">
      <w:r>
        <w:t xml:space="preserve">We used three analytic approaches. First, we assessed spatial patterning of </w:t>
      </w:r>
      <w:ins w:id="104" w:author="Xinyue Ye" w:date="2026-05-01T10:19:00Z" w16du:dateUtc="2026-05-01T15:19:00Z">
        <w:r w:rsidR="004E6DBC">
          <w:t>p</w:t>
        </w:r>
        <w:r w:rsidR="004E6DBC" w:rsidRPr="004E6DBC">
          <w:t>rescription</w:t>
        </w:r>
        <w:r w:rsidR="004E6DBC">
          <w:t xml:space="preserve"> </w:t>
        </w:r>
      </w:ins>
      <w:del w:id="105" w:author="Xinyue Ye" w:date="2026-05-01T10:19:00Z" w16du:dateUtc="2026-05-01T15:19:00Z">
        <w:r w:rsidDel="004E6DBC">
          <w:delText xml:space="preserve">legal </w:delText>
        </w:r>
      </w:del>
      <w:r>
        <w:t xml:space="preserve">opioid distribution using global Moran I and local </w:t>
      </w:r>
      <w:proofErr w:type="spellStart"/>
      <w:r>
        <w:t>Getis</w:t>
      </w:r>
      <w:proofErr w:type="spellEnd"/>
      <w:r>
        <w:t>-Ord Gi* hot spot statistics.</w:t>
      </w:r>
      <w:r>
        <w:rPr>
          <w:sz w:val="20"/>
          <w:vertAlign w:val="superscript"/>
        </w:rPr>
        <w:t>25,26</w:t>
      </w:r>
      <w:r>
        <w:t xml:space="preserve"> Second, we fitted a generalized linear model relating adjusted mortality to the standardized annual ED visit rate to estimate the overall ED–mortality associatio</w:t>
      </w:r>
      <w:r w:rsidR="00D91994">
        <w:t>n</w:t>
      </w:r>
      <w:r>
        <w:t xml:space="preserve">. Third, we fitted a spatiotemporal model with spatial random fields to examine medication-specific associations: one model </w:t>
      </w:r>
      <w:r>
        <w:lastRenderedPageBreak/>
        <w:t>predicting ED visits (negative binomial, log link) and one predicting mortality (Poisson, log link with population offset)</w:t>
      </w:r>
      <w:r w:rsidR="00D91994">
        <w:t>.  The suppression was handled using the expectation-maximization algorithm</w:t>
      </w:r>
      <w:r>
        <w:t xml:space="preserve">. The model included a linear time index, medication-by-time interactions, and medication-by-covariate interactions. The two outcome models share exposures and spatial structure but should be understood as parallel models of related outcomes rather than a confirmed causal chain. All tests were 2-sided with </w:t>
      </w:r>
      <w:r>
        <w:rPr>
          <w:i/>
        </w:rPr>
        <w:t>P &lt; .05</w:t>
      </w:r>
      <w:r>
        <w:t>.</w:t>
      </w:r>
    </w:p>
    <w:p w14:paraId="08837922" w14:textId="77777777" w:rsidR="00717DBD" w:rsidRDefault="00EA5E78">
      <w:pPr>
        <w:spacing w:before="240"/>
      </w:pPr>
      <w:r>
        <w:rPr>
          <w:b/>
          <w:sz w:val="28"/>
        </w:rPr>
        <w:t>Results</w:t>
      </w:r>
    </w:p>
    <w:p w14:paraId="36CAB357" w14:textId="77777777" w:rsidR="00717DBD" w:rsidRDefault="00EA5E78">
      <w:pPr>
        <w:spacing w:before="240"/>
      </w:pPr>
      <w:r>
        <w:rPr>
          <w:b/>
          <w:i/>
        </w:rPr>
        <w:t>Study Population and Descriptive Trends</w:t>
      </w:r>
    </w:p>
    <w:p w14:paraId="194EEDF8" w14:textId="77777777" w:rsidR="00717DBD" w:rsidRDefault="00EA5E78">
      <w:r>
        <w:t>The 22-county region spanned large fringe metro (code 2) to noncore rural (code 6) counties. Median county poverty was 17.4% (range, 7.5%–22.7%), median uninsured rate was 4.7% (range, 3.1%–6.8%), and median disability prevalence was 20.3% (range, 14.1%–28.7%) (Table 1). County populations ranged from 13,878 (Lamar County) to 659,148 (Jefferson County), reflecting the mix of densely populated urban cores and sparsely settled rural counties characteristic of the study region. Shelby County showed the most advantaged socioeconomic profile (poverty rate, 7.5%; disability prevalence, 14.1%), whereas Pickens County had the highest poverty rate (22.7%) and Fayette County the highest disability prevalence (28.7%). The median Gini index across counties was 0.46 (range, 0.40–0.53), indicating substantial variation in income inequality.</w:t>
      </w:r>
    </w:p>
    <w:p w14:paraId="040C0303" w14:textId="77777777" w:rsidR="00717DBD" w:rsidRDefault="00EA5E78">
      <w:pPr>
        <w:ind w:firstLine="720"/>
      </w:pPr>
      <w:r>
        <w:t xml:space="preserve">Mean county ED visit rates rose from 7.56 per 10,000 in 2016 to 10.23 per 10,000 in 2019, a 35.3% increase over the study period. The highest 2019 rates were in Franklin (29.97 per 10,000), Cherokee (28.63), Colbert (24.26), Lauderdale (17.25), and Lawrence (16.71)—all micropolitan or noncore rural counties (Figure 1). In contrast, urban and suburban counties such </w:t>
      </w:r>
      <w:r>
        <w:lastRenderedPageBreak/>
        <w:t>as Jefferson, Shelby, and Madison maintained ED visit rates below 5 per 10,000 throughout the study period, underscoring the concentration of opioid-related ED burden in rural and micropolitan areas.</w:t>
      </w:r>
    </w:p>
    <w:p w14:paraId="5BDC3B3E" w14:textId="77777777" w:rsidR="00717DBD" w:rsidRDefault="00EA5E78">
      <w:pPr>
        <w:spacing w:before="240"/>
      </w:pPr>
      <w:r>
        <w:rPr>
          <w:b/>
          <w:i/>
        </w:rPr>
        <w:t>Overall ED–Mortality Association</w:t>
      </w:r>
    </w:p>
    <w:p w14:paraId="2AD9995C" w14:textId="77777777" w:rsidR="00717DBD" w:rsidRDefault="00EA5E78">
      <w:r>
        <w:t>In the generalized linear model using only observed (</w:t>
      </w:r>
      <w:proofErr w:type="spellStart"/>
      <w:r>
        <w:t>nonsuppressed</w:t>
      </w:r>
      <w:proofErr w:type="spellEnd"/>
      <w:r>
        <w:t>) mortality data, ED visit rates were not significantly associated with opioid mortality, reflecting the instability of county-level estimates when more than half of mortality cells are missing. After applying the expectation-maximization adjustment for suppressed cells, a positive association emerged (rate ratio per 1-SD increase, 1.08; 95% CI, 1.00 to 1.17) (Table 2), aligning with the national-level finding by Sumner et al that ED visits are a meaningful correlate of opioid mortality.</w:t>
      </w:r>
      <w:r>
        <w:rPr>
          <w:sz w:val="20"/>
          <w:vertAlign w:val="superscript"/>
        </w:rPr>
        <w:t>9</w:t>
      </w:r>
    </w:p>
    <w:p w14:paraId="78DD1E1C" w14:textId="77777777" w:rsidR="00717DBD" w:rsidRDefault="00EA5E78">
      <w:pPr>
        <w:spacing w:before="240"/>
      </w:pPr>
      <w:r>
        <w:rPr>
          <w:b/>
          <w:i/>
        </w:rPr>
        <w:t>Spatial Patterns</w:t>
      </w:r>
    </w:p>
    <w:p w14:paraId="55D90125" w14:textId="77777777" w:rsidR="00717DBD" w:rsidRDefault="00EA5E78">
      <w:r>
        <w:t xml:space="preserve">Methadone distribution showed significant spatial clustering (Moran I, 0.455; </w:t>
      </w:r>
      <w:r>
        <w:rPr>
          <w:i/>
        </w:rPr>
        <w:t>P = .006</w:t>
      </w:r>
      <w:r>
        <w:t>), whereas buprenorphine (</w:t>
      </w:r>
      <w:r>
        <w:rPr>
          <w:i/>
        </w:rPr>
        <w:t>P = .468</w:t>
      </w:r>
      <w:r>
        <w:t>), hydrocodone (</w:t>
      </w:r>
      <w:r>
        <w:rPr>
          <w:i/>
        </w:rPr>
        <w:t>P = .562</w:t>
      </w:r>
      <w:r>
        <w:t>), and oxycodone (</w:t>
      </w:r>
      <w:r>
        <w:rPr>
          <w:i/>
        </w:rPr>
        <w:t>P = .893</w:t>
      </w:r>
      <w:r>
        <w:t>) did not. Hot spot maps identified increasing ED visit burden in Colbert, Franklin, and Lawrence Counties and a methadone distribution cluster spanning Tuscaloosa, Fayette, Walker, and Lamar Counties (Figure 2), consistent with the concentrated geography of opioid treatment programs.</w:t>
      </w:r>
      <w:r>
        <w:rPr>
          <w:sz w:val="20"/>
          <w:vertAlign w:val="superscript"/>
        </w:rPr>
        <w:t>10</w:t>
      </w:r>
    </w:p>
    <w:p w14:paraId="010DD4B8" w14:textId="77777777" w:rsidR="00717DBD" w:rsidRDefault="00EA5E78">
      <w:pPr>
        <w:spacing w:before="240"/>
      </w:pPr>
      <w:r>
        <w:rPr>
          <w:b/>
          <w:i/>
        </w:rPr>
        <w:t>Medication-Specific Associations</w:t>
      </w:r>
    </w:p>
    <w:p w14:paraId="0AA63604" w14:textId="77777777" w:rsidR="00717DBD" w:rsidRDefault="00EA5E78">
      <w:r>
        <w:t>In the spatiotemporal model, different opioids showed markedly different associations with ED visits and mortality (Table 3).</w:t>
      </w:r>
    </w:p>
    <w:p w14:paraId="25730083" w14:textId="77777777" w:rsidR="00717DBD" w:rsidRDefault="00EA5E78">
      <w:pPr>
        <w:ind w:firstLine="720"/>
      </w:pPr>
      <w:r>
        <w:t xml:space="preserve">Oxycodone distribution was associated with higher mortality (B = 0.56; SE, 0.16; </w:t>
      </w:r>
      <w:r>
        <w:rPr>
          <w:i/>
        </w:rPr>
        <w:t>P &lt; .001</w:t>
      </w:r>
      <w:r>
        <w:t xml:space="preserve">) but not with ED visits (B = −2.17; SE, 1.76; </w:t>
      </w:r>
      <w:r>
        <w:rPr>
          <w:i/>
        </w:rPr>
        <w:t>P = .22</w:t>
      </w:r>
      <w:r>
        <w:t xml:space="preserve">). Counties with higher oxycodone distribution had more opioid deaths without a corresponding increase in ED visits. Hydrocodone </w:t>
      </w:r>
      <w:r>
        <w:lastRenderedPageBreak/>
        <w:t xml:space="preserve">showed the opposite pattern: associated with more ED visits (B = 3.52; SE, 1.43; </w:t>
      </w:r>
      <w:r>
        <w:rPr>
          <w:i/>
        </w:rPr>
        <w:t>P &lt; .05</w:t>
      </w:r>
      <w:r>
        <w:t xml:space="preserve">) but lower mortality (B = −1.01; SE, 0.21; </w:t>
      </w:r>
      <w:r>
        <w:rPr>
          <w:i/>
        </w:rPr>
        <w:t>P &lt; .001</w:t>
      </w:r>
      <w:r>
        <w:t xml:space="preserve">). Counties with higher hydrocodone distribution had more ED visits but fewer deaths. The hydrocodone–ED association strengthened over time (hydrocodone × time: B = 0.34; SE, 0.11; </w:t>
      </w:r>
      <w:r>
        <w:rPr>
          <w:i/>
        </w:rPr>
        <w:t>P &lt; .01</w:t>
      </w:r>
      <w:r>
        <w:t>), indicating that the association between hydrocodone distribution and ED utilization grew stronger from 2016 to 2019.</w:t>
      </w:r>
    </w:p>
    <w:p w14:paraId="47E76463" w14:textId="77777777" w:rsidR="00717DBD" w:rsidRDefault="00EA5E78">
      <w:pPr>
        <w:ind w:firstLine="720"/>
      </w:pPr>
      <w:r>
        <w:t xml:space="preserve">Income inequality (Gini index) showed a pattern paralleling oxycodone: inversely associated with ED visits (B = −0.50; SE, 0.17; </w:t>
      </w:r>
      <w:r>
        <w:rPr>
          <w:i/>
        </w:rPr>
        <w:t>P &lt; .01</w:t>
      </w:r>
      <w:r>
        <w:t xml:space="preserve">) but positively associated with mortality (B = 0.37; SE, 0.07; </w:t>
      </w:r>
      <w:r>
        <w:rPr>
          <w:i/>
        </w:rPr>
        <w:t>P &lt; .001</w:t>
      </w:r>
      <w:r>
        <w:t>). Counties with greater economic inequality had fewer ED visits but more deaths.</w:t>
      </w:r>
    </w:p>
    <w:p w14:paraId="13031467" w14:textId="77777777" w:rsidR="00717DBD" w:rsidRDefault="00EA5E78">
      <w:pPr>
        <w:ind w:firstLine="720"/>
      </w:pPr>
      <w:r>
        <w:t xml:space="preserve">Methadone and buprenorphine both showed positive associations with mortality (B = 0.17, </w:t>
      </w:r>
      <w:r>
        <w:rPr>
          <w:i/>
        </w:rPr>
        <w:t>P &lt; .05</w:t>
      </w:r>
      <w:r>
        <w:t xml:space="preserve"> and B = 0.28, </w:t>
      </w:r>
      <w:r>
        <w:rPr>
          <w:i/>
        </w:rPr>
        <w:t>P &lt; .05</w:t>
      </w:r>
      <w:r>
        <w:t xml:space="preserve">). Neither was significantly associated with ED visits. ED visit rates increased over the study period (time: B = 0.68; </w:t>
      </w:r>
      <w:r>
        <w:rPr>
          <w:i/>
        </w:rPr>
        <w:t>P &lt; .001</w:t>
      </w:r>
      <w:r>
        <w:t xml:space="preserve">), whereas mortality showed a modest decline (time: B = −0.11; </w:t>
      </w:r>
      <w:r>
        <w:rPr>
          <w:i/>
        </w:rPr>
        <w:t>P &lt; .05</w:t>
      </w:r>
      <w:r>
        <w:t>).</w:t>
      </w:r>
    </w:p>
    <w:p w14:paraId="78327AE5" w14:textId="77777777" w:rsidR="00717DBD" w:rsidRDefault="00EA5E78">
      <w:pPr>
        <w:spacing w:before="240"/>
      </w:pPr>
      <w:r>
        <w:rPr>
          <w:b/>
          <w:sz w:val="28"/>
        </w:rPr>
        <w:t>Discussion</w:t>
      </w:r>
    </w:p>
    <w:p w14:paraId="43A1AE55" w14:textId="12C0A983" w:rsidR="00717DBD" w:rsidRDefault="00EA5E78">
      <w:r>
        <w:t xml:space="preserve">In this ecological study of 22 northwestern Alabama counties from 2016 to 2019, different </w:t>
      </w:r>
      <w:ins w:id="106" w:author="Xinyue Ye" w:date="2026-05-01T10:19:00Z" w16du:dateUtc="2026-05-01T15:19:00Z">
        <w:r w:rsidR="004E6DBC">
          <w:t>p</w:t>
        </w:r>
        <w:r w:rsidR="004E6DBC" w:rsidRPr="004E6DBC">
          <w:t>rescription</w:t>
        </w:r>
        <w:r w:rsidR="004E6DBC">
          <w:t xml:space="preserve"> </w:t>
        </w:r>
      </w:ins>
      <w:del w:id="107" w:author="Xinyue Ye" w:date="2026-05-01T10:19:00Z" w16du:dateUtc="2026-05-01T15:19:00Z">
        <w:r w:rsidDel="004E6DBC">
          <w:delText xml:space="preserve">legal </w:delText>
        </w:r>
      </w:del>
      <w:r>
        <w:t>opioids showed divergent associations with ED visits and mortality. Oxycodone distribution was associated with mortality but not with ED visits; hydrocodone was associated with ED visits but not with mortality. This divergence is relevant to how opioid harm is monitored in rural communities.</w:t>
      </w:r>
    </w:p>
    <w:p w14:paraId="2CA9D88F" w14:textId="77777777" w:rsidR="00717DBD" w:rsidRDefault="00EA5E78">
      <w:pPr>
        <w:spacing w:before="240"/>
      </w:pPr>
      <w:r>
        <w:rPr>
          <w:b/>
          <w:i/>
        </w:rPr>
        <w:t>Oxycodone: Mortality Without ED Contact</w:t>
      </w:r>
    </w:p>
    <w:p w14:paraId="0AE5AC16" w14:textId="77777777" w:rsidR="00717DBD" w:rsidRDefault="00EA5E78">
      <w:r>
        <w:t xml:space="preserve">Oxycodone distribution was associated with higher county-level mortality without a corresponding increase in ED visits. This pattern suggests that oxycodone-related fatal events in </w:t>
      </w:r>
      <w:r>
        <w:lastRenderedPageBreak/>
        <w:t>rural counties do not result in emergency department contact. Multiple pharmacologic and prescribing factors may explain this pattern. Oxycodone is available in both immediate-release and extended-release formulations; extended-release products deliver higher total doses per unit and carry a narrower margin between therapeutic and lethal plasma concentrations, potentially narrowing the window for rescue intervention</w:t>
      </w:r>
      <w:r>
        <w:rPr>
          <w:sz w:val="20"/>
          <w:szCs w:val="20"/>
          <w:vertAlign w:val="superscript"/>
        </w:rPr>
        <w:t>29</w:t>
      </w:r>
      <w:r>
        <w:t>. In rural counties, where EMS response times are prolonged</w:t>
      </w:r>
      <w:r>
        <w:rPr>
          <w:sz w:val="20"/>
          <w:szCs w:val="20"/>
          <w:vertAlign w:val="superscript"/>
        </w:rPr>
        <w:t>30</w:t>
      </w:r>
      <w:r>
        <w:t xml:space="preserve"> and naloxone distribution is sparse,</w:t>
      </w:r>
      <w:r>
        <w:rPr>
          <w:sz w:val="20"/>
          <w:szCs w:val="20"/>
          <w:vertAlign w:val="superscript"/>
        </w:rPr>
        <w:t>31</w:t>
      </w:r>
      <w:r>
        <w:t xml:space="preserve"> the time from respiratory depression to death may be shorter than the time to medical contact. Van Zee documented how Purdue Pharma’s marketing of OxyContin disproportionately targeted rural and Appalachian communities,3 and Hadland et al demonstrated that county-level pharmaceutical marketing was directly associated with prescribing and mortality.11 Guy et al showed that counties in the rural South maintained among the highest prescribing rates through 2017.4,5 The persistence of oxycodone-associated mortality in northwestern Alabama during 2016 to 2019 fits this pattern of ongoing harm in a region with historically high exposure.</w:t>
      </w:r>
    </w:p>
    <w:p w14:paraId="28077C12" w14:textId="3886D9CC" w:rsidR="00717DBD" w:rsidRDefault="00EA5E78">
      <w:pPr>
        <w:ind w:firstLine="720"/>
      </w:pPr>
      <w:r>
        <w:t>Sumner et al demonstrated</w:t>
      </w:r>
      <w:ins w:id="108" w:author="Xinyue Ye" w:date="2026-05-01T10:57:00Z" w16du:dateUtc="2026-05-01T15:57:00Z">
        <w:r w:rsidR="00F32FA6">
          <w:t>,</w:t>
        </w:r>
      </w:ins>
      <w:r>
        <w:t xml:space="preserve"> at the national level</w:t>
      </w:r>
      <w:ins w:id="109" w:author="Xinyue Ye" w:date="2026-05-01T10:57:00Z" w16du:dateUtc="2026-05-01T15:57:00Z">
        <w:r w:rsidR="00F32FA6">
          <w:t>,</w:t>
        </w:r>
      </w:ins>
      <w:r>
        <w:t xml:space="preserve"> that ED visits were the strongest predictor of opioid mortality.</w:t>
      </w:r>
      <w:r>
        <w:rPr>
          <w:sz w:val="20"/>
          <w:vertAlign w:val="superscript"/>
        </w:rPr>
        <w:t>9</w:t>
      </w:r>
      <w:r>
        <w:t xml:space="preserve"> Our finding suggests that the strength of this ED–mortality connection may vary </w:t>
      </w:r>
      <w:ins w:id="110" w:author="Xinyue Ye" w:date="2026-05-01T10:58:00Z">
        <w:r w:rsidR="00F32FA6" w:rsidRPr="00F32FA6">
          <w:t>depending on</w:t>
        </w:r>
      </w:ins>
      <w:ins w:id="111" w:author="Xinyue Ye" w:date="2026-05-01T10:59:00Z" w16du:dateUtc="2026-05-01T15:59:00Z">
        <w:r w:rsidR="00F32FA6">
          <w:t xml:space="preserve"> </w:t>
        </w:r>
      </w:ins>
      <w:del w:id="112" w:author="Xinyue Ye" w:date="2026-05-01T10:58:00Z" w16du:dateUtc="2026-05-01T15:58:00Z">
        <w:r w:rsidDel="00F32FA6">
          <w:delText xml:space="preserve">by </w:delText>
        </w:r>
      </w:del>
      <w:r>
        <w:t>which opioids dominate the local supply. Communities where oxycodone predominates may appear deceptively quiet on ED-based surveillance dashboards.</w:t>
      </w:r>
    </w:p>
    <w:p w14:paraId="422F7B3B" w14:textId="77777777" w:rsidR="00717DBD" w:rsidRDefault="00EA5E78">
      <w:pPr>
        <w:spacing w:before="240"/>
      </w:pPr>
      <w:r>
        <w:rPr>
          <w:b/>
          <w:i/>
        </w:rPr>
        <w:t>Hydrocodone: ED Burden Without Proportionate Mortality</w:t>
      </w:r>
    </w:p>
    <w:p w14:paraId="32976538" w14:textId="77777777" w:rsidR="00717DBD" w:rsidRDefault="00EA5E78">
      <w:r>
        <w:t>Hydrocodone showed the opposite pattern: associated with more ED visits but lower mortality, with the association strengthening over time. There are several possible explanations. First, hydrocodone combination products (e.g., hydrocodone/acetaminophen) are typically prescribed at lower doses for less severe pain, and the acetaminophen component limits dose escalation</w:t>
      </w:r>
      <w:r>
        <w:rPr>
          <w:sz w:val="20"/>
          <w:szCs w:val="20"/>
          <w:vertAlign w:val="superscript"/>
        </w:rPr>
        <w:t>32</w:t>
      </w:r>
      <w:r>
        <w:t xml:space="preserve">, </w:t>
      </w:r>
      <w:r>
        <w:lastRenderedPageBreak/>
        <w:t>which reduces the likelihood of fatal respiratory depression. Second, the predominance of immediate-release, lower-potency formulations may produce clinical events—such as sedation, falls, or nausea—that bring patients to the ED without being immediately life-threatening. Third, the 2014 reclassification of hydrocodone combination products from Schedule III to Schedule II</w:t>
      </w:r>
      <w:r>
        <w:rPr>
          <w:sz w:val="20"/>
          <w:szCs w:val="20"/>
          <w:vertAlign w:val="superscript"/>
        </w:rPr>
        <w:t>33</w:t>
      </w:r>
      <w:r>
        <w:t xml:space="preserve"> may have altered prescribing patterns in ways that changed the patient population receiving these medications, potentially shifting toward more clinically monitored use. The strengthening of the hydrocodone–ED association over time (B = 0.34; </w:t>
      </w:r>
      <w:r>
        <w:rPr>
          <w:i/>
        </w:rPr>
        <w:t>P &lt; .01</w:t>
      </w:r>
      <w:r>
        <w:t>) suggests that hydrocodone-related acute events became more visible to the emergency care system as prescribing patterns changed. Whether this strengthening reflects a compositional shift in the remaining hydrocodone-exposed population after the 2014 Schedule II reclassification (with sicker legacy patients comprising a larger share of ongoing recipients) or a genuine escalation in hydrocodone-related acute events is unclear from these ecological data.</w:t>
      </w:r>
    </w:p>
    <w:p w14:paraId="7512E690" w14:textId="77777777" w:rsidR="00717DBD" w:rsidRDefault="00EA5E78">
      <w:pPr>
        <w:spacing w:before="240"/>
      </w:pPr>
      <w:r>
        <w:rPr>
          <w:b/>
          <w:i/>
        </w:rPr>
        <w:t>Income Inequality and Access to Care</w:t>
      </w:r>
    </w:p>
    <w:p w14:paraId="71241E9E" w14:textId="4C67F73B" w:rsidR="00717DBD" w:rsidRDefault="00EA5E78">
      <w:r>
        <w:t xml:space="preserve">The Gini index showed a pattern </w:t>
      </w:r>
      <w:ins w:id="113" w:author="Xinyue Ye" w:date="2026-05-01T11:03:00Z">
        <w:r w:rsidR="00F32FA6" w:rsidRPr="00F32FA6">
          <w:t>similar to that observed for</w:t>
        </w:r>
      </w:ins>
      <w:ins w:id="114" w:author="Xinyue Ye" w:date="2026-05-01T11:03:00Z" w16du:dateUtc="2026-05-01T16:03:00Z">
        <w:r w:rsidR="00F32FA6">
          <w:t xml:space="preserve"> </w:t>
        </w:r>
      </w:ins>
      <w:del w:id="115" w:author="Xinyue Ye" w:date="2026-05-01T11:03:00Z" w16du:dateUtc="2026-05-01T16:03:00Z">
        <w:r w:rsidDel="00F32FA6">
          <w:delText xml:space="preserve">paralleling </w:delText>
        </w:r>
      </w:del>
      <w:r>
        <w:t xml:space="preserve">oxycodone: </w:t>
      </w:r>
      <w:ins w:id="116" w:author="Xinyue Ye" w:date="2026-05-01T11:03:00Z">
        <w:r w:rsidR="00F32FA6" w:rsidRPr="00F32FA6">
          <w:t>with an inverse association</w:t>
        </w:r>
      </w:ins>
      <w:ins w:id="117" w:author="Xinyue Ye" w:date="2026-05-01T11:03:00Z" w16du:dateUtc="2026-05-01T16:03:00Z">
        <w:r w:rsidR="00F32FA6">
          <w:t xml:space="preserve"> </w:t>
        </w:r>
      </w:ins>
      <w:del w:id="118" w:author="Xinyue Ye" w:date="2026-05-01T11:03:00Z" w16du:dateUtc="2026-05-01T16:03:00Z">
        <w:r w:rsidDel="00F32FA6">
          <w:delText xml:space="preserve">inversely associated </w:delText>
        </w:r>
      </w:del>
      <w:r>
        <w:t xml:space="preserve">with ED visits </w:t>
      </w:r>
      <w:ins w:id="119" w:author="Xinyue Ye" w:date="2026-05-01T11:04:00Z">
        <w:r w:rsidR="00F32FA6" w:rsidRPr="00F32FA6">
          <w:t>and a positive association</w:t>
        </w:r>
      </w:ins>
      <w:ins w:id="120" w:author="Xinyue Ye" w:date="2026-05-01T11:04:00Z" w16du:dateUtc="2026-05-01T16:04:00Z">
        <w:r w:rsidR="00F32FA6">
          <w:t xml:space="preserve"> </w:t>
        </w:r>
      </w:ins>
      <w:del w:id="121" w:author="Xinyue Ye" w:date="2026-05-01T11:04:00Z" w16du:dateUtc="2026-05-01T16:04:00Z">
        <w:r w:rsidDel="00F32FA6">
          <w:delText xml:space="preserve">but positively associated </w:delText>
        </w:r>
      </w:del>
      <w:r>
        <w:t xml:space="preserve">with mortality. This finding aligns with </w:t>
      </w:r>
      <w:ins w:id="122" w:author="Xinyue Ye" w:date="2026-05-01T11:04:00Z">
        <w:r w:rsidR="009B56D3" w:rsidRPr="009B56D3">
          <w:t xml:space="preserve">prior </w:t>
        </w:r>
      </w:ins>
      <w:r>
        <w:t xml:space="preserve">literature linking area-level economic disadvantage to </w:t>
      </w:r>
      <w:ins w:id="123" w:author="Xinyue Ye" w:date="2026-05-01T11:08:00Z" w16du:dateUtc="2026-05-01T16:08:00Z">
        <w:r w:rsidR="009B56D3">
          <w:t xml:space="preserve">increased </w:t>
        </w:r>
      </w:ins>
      <w:r>
        <w:t>opioid mortality risk</w:t>
      </w:r>
      <w:r>
        <w:rPr>
          <w:sz w:val="20"/>
          <w:szCs w:val="20"/>
          <w:vertAlign w:val="superscript"/>
        </w:rPr>
        <w:t>34</w:t>
      </w:r>
      <w:r>
        <w:t xml:space="preserve">. Economically stratified counties may have </w:t>
      </w:r>
      <w:ins w:id="124" w:author="Xinyue Ye" w:date="2026-05-01T11:08:00Z">
        <w:r w:rsidR="009B56D3" w:rsidRPr="009B56D3">
          <w:t>reduced access to</w:t>
        </w:r>
      </w:ins>
      <w:ins w:id="125" w:author="Xinyue Ye" w:date="2026-05-01T11:08:00Z" w16du:dateUtc="2026-05-01T16:08:00Z">
        <w:r w:rsidR="009B56D3">
          <w:t xml:space="preserve"> </w:t>
        </w:r>
      </w:ins>
      <w:del w:id="126" w:author="Xinyue Ye" w:date="2026-05-01T11:08:00Z" w16du:dateUtc="2026-05-01T16:08:00Z">
        <w:r w:rsidDel="009B56D3">
          <w:delText xml:space="preserve">fewer </w:delText>
        </w:r>
      </w:del>
      <w:r>
        <w:t>emergency care</w:t>
      </w:r>
      <w:ins w:id="127" w:author="Xinyue Ye" w:date="2026-05-01T11:09:00Z" w16du:dateUtc="2026-05-01T16:09:00Z">
        <w:r w:rsidR="009B56D3">
          <w:t>,</w:t>
        </w:r>
      </w:ins>
      <w:r>
        <w:t xml:space="preserve"> </w:t>
      </w:r>
      <w:ins w:id="128" w:author="Xinyue Ye" w:date="2026-05-01T11:17:00Z">
        <w:r w:rsidR="0064553B" w:rsidRPr="0064553B">
          <w:t>including fewer facilities</w:t>
        </w:r>
      </w:ins>
      <w:del w:id="129" w:author="Xinyue Ye" w:date="2026-05-01T11:17:00Z" w16du:dateUtc="2026-05-01T16:17:00Z">
        <w:r w:rsidDel="0064553B">
          <w:delText>access points</w:delText>
        </w:r>
      </w:del>
      <w:r>
        <w:t xml:space="preserve">, longer transport distances, and </w:t>
      </w:r>
      <w:ins w:id="130" w:author="Xinyue Ye" w:date="2026-05-01T11:18:00Z">
        <w:r w:rsidR="0064553B" w:rsidRPr="0064553B">
          <w:t xml:space="preserve">limited </w:t>
        </w:r>
      </w:ins>
      <w:del w:id="131" w:author="Xinyue Ye" w:date="2026-05-01T11:18:00Z" w16du:dateUtc="2026-05-01T16:18:00Z">
        <w:r w:rsidDel="0064553B">
          <w:delText xml:space="preserve">less </w:delText>
        </w:r>
      </w:del>
      <w:r>
        <w:t xml:space="preserve">naloxone availability, all of which could </w:t>
      </w:r>
      <w:ins w:id="132" w:author="Xinyue Ye" w:date="2026-05-01T12:02:00Z">
        <w:r w:rsidR="00BD664C" w:rsidRPr="00BD664C">
          <w:t xml:space="preserve">decrease </w:t>
        </w:r>
      </w:ins>
      <w:del w:id="133" w:author="Xinyue Ye" w:date="2026-05-01T12:02:00Z" w16du:dateUtc="2026-05-01T17:02:00Z">
        <w:r w:rsidDel="00BD664C">
          <w:delText xml:space="preserve">reduce </w:delText>
        </w:r>
      </w:del>
      <w:r>
        <w:t xml:space="preserve">the likelihood of reaching an ED while increasing the </w:t>
      </w:r>
      <w:del w:id="134" w:author="Xinyue Ye" w:date="2026-05-01T12:02:00Z" w16du:dateUtc="2026-05-01T17:02:00Z">
        <w:r w:rsidDel="00BD664C">
          <w:delText xml:space="preserve">likelihood </w:delText>
        </w:r>
      </w:del>
      <w:ins w:id="135" w:author="Xinyue Ye" w:date="2026-05-01T12:02:00Z" w16du:dateUtc="2026-05-01T17:02:00Z">
        <w:r w:rsidR="00BD664C">
          <w:t>risk</w:t>
        </w:r>
        <w:r w:rsidR="00BD664C">
          <w:t xml:space="preserve"> </w:t>
        </w:r>
      </w:ins>
      <w:r>
        <w:t xml:space="preserve">of fatal outcomes. Whether oxycodone distribution and income inequality reflect </w:t>
      </w:r>
      <w:ins w:id="136" w:author="Xinyue Ye" w:date="2026-05-01T12:10:00Z" w16du:dateUtc="2026-05-01T17:10:00Z">
        <w:r w:rsidR="00BD664C">
          <w:t xml:space="preserve">shared </w:t>
        </w:r>
      </w:ins>
      <w:del w:id="137" w:author="Xinyue Ye" w:date="2026-05-01T12:10:00Z" w16du:dateUtc="2026-05-01T17:10:00Z">
        <w:r w:rsidDel="00BD664C">
          <w:delText xml:space="preserve">the same </w:delText>
        </w:r>
      </w:del>
      <w:r>
        <w:t xml:space="preserve">underlying county characteristics or operate through independent pathways </w:t>
      </w:r>
      <w:del w:id="138" w:author="Xinyue Ye" w:date="2026-05-01T12:11:00Z" w16du:dateUtc="2026-05-01T17:11:00Z">
        <w:r w:rsidDel="00BD664C">
          <w:delText xml:space="preserve">is </w:delText>
        </w:r>
      </w:del>
      <w:ins w:id="139" w:author="Xinyue Ye" w:date="2026-05-01T12:11:00Z" w16du:dateUtc="2026-05-01T17:11:00Z">
        <w:r w:rsidR="00BD664C">
          <w:t>can</w:t>
        </w:r>
      </w:ins>
      <w:r>
        <w:t xml:space="preserve">not </w:t>
      </w:r>
      <w:ins w:id="140" w:author="Xinyue Ye" w:date="2026-05-01T12:11:00Z">
        <w:r w:rsidR="00BD664C" w:rsidRPr="00BD664C">
          <w:t>be determined</w:t>
        </w:r>
      </w:ins>
      <w:ins w:id="141" w:author="Xinyue Ye" w:date="2026-05-01T12:11:00Z" w16du:dateUtc="2026-05-01T17:11:00Z">
        <w:r w:rsidR="00BD664C">
          <w:t xml:space="preserve"> </w:t>
        </w:r>
      </w:ins>
      <w:del w:id="142" w:author="Xinyue Ye" w:date="2026-05-01T12:11:00Z" w16du:dateUtc="2026-05-01T17:11:00Z">
        <w:r w:rsidDel="00BD664C">
          <w:delText xml:space="preserve">answerable with </w:delText>
        </w:r>
      </w:del>
      <w:ins w:id="143" w:author="Xinyue Ye" w:date="2026-05-01T12:11:00Z" w16du:dateUtc="2026-05-01T17:11:00Z">
        <w:r w:rsidR="00BD664C">
          <w:t>from</w:t>
        </w:r>
        <w:r w:rsidR="00BD664C">
          <w:t xml:space="preserve"> </w:t>
        </w:r>
      </w:ins>
      <w:r>
        <w:t>these data, but both raise the same surveillance concern: opioid</w:t>
      </w:r>
      <w:ins w:id="144" w:author="Xinyue Ye" w:date="2026-05-01T12:11:00Z" w16du:dateUtc="2026-05-01T17:11:00Z">
        <w:r w:rsidR="00D4612D">
          <w:t>-rela</w:t>
        </w:r>
      </w:ins>
      <w:ins w:id="145" w:author="Xinyue Ye" w:date="2026-05-01T12:12:00Z" w16du:dateUtc="2026-05-01T17:12:00Z">
        <w:r w:rsidR="00D4612D">
          <w:t>ted</w:t>
        </w:r>
      </w:ins>
      <w:r>
        <w:t xml:space="preserve"> harm that does </w:t>
      </w:r>
      <w:r>
        <w:lastRenderedPageBreak/>
        <w:t xml:space="preserve">not </w:t>
      </w:r>
      <w:ins w:id="146" w:author="Xinyue Ye" w:date="2026-05-01T12:12:00Z">
        <w:r w:rsidR="00D4612D" w:rsidRPr="00D4612D">
          <w:t>result in</w:t>
        </w:r>
      </w:ins>
      <w:ins w:id="147" w:author="Xinyue Ye" w:date="2026-05-01T12:12:00Z" w16du:dateUtc="2026-05-01T17:12:00Z">
        <w:r w:rsidR="00D4612D">
          <w:t xml:space="preserve"> </w:t>
        </w:r>
      </w:ins>
      <w:del w:id="148" w:author="Xinyue Ye" w:date="2026-05-01T12:12:00Z" w16du:dateUtc="2026-05-01T17:12:00Z">
        <w:r w:rsidDel="00D4612D">
          <w:delText xml:space="preserve">generate </w:delText>
        </w:r>
      </w:del>
      <w:r>
        <w:t xml:space="preserve">emergency department contact. Of note, the Gini index measures </w:t>
      </w:r>
      <w:ins w:id="149" w:author="Xinyue Ye" w:date="2026-05-01T12:12:00Z">
        <w:r w:rsidR="00D4612D" w:rsidRPr="00D4612D">
          <w:t>the distribution of</w:t>
        </w:r>
      </w:ins>
      <w:ins w:id="150" w:author="Xinyue Ye" w:date="2026-05-01T12:12:00Z" w16du:dateUtc="2026-05-01T17:12:00Z">
        <w:r w:rsidR="00D4612D">
          <w:t xml:space="preserve"> </w:t>
        </w:r>
      </w:ins>
      <w:del w:id="151" w:author="Xinyue Ye" w:date="2026-05-01T12:12:00Z" w16du:dateUtc="2026-05-01T17:12:00Z">
        <w:r w:rsidDel="00D4612D">
          <w:delText xml:space="preserve">how </w:delText>
        </w:r>
      </w:del>
      <w:del w:id="152" w:author="Xinyue Ye" w:date="2026-05-01T12:13:00Z" w16du:dateUtc="2026-05-01T17:13:00Z">
        <w:r w:rsidDel="00D4612D">
          <w:delText xml:space="preserve">unevenly </w:delText>
        </w:r>
      </w:del>
      <w:r>
        <w:t xml:space="preserve">income </w:t>
      </w:r>
      <w:del w:id="153" w:author="Xinyue Ye" w:date="2026-05-01T12:13:00Z" w16du:dateUtc="2026-05-01T17:13:00Z">
        <w:r w:rsidDel="00D4612D">
          <w:delText xml:space="preserve">is distributed </w:delText>
        </w:r>
      </w:del>
      <w:r>
        <w:t>within a population</w:t>
      </w:r>
      <w:ins w:id="154" w:author="Xinyue Ye" w:date="2026-05-01T12:13:00Z" w16du:dateUtc="2026-05-01T17:13:00Z">
        <w:r w:rsidR="00D4612D" w:rsidRPr="00D4612D">
          <w:t xml:space="preserve"> </w:t>
        </w:r>
        <w:r w:rsidR="00D4612D" w:rsidRPr="00D4612D">
          <w:t>rather than</w:t>
        </w:r>
        <w:r w:rsidR="00D4612D">
          <w:t xml:space="preserve"> </w:t>
        </w:r>
      </w:ins>
      <w:del w:id="155" w:author="Xinyue Ye" w:date="2026-05-01T12:13:00Z" w16du:dateUtc="2026-05-01T17:13:00Z">
        <w:r w:rsidDel="00D4612D">
          <w:delText xml:space="preserve">, not </w:delText>
        </w:r>
      </w:del>
      <w:r>
        <w:t xml:space="preserve">the absolute level of deprivation; the access-barrier literature linking economic disadvantage to reduced ED utilization and higher mortality typically </w:t>
      </w:r>
      <w:ins w:id="156" w:author="Xinyue Ye" w:date="2026-05-01T12:14:00Z">
        <w:r w:rsidR="00D4612D" w:rsidRPr="00D4612D">
          <w:t>focuses on</w:t>
        </w:r>
      </w:ins>
      <w:ins w:id="157" w:author="Xinyue Ye" w:date="2026-05-01T12:14:00Z" w16du:dateUtc="2026-05-01T17:14:00Z">
        <w:r w:rsidR="00D4612D">
          <w:t xml:space="preserve"> </w:t>
        </w:r>
      </w:ins>
      <w:del w:id="158" w:author="Xinyue Ye" w:date="2026-05-01T12:14:00Z" w16du:dateUtc="2026-05-01T17:14:00Z">
        <w:r w:rsidDel="00D4612D">
          <w:delText xml:space="preserve">indexes </w:delText>
        </w:r>
      </w:del>
      <w:r>
        <w:t xml:space="preserve">poverty or material deprivation rather than inequality per se, and the mechanisms linking inequality to health outcomes at the county level may differ from those </w:t>
      </w:r>
      <w:ins w:id="159" w:author="Xinyue Ye" w:date="2026-05-01T12:15:00Z">
        <w:r w:rsidR="00D4612D" w:rsidRPr="00D4612D">
          <w:t>associated with</w:t>
        </w:r>
      </w:ins>
      <w:ins w:id="160" w:author="Xinyue Ye" w:date="2026-05-01T12:15:00Z" w16du:dateUtc="2026-05-01T17:15:00Z">
        <w:r w:rsidR="00D4612D">
          <w:t xml:space="preserve"> </w:t>
        </w:r>
      </w:ins>
      <w:del w:id="161" w:author="Xinyue Ye" w:date="2026-05-01T12:15:00Z" w16du:dateUtc="2026-05-01T17:15:00Z">
        <w:r w:rsidDel="00D4612D">
          <w:delText xml:space="preserve">of </w:delText>
        </w:r>
      </w:del>
      <w:r>
        <w:t>absolute deprivation.</w:t>
      </w:r>
    </w:p>
    <w:p w14:paraId="11B77A6E" w14:textId="77777777" w:rsidR="00717DBD" w:rsidRDefault="00EA5E78">
      <w:pPr>
        <w:spacing w:before="240"/>
      </w:pPr>
      <w:r>
        <w:rPr>
          <w:b/>
          <w:i/>
        </w:rPr>
        <w:t>Context and Considerations</w:t>
      </w:r>
    </w:p>
    <w:p w14:paraId="46E07825" w14:textId="77777777" w:rsidR="00717DBD" w:rsidRDefault="00EA5E78">
      <w:r>
        <w:t xml:space="preserve">Several contextual factors should be considered when interpreting these findings. First, ARCOS captures retail distribution, not patient consumption. In rural counties where residents may cross county lines to fill prescriptions, distribution in one county may partly reflect consumption in another. Analysts applying these findings should cross-reference ARCOS county-level distribution with prescription drug monitoring program (PDMP) data—such as Alabama’s PMP </w:t>
      </w:r>
      <w:proofErr w:type="spellStart"/>
      <w:r>
        <w:t>InterConnect</w:t>
      </w:r>
      <w:proofErr w:type="spellEnd"/>
      <w:r>
        <w:t xml:space="preserve"> system—to verify that distribution and patient residence align before flagging individual counties.</w:t>
      </w:r>
    </w:p>
    <w:p w14:paraId="2C6E0766" w14:textId="2BB3E868" w:rsidR="00717DBD" w:rsidRDefault="00EA5E78">
      <w:pPr>
        <w:ind w:firstLine="720"/>
      </w:pPr>
      <w:r>
        <w:t>Second, the 2016–2019 study period overlaps with the rising wave of illicitly manufactured fentanyl</w:t>
      </w:r>
      <w:r>
        <w:rPr>
          <w:sz w:val="20"/>
          <w:szCs w:val="20"/>
          <w:vertAlign w:val="superscript"/>
        </w:rPr>
        <w:t>35</w:t>
      </w:r>
      <w:r>
        <w:t xml:space="preserve">. ARCOS does not capture illicit fentanyl, and some opioid mortality in these counties may involve fentanyl rather than prescription opioids alone. The specific association of oxycodone distribution—rather than aggregate opioid distribution—with mortality suggests that </w:t>
      </w:r>
      <w:ins w:id="162" w:author="Xinyue Ye" w:date="2026-05-01T10:19:00Z" w16du:dateUtc="2026-05-01T15:19:00Z">
        <w:r w:rsidR="004E6DBC">
          <w:t>p</w:t>
        </w:r>
        <w:r w:rsidR="004E6DBC" w:rsidRPr="004E6DBC">
          <w:t>rescription</w:t>
        </w:r>
        <w:r w:rsidR="004E6DBC">
          <w:t xml:space="preserve"> </w:t>
        </w:r>
      </w:ins>
      <w:del w:id="163" w:author="Xinyue Ye" w:date="2026-05-01T10:19:00Z" w16du:dateUtc="2026-05-01T15:19:00Z">
        <w:r w:rsidDel="004E6DBC">
          <w:delText xml:space="preserve">legal </w:delText>
        </w:r>
      </w:del>
      <w:r>
        <w:t xml:space="preserve">distribution remained a relevant marker, but the oxycodone–mortality association may also partly reflect that historically high-prescribing counties serve as markers for broader opioid vulnerability, including vulnerability to illicit supply. Declining oxycodone distribution in a county should not be interpreted as declining mortality risk absent confirmed surveillance data—such as syndromic surveillance ED visit trends, medical examiner </w:t>
      </w:r>
      <w:r>
        <w:lastRenderedPageBreak/>
        <w:t xml:space="preserve">or coroner toxicology reports, or PDMP naloxone dispensing patterns—because a county may shift from prescription to illicit opioid harm even as </w:t>
      </w:r>
      <w:ins w:id="164" w:author="Xinyue Ye" w:date="2026-05-01T10:19:00Z" w16du:dateUtc="2026-05-01T15:19:00Z">
        <w:r w:rsidR="004E6DBC">
          <w:t>p</w:t>
        </w:r>
        <w:r w:rsidR="004E6DBC" w:rsidRPr="004E6DBC">
          <w:t>rescription</w:t>
        </w:r>
        <w:r w:rsidR="004E6DBC">
          <w:t xml:space="preserve"> </w:t>
        </w:r>
      </w:ins>
      <w:del w:id="165" w:author="Xinyue Ye" w:date="2026-05-01T10:19:00Z" w16du:dateUtc="2026-05-01T15:19:00Z">
        <w:r w:rsidDel="004E6DBC">
          <w:delText xml:space="preserve">legal </w:delText>
        </w:r>
      </w:del>
      <w:r>
        <w:t>distribution volumes fall.</w:t>
      </w:r>
    </w:p>
    <w:p w14:paraId="141E935F" w14:textId="77777777" w:rsidR="00717DBD" w:rsidRDefault="00EA5E78">
      <w:pPr>
        <w:ind w:firstLine="720"/>
      </w:pPr>
      <w:r>
        <w:t>Third, ARCOS does not distinguish between methadone dispensed for pain management at retail pharmacies and methadone dispensed through opioid treatment programs (OTPs). Methadone prescribed for pain carries documented overdose risk that differs from OTP-dispensed methadone</w:t>
      </w:r>
      <w:r>
        <w:rPr>
          <w:sz w:val="20"/>
          <w:szCs w:val="20"/>
          <w:vertAlign w:val="superscript"/>
        </w:rPr>
        <w:t>36</w:t>
      </w:r>
      <w:r>
        <w:t>, which is administered under daily supervision. The methadone spatial cluster may therefore reflect a mix of both. Fourth, the positive mortality associations of methadone and buprenorphine likely reflect ecological confounding—treatment capacity expands where mortality burden is greatest—rather than treatment causing harm. Individual-level evidence overwhelmingly shows that these medications reduce opioid mortality.10 Ecological reversal of individually protective effects is well documented</w:t>
      </w:r>
      <w:r>
        <w:rPr>
          <w:sz w:val="20"/>
          <w:szCs w:val="20"/>
          <w:vertAlign w:val="superscript"/>
        </w:rPr>
        <w:t>37</w:t>
      </w:r>
      <w:r>
        <w:t xml:space="preserve"> in population health research and has been observed in other substance-use treatment contexts, where areas with more treatment availability also have greater underlying disease burden. Fifth, this study examined 22 counties in one Alabama region; the oxycodone–hydrocodone divergence is hypothesis-generating and requires replication in settings with different rural health care infrastructure, prescribing cultures, and illicit drug market characteristics.</w:t>
      </w:r>
    </w:p>
    <w:p w14:paraId="740869A4" w14:textId="77777777" w:rsidR="00717DBD" w:rsidRDefault="00EA5E78">
      <w:pPr>
        <w:spacing w:before="240"/>
      </w:pPr>
      <w:r>
        <w:rPr>
          <w:b/>
          <w:i/>
        </w:rPr>
        <w:t>Implications for Surveillance and Policy</w:t>
      </w:r>
    </w:p>
    <w:p w14:paraId="01C9B962" w14:textId="11EA30F2" w:rsidR="00717DBD" w:rsidRDefault="00EA5E78">
      <w:r>
        <w:t xml:space="preserve">These findings suggest that monitoring </w:t>
      </w:r>
      <w:ins w:id="166" w:author="Xinyue Ye" w:date="2026-05-01T10:19:00Z" w16du:dateUtc="2026-05-01T15:19:00Z">
        <w:r w:rsidR="004E6DBC">
          <w:t>p</w:t>
        </w:r>
        <w:r w:rsidR="004E6DBC" w:rsidRPr="004E6DBC">
          <w:t>rescription</w:t>
        </w:r>
        <w:r w:rsidR="004E6DBC">
          <w:t xml:space="preserve"> </w:t>
        </w:r>
      </w:ins>
      <w:del w:id="167" w:author="Xinyue Ye" w:date="2026-05-01T10:19:00Z" w16du:dateUtc="2026-05-01T15:19:00Z">
        <w:r w:rsidDel="004E6DBC">
          <w:delText xml:space="preserve">legal </w:delText>
        </w:r>
      </w:del>
      <w:r>
        <w:t xml:space="preserve">opioid distribution by medication type could complement ED-based surveillance in rural communities. In practice, state epidemiologists could integrate ARCOS-derived medication-specific distribution indicators into existing opioid surveillance dashboards alongside syndromic surveillance ED data and PDMP reports. Counties where oxycodone distribution is elevated relative to regional peers but ED visit rates remain low—after verification through PDMP cross-referencing—could be prioritized for enhanced </w:t>
      </w:r>
      <w:r>
        <w:lastRenderedPageBreak/>
        <w:t>mortality review, targeted naloxone distribution, or community-based overdose prevention outreach, similar to the approach modeled by Project Lazarus, a single-county demonstration in rural North Carolina that has had limited replication elsewhere.27 Operationalizing such a flagging recommendation requires defined threshold criteria—for example, distribution rates exceeding a specified percentile of regional peers—developed in consultation with state PDMP administrators and aligned with existing state opioid surveillance frameworks.</w:t>
      </w:r>
    </w:p>
    <w:p w14:paraId="32D9A15F" w14:textId="77777777" w:rsidR="00717DBD" w:rsidRDefault="00EA5E78">
      <w:pPr>
        <w:ind w:firstLine="720"/>
      </w:pPr>
      <w:r>
        <w:t>Treatment program expansion could target counties showing simultaneously elevated mortality or oxycodone distribution and low treatment-medication distribution—the opposite of the methadone cluster counties identified in our spatial analysis, where treatment infrastructure already exists.</w:t>
      </w:r>
      <w:r>
        <w:rPr>
          <w:sz w:val="20"/>
          <w:vertAlign w:val="superscript"/>
        </w:rPr>
        <w:t>10,28</w:t>
      </w:r>
      <w:r>
        <w:t xml:space="preserve"> Joudrey et al reported that rural patients face mean drive times of 41 to 49 minutes to the nearest OTP,</w:t>
      </w:r>
      <w:r>
        <w:rPr>
          <w:sz w:val="20"/>
          <w:vertAlign w:val="superscript"/>
        </w:rPr>
        <w:t>28</w:t>
      </w:r>
      <w:r>
        <w:t xml:space="preserve"> underscoring the geographic barriers to treatment in counties outside existing OTP catchment areas. Treatment expansion operates through two policy pathways with different geographic constraints. OTP expansion for methadone requires federal SAMHSA certification and is geographically constrained by zoning, staffing, and regulatory requirements, which concentrate capacity in urban areas. Office-based buprenorphine prescribing, by contrast, has fewer geographic barriers, particularly since the elimination of the X-waiver requirement in January 2023, and could reach rural counties where OTP construction is infeasible.</w:t>
      </w:r>
    </w:p>
    <w:p w14:paraId="621078E7" w14:textId="77777777" w:rsidR="00717DBD" w:rsidRDefault="00EA5E78">
      <w:pPr>
        <w:spacing w:before="240"/>
      </w:pPr>
      <w:r>
        <w:rPr>
          <w:b/>
          <w:i/>
        </w:rPr>
        <w:t>Limitations</w:t>
      </w:r>
    </w:p>
    <w:p w14:paraId="2CFB1A06" w14:textId="77777777" w:rsidR="00717DBD" w:rsidRDefault="00EA5E78">
      <w:r>
        <w:t xml:space="preserve">This study was ecological and county-based; the observed associations cannot be interpreted at the individual patient level. ARCOS measures retail distribution, not patient consumption, and does not distinguish treatment from analgesic indications. The study was limited to 22 counties in one Alabama region over 4 years and may not generalize. The expectation-maximization </w:t>
      </w:r>
      <w:r>
        <w:lastRenderedPageBreak/>
        <w:t>approach for suppressed mortality cells introduces estimation uncertainty</w:t>
      </w:r>
      <w:r>
        <w:rPr>
          <w:sz w:val="20"/>
          <w:szCs w:val="20"/>
          <w:vertAlign w:val="superscript"/>
        </w:rPr>
        <w:t>38</w:t>
      </w:r>
      <w:r>
        <w:t>, particularly in the smallest counties. The study does not account for illicit fentanyl, county-level naloxone distribution, or other unmeasured confounders that may influence the observed associations.</w:t>
      </w:r>
    </w:p>
    <w:p w14:paraId="3822256E" w14:textId="77777777" w:rsidR="00717DBD" w:rsidRDefault="00EA5E78">
      <w:pPr>
        <w:spacing w:before="240"/>
      </w:pPr>
      <w:r>
        <w:rPr>
          <w:b/>
          <w:i/>
        </w:rPr>
        <w:t>Conclusions and Relevance</w:t>
      </w:r>
    </w:p>
    <w:p w14:paraId="1102D138" w14:textId="7B32015F" w:rsidR="00717DBD" w:rsidRDefault="00EA5E78">
      <w:r>
        <w:t xml:space="preserve">In a region historically affected by high prescription opioid exposure, different </w:t>
      </w:r>
      <w:ins w:id="168" w:author="Xinyue Ye" w:date="2026-05-01T10:20:00Z" w16du:dateUtc="2026-05-01T15:20:00Z">
        <w:r w:rsidR="004E6DBC">
          <w:t>p</w:t>
        </w:r>
        <w:r w:rsidR="004E6DBC" w:rsidRPr="004E6DBC">
          <w:t>rescription</w:t>
        </w:r>
        <w:r w:rsidR="004E6DBC">
          <w:t xml:space="preserve"> </w:t>
        </w:r>
      </w:ins>
      <w:del w:id="169" w:author="Xinyue Ye" w:date="2026-05-01T10:20:00Z" w16du:dateUtc="2026-05-01T15:20:00Z">
        <w:r w:rsidDel="004E6DBC">
          <w:delText xml:space="preserve">legal </w:delText>
        </w:r>
      </w:del>
      <w:r>
        <w:t>opioids showed divergent associations with ED visits and mortality. Oxycodone distribution was associated with mortality but not ED visits; hydrocodone showed the opposite. These findings suggest that ED-based surveillance alone may not capture all forms of prescription opioid harm, and that integrating medication-specific distribution data with ED surveillance could help identify rural communities at elevated risk that aggregate indicators miss.</w:t>
      </w:r>
    </w:p>
    <w:p w14:paraId="3421062B" w14:textId="77777777" w:rsidR="00717DBD" w:rsidRDefault="00EA5E78">
      <w:r>
        <w:br w:type="page"/>
      </w:r>
    </w:p>
    <w:p w14:paraId="71F67BA1" w14:textId="77777777" w:rsidR="00717DBD" w:rsidRDefault="00EA5E78">
      <w:pPr>
        <w:spacing w:before="240"/>
      </w:pPr>
      <w:r>
        <w:rPr>
          <w:b/>
          <w:sz w:val="28"/>
        </w:rPr>
        <w:lastRenderedPageBreak/>
        <w:t>Article Information</w:t>
      </w:r>
    </w:p>
    <w:p w14:paraId="17F1D1CB" w14:textId="77777777" w:rsidR="00717DBD" w:rsidRDefault="00EA5E78">
      <w:r>
        <w:rPr>
          <w:b/>
        </w:rPr>
        <w:t xml:space="preserve">Author Contributions: </w:t>
      </w:r>
      <w:r>
        <w:t>[Insert]</w:t>
      </w:r>
    </w:p>
    <w:p w14:paraId="330A076D" w14:textId="77777777" w:rsidR="00717DBD" w:rsidRDefault="00EA5E78">
      <w:r>
        <w:rPr>
          <w:b/>
        </w:rPr>
        <w:t xml:space="preserve">Conflict of Interest Disclosures: </w:t>
      </w:r>
      <w:r>
        <w:t>None reported.</w:t>
      </w:r>
    </w:p>
    <w:p w14:paraId="22CBC0A8" w14:textId="77777777" w:rsidR="00717DBD" w:rsidRDefault="00EA5E78">
      <w:r>
        <w:rPr>
          <w:b/>
        </w:rPr>
        <w:t xml:space="preserve">Funding/Support: </w:t>
      </w:r>
      <w:r>
        <w:t>[Insert if applicable]</w:t>
      </w:r>
    </w:p>
    <w:p w14:paraId="7DAAC19F" w14:textId="77777777" w:rsidR="00717DBD" w:rsidRDefault="00EA5E78">
      <w:r>
        <w:rPr>
          <w:b/>
        </w:rPr>
        <w:t xml:space="preserve">Data Sharing Statement: </w:t>
      </w:r>
      <w:r>
        <w:t>Public-use data from CDC WONDER, DEA ARCOS, and ACS; restricted ED data subject to data use agreements.</w:t>
      </w:r>
    </w:p>
    <w:p w14:paraId="1AD2F3BD" w14:textId="77777777" w:rsidR="00717DBD" w:rsidRDefault="00EA5E78">
      <w:r>
        <w:br w:type="page"/>
      </w:r>
    </w:p>
    <w:p w14:paraId="29DD609E" w14:textId="77777777" w:rsidR="00717DBD" w:rsidRDefault="00EA5E78">
      <w:pPr>
        <w:spacing w:before="240"/>
      </w:pPr>
      <w:r>
        <w:rPr>
          <w:b/>
          <w:sz w:val="28"/>
        </w:rPr>
        <w:lastRenderedPageBreak/>
        <w:t>References</w:t>
      </w:r>
    </w:p>
    <w:p w14:paraId="2CD067C3" w14:textId="77777777" w:rsidR="00717DBD" w:rsidRDefault="00EA5E78">
      <w:pPr>
        <w:ind w:left="720" w:hanging="720"/>
      </w:pPr>
      <w:r>
        <w:t xml:space="preserve">1. Spencer MR, Garnett MF, </w:t>
      </w:r>
      <w:proofErr w:type="spellStart"/>
      <w:r>
        <w:t>Miniño</w:t>
      </w:r>
      <w:proofErr w:type="spellEnd"/>
      <w:r>
        <w:t xml:space="preserve"> AM. Drug overdose deaths in the United States, 2002-2022. NCHS Data Brief. 2024;(491):1-8.</w:t>
      </w:r>
    </w:p>
    <w:p w14:paraId="52297FED" w14:textId="77777777" w:rsidR="00717DBD" w:rsidRDefault="00EA5E78">
      <w:pPr>
        <w:ind w:left="720" w:hanging="720"/>
      </w:pPr>
      <w:r>
        <w:t>2. Ciccarone D. The triple wave epidemic: supply and demand drivers of the US opioid overdose crisis. Int J Drug Policy. 2019;71:183-188.</w:t>
      </w:r>
    </w:p>
    <w:p w14:paraId="1D1D8A01" w14:textId="77777777" w:rsidR="00717DBD" w:rsidRDefault="00EA5E78">
      <w:pPr>
        <w:ind w:left="720" w:hanging="720"/>
      </w:pPr>
      <w:r>
        <w:t>3. Van Zee A. The promotion and marketing of OxyContin: commercial triumph, public health tragedy. Am J Public Health. 2009;99(2):221-227.</w:t>
      </w:r>
    </w:p>
    <w:p w14:paraId="11441937" w14:textId="77777777" w:rsidR="00717DBD" w:rsidRDefault="00EA5E78">
      <w:pPr>
        <w:ind w:left="720" w:hanging="720"/>
      </w:pPr>
      <w:r>
        <w:t>4. Guy GP Jr, Zhang K, Bohm MK, et al. Vital Signs: changes in opioid prescribing in the United States, 2006-2015. MMWR. 2017;66(26):697-704.</w:t>
      </w:r>
    </w:p>
    <w:p w14:paraId="7C880614" w14:textId="77777777" w:rsidR="00717DBD" w:rsidRDefault="00EA5E78">
      <w:pPr>
        <w:ind w:left="720" w:hanging="720"/>
      </w:pPr>
      <w:r>
        <w:t>5. Guy GP Jr, Zhang K, Schieber LZ, Young R, Dowell D. County-level opioid prescribing in the United States, 2015 and 2017. JAMA Intern Med. 2019;179(4):574-577.</w:t>
      </w:r>
    </w:p>
    <w:p w14:paraId="095E28D3" w14:textId="77777777" w:rsidR="00717DBD" w:rsidRDefault="00EA5E78">
      <w:pPr>
        <w:ind w:left="720" w:hanging="720"/>
      </w:pPr>
      <w:r>
        <w:t>6. Centers for Disease Control and Prevention. U.S. opioid dispensing rate maps. Accessed March 26, 2026.</w:t>
      </w:r>
    </w:p>
    <w:p w14:paraId="7C50EE5B" w14:textId="77777777" w:rsidR="00717DBD" w:rsidRDefault="00EA5E78">
      <w:pPr>
        <w:ind w:left="720" w:hanging="720"/>
      </w:pPr>
      <w:r>
        <w:t>7. Alabama Opioid Overdose and Addiction Council. Alabama Opioid Action Plan. 2017.</w:t>
      </w:r>
    </w:p>
    <w:p w14:paraId="47D512BE" w14:textId="77777777" w:rsidR="00717DBD" w:rsidRDefault="00EA5E78">
      <w:pPr>
        <w:ind w:left="720" w:hanging="720"/>
      </w:pPr>
      <w:r>
        <w:t>8. Samuels EA. Emergency departments as barometers for prescription opioid morbidity and mortality. Am J Public Health. 2019;109(5):655-656.</w:t>
      </w:r>
    </w:p>
    <w:p w14:paraId="543CDC43" w14:textId="77777777" w:rsidR="00717DBD" w:rsidRDefault="00EA5E78">
      <w:pPr>
        <w:ind w:left="720" w:hanging="720"/>
      </w:pPr>
      <w:r>
        <w:t xml:space="preserve">9. Sumner SA, Bowen D, Holland K, et al. Estimating weekly national opioid overdose deaths in near real time using multiple proxy data sources. JAMA </w:t>
      </w:r>
      <w:proofErr w:type="spellStart"/>
      <w:r>
        <w:t>Netw</w:t>
      </w:r>
      <w:proofErr w:type="spellEnd"/>
      <w:r>
        <w:t xml:space="preserve"> Open. 2022;5(7):e2223033.</w:t>
      </w:r>
    </w:p>
    <w:p w14:paraId="3DDADCFE" w14:textId="77777777" w:rsidR="00717DBD" w:rsidRDefault="00EA5E78">
      <w:pPr>
        <w:ind w:left="720" w:hanging="720"/>
      </w:pPr>
      <w:r>
        <w:t>10. Jones CM, Campopiano M, Baldwin G, McCance-Katz E. National and state treatment need and capacity for opioid agonist medication-assisted treatment. Am J Public Health. 2015;105(8):e55-e63.</w:t>
      </w:r>
    </w:p>
    <w:p w14:paraId="105CD045" w14:textId="77777777" w:rsidR="00717DBD" w:rsidRDefault="00EA5E78">
      <w:pPr>
        <w:ind w:left="720" w:hanging="720"/>
      </w:pPr>
      <w:r>
        <w:lastRenderedPageBreak/>
        <w:t xml:space="preserve">11. Hadland SE, </w:t>
      </w:r>
      <w:proofErr w:type="spellStart"/>
      <w:r>
        <w:t>Cerdá</w:t>
      </w:r>
      <w:proofErr w:type="spellEnd"/>
      <w:r>
        <w:t xml:space="preserve"> M, Li Y, Krieger MS, Marshall BDL. Association of pharmaceutical industry marketing of opioid products with mortality from opioid-related overdoses. JAMA </w:t>
      </w:r>
      <w:proofErr w:type="spellStart"/>
      <w:r>
        <w:t>Netw</w:t>
      </w:r>
      <w:proofErr w:type="spellEnd"/>
      <w:r>
        <w:t xml:space="preserve"> Open. 2019;2(1):e186007.</w:t>
      </w:r>
    </w:p>
    <w:p w14:paraId="53AEB24B" w14:textId="77777777" w:rsidR="00717DBD" w:rsidRDefault="00EA5E78">
      <w:pPr>
        <w:ind w:left="720" w:hanging="720"/>
      </w:pPr>
      <w:r>
        <w:t xml:space="preserve">12. Keyes KM, </w:t>
      </w:r>
      <w:proofErr w:type="spellStart"/>
      <w:r>
        <w:t>Cerdá</w:t>
      </w:r>
      <w:proofErr w:type="spellEnd"/>
      <w:r>
        <w:t xml:space="preserve"> M, Brady JE, Havens JR, Galea S. Understanding the rural-urban differences in nonmedical prescription opioid use and abuse. Am J Public Health. 2014;104(2):e52-e59.</w:t>
      </w:r>
    </w:p>
    <w:p w14:paraId="6FFACF2B" w14:textId="77777777" w:rsidR="00717DBD" w:rsidRDefault="00EA5E78">
      <w:pPr>
        <w:ind w:left="720" w:hanging="720"/>
      </w:pPr>
      <w:r>
        <w:t>13. Rigg KK, Monnat SM, Chavez MN. Opioid-related mortality in rural America. Int J Drug Policy. 2018;57:119-129.</w:t>
      </w:r>
    </w:p>
    <w:p w14:paraId="03EAA25B" w14:textId="77777777" w:rsidR="00717DBD" w:rsidRDefault="00EA5E78">
      <w:pPr>
        <w:ind w:left="720" w:hanging="720"/>
      </w:pPr>
      <w:r>
        <w:t>14. Wisniewski AM, Purdy CH, Blondell RD. Opioid prescribing, non-medical use, and emergency department visits. J Addict Dis. 2008;27(1):1-11.</w:t>
      </w:r>
    </w:p>
    <w:p w14:paraId="5B632897" w14:textId="77777777" w:rsidR="00717DBD" w:rsidRDefault="00EA5E78">
      <w:pPr>
        <w:ind w:left="720" w:hanging="720"/>
      </w:pPr>
      <w:r>
        <w:t>15. Braden JB, Russo J, Fan MY, et al. Emergency department visits among recipients of chronic opioid therapy. Arch Intern Med. 2010;170(16):1425-1432.</w:t>
      </w:r>
    </w:p>
    <w:p w14:paraId="06191727" w14:textId="77777777" w:rsidR="00717DBD" w:rsidRDefault="00EA5E78">
      <w:pPr>
        <w:ind w:left="720" w:hanging="720"/>
      </w:pPr>
      <w:r>
        <w:t xml:space="preserve">16. </w:t>
      </w:r>
      <w:proofErr w:type="spellStart"/>
      <w:r>
        <w:t>Modarai</w:t>
      </w:r>
      <w:proofErr w:type="spellEnd"/>
      <w:r>
        <w:t xml:space="preserve"> F, Mack K, Hicks P, et al. Opioid prescription sales and overdoses, North Carolina. Drug Alcohol Depend. 2013;132:81-86.</w:t>
      </w:r>
    </w:p>
    <w:p w14:paraId="0B99F509" w14:textId="77777777" w:rsidR="00717DBD" w:rsidRDefault="00EA5E78">
      <w:pPr>
        <w:ind w:left="720" w:hanging="720"/>
      </w:pPr>
      <w:r>
        <w:t>17. Sauber-Schatz EK, Mack KA, Diekman ST, Paulozzi LJ. Pain clinic density and opioid distributions in Florida. Drug Alcohol Depend. 2013;133(1):161-166.</w:t>
      </w:r>
    </w:p>
    <w:p w14:paraId="2C5A00C9" w14:textId="77777777" w:rsidR="00717DBD" w:rsidRDefault="00EA5E78">
      <w:pPr>
        <w:ind w:left="720" w:hanging="720"/>
      </w:pPr>
      <w:r>
        <w:t>18. Weiner SG, Baker O, Bernson D, Schuur JD. One-year mortality after ED treatment for nonfatal opioid overdose. Ann Emerg Med. 2020;75(1):13-17.</w:t>
      </w:r>
    </w:p>
    <w:p w14:paraId="13DCE06F" w14:textId="77777777" w:rsidR="00717DBD" w:rsidRDefault="00EA5E78">
      <w:pPr>
        <w:ind w:left="720" w:hanging="720"/>
      </w:pPr>
      <w:r>
        <w:t>19. Brady JE, DiMaggio C, Keyes KM, et al. ED utilization and subsequent prescription drug overdose death. Ann Epidemiol. 2015;25(8):613-619.e2.</w:t>
      </w:r>
    </w:p>
    <w:p w14:paraId="1B9ACBC2" w14:textId="77777777" w:rsidR="00717DBD" w:rsidRDefault="00EA5E78">
      <w:pPr>
        <w:ind w:left="720" w:hanging="720"/>
      </w:pPr>
      <w:r>
        <w:t xml:space="preserve">20. Fischer B, Jones W, </w:t>
      </w:r>
      <w:proofErr w:type="spellStart"/>
      <w:r>
        <w:t>Urbanoski</w:t>
      </w:r>
      <w:proofErr w:type="spellEnd"/>
      <w:r>
        <w:t xml:space="preserve"> K, Skinner R, Rehm J. Prescription opioid dispensing and mortality in Ontario, 2005-2011. Drug Alcohol Rev. 2014;33(1):19-26.</w:t>
      </w:r>
    </w:p>
    <w:p w14:paraId="1C878541" w14:textId="77777777" w:rsidR="00717DBD" w:rsidRDefault="00EA5E78">
      <w:pPr>
        <w:ind w:left="720" w:hanging="720"/>
      </w:pPr>
      <w:r>
        <w:lastRenderedPageBreak/>
        <w:t xml:space="preserve">21. von Elm E, Altman DG, Egger M, et al. The STROBE statement. </w:t>
      </w:r>
      <w:proofErr w:type="spellStart"/>
      <w:r>
        <w:t>PLoS</w:t>
      </w:r>
      <w:proofErr w:type="spellEnd"/>
      <w:r>
        <w:t xml:space="preserve"> Med. 2007;4(10):e296.</w:t>
      </w:r>
    </w:p>
    <w:p w14:paraId="160FD5CC" w14:textId="77777777" w:rsidR="00717DBD" w:rsidRDefault="00EA5E78">
      <w:pPr>
        <w:ind w:left="720" w:hanging="720"/>
      </w:pPr>
      <w:r>
        <w:t>22. Centers for Disease Control and Prevention. CDC WONDER. Accessed March 26, 2026.</w:t>
      </w:r>
    </w:p>
    <w:p w14:paraId="7889BC03" w14:textId="77777777" w:rsidR="00717DBD" w:rsidRDefault="00EA5E78">
      <w:pPr>
        <w:ind w:left="720" w:hanging="720"/>
      </w:pPr>
      <w:r>
        <w:t>23. US Drug Enforcement Administration. ARCOS retail drug summary reports. Accessed March 26, 2026.</w:t>
      </w:r>
    </w:p>
    <w:p w14:paraId="56FEB52D" w14:textId="77777777" w:rsidR="00717DBD" w:rsidRDefault="00EA5E78">
      <w:pPr>
        <w:ind w:left="720" w:hanging="720"/>
      </w:pPr>
      <w:r>
        <w:t>24. US Census Bureau. American Community Survey 5-year estimates. Accessed March 26, 2026.</w:t>
      </w:r>
    </w:p>
    <w:p w14:paraId="04796362" w14:textId="77777777" w:rsidR="00717DBD" w:rsidRDefault="00EA5E78">
      <w:pPr>
        <w:ind w:left="720" w:hanging="720"/>
      </w:pPr>
      <w:r>
        <w:t xml:space="preserve">25. </w:t>
      </w:r>
      <w:proofErr w:type="spellStart"/>
      <w:r>
        <w:t>Anselin</w:t>
      </w:r>
      <w:proofErr w:type="spellEnd"/>
      <w:r>
        <w:t xml:space="preserve"> L. Local indicators of spatial association—LISA. </w:t>
      </w:r>
      <w:proofErr w:type="spellStart"/>
      <w:r>
        <w:t>Geogr</w:t>
      </w:r>
      <w:proofErr w:type="spellEnd"/>
      <w:r>
        <w:t xml:space="preserve"> Anal. 1995;27(2):93-115.</w:t>
      </w:r>
    </w:p>
    <w:p w14:paraId="3FE64685" w14:textId="77777777" w:rsidR="00717DBD" w:rsidRDefault="00EA5E78">
      <w:pPr>
        <w:ind w:left="720" w:hanging="720"/>
      </w:pPr>
      <w:r>
        <w:t xml:space="preserve">26. </w:t>
      </w:r>
      <w:proofErr w:type="spellStart"/>
      <w:r>
        <w:t>Getis</w:t>
      </w:r>
      <w:proofErr w:type="spellEnd"/>
      <w:r>
        <w:t xml:space="preserve"> A, Ord JK. The analysis of spatial association by use of distance statistics. </w:t>
      </w:r>
      <w:proofErr w:type="spellStart"/>
      <w:r>
        <w:t>Geogr</w:t>
      </w:r>
      <w:proofErr w:type="spellEnd"/>
      <w:r>
        <w:t xml:space="preserve"> Anal. 1992;24(3):189-206.</w:t>
      </w:r>
    </w:p>
    <w:p w14:paraId="002C44B2" w14:textId="77777777" w:rsidR="00717DBD" w:rsidRDefault="00EA5E78">
      <w:pPr>
        <w:ind w:left="720" w:hanging="720"/>
      </w:pPr>
      <w:r>
        <w:t>27. Albert S, Brason FW II, Sanford CK, et al. Project Lazarus: community-based overdose prevention in rural North Carolina. Pain Med. 2011;12(suppl 2):S77-S85.</w:t>
      </w:r>
    </w:p>
    <w:p w14:paraId="3D54151D" w14:textId="77777777" w:rsidR="00717DBD" w:rsidRDefault="00EA5E78">
      <w:pPr>
        <w:ind w:left="720" w:hanging="720"/>
      </w:pPr>
      <w:r>
        <w:t>28. Joudrey PJ, Edelman EJ, Wang EA. Drive times to opioid treatment programs. JAMA. 2019;322(13):1310-1312.</w:t>
      </w:r>
    </w:p>
    <w:p w14:paraId="06085A83" w14:textId="77777777" w:rsidR="00717DBD" w:rsidRDefault="00EA5E78">
      <w:pPr>
        <w:ind w:left="720" w:hanging="720"/>
      </w:pPr>
      <w:r>
        <w:t>29. Dart RC, Surratt HL, Cicero TJ, et al. Trends in opioid analgesic abuse and mortality in the United States. N Engl J Med. 2015;372(3):241-248.</w:t>
      </w:r>
    </w:p>
    <w:p w14:paraId="09850CFD" w14:textId="77777777" w:rsidR="00717DBD" w:rsidRDefault="00EA5E78">
      <w:pPr>
        <w:ind w:left="720" w:hanging="720"/>
      </w:pPr>
      <w:r>
        <w:t>30. Mell HK, Mumma SN, Hiestand B, Carr BG, Holland T, Stopyra J. Emergency medical services response times in rural, suburban, and urban areas. JAMA Surg. 2017;152(10):983-984.</w:t>
      </w:r>
    </w:p>
    <w:p w14:paraId="504FFEA1" w14:textId="77777777" w:rsidR="00717DBD" w:rsidRDefault="00EA5E78">
      <w:pPr>
        <w:ind w:left="720" w:hanging="720"/>
      </w:pPr>
      <w:r>
        <w:t xml:space="preserve">31. Guy GP Jr, </w:t>
      </w:r>
      <w:proofErr w:type="spellStart"/>
      <w:r>
        <w:t>Haegerich</w:t>
      </w:r>
      <w:proofErr w:type="spellEnd"/>
      <w:r>
        <w:t xml:space="preserve"> TM, Evans ME, Losby JL, Young R, Jones CM. Vital Signs: pharmacy-based naloxone dispensing — United States, 2012-2018. MMWR </w:t>
      </w:r>
      <w:proofErr w:type="spellStart"/>
      <w:r>
        <w:t>Morb</w:t>
      </w:r>
      <w:proofErr w:type="spellEnd"/>
      <w:r>
        <w:t xml:space="preserve"> Mortal </w:t>
      </w:r>
      <w:proofErr w:type="spellStart"/>
      <w:r>
        <w:t>Wkly</w:t>
      </w:r>
      <w:proofErr w:type="spellEnd"/>
      <w:r>
        <w:t xml:space="preserve"> Rep. 2019;68(31):679-686.</w:t>
      </w:r>
    </w:p>
    <w:p w14:paraId="27E85396" w14:textId="77777777" w:rsidR="00717DBD" w:rsidRDefault="00EA5E78">
      <w:pPr>
        <w:ind w:left="720" w:hanging="720"/>
      </w:pPr>
      <w:r>
        <w:lastRenderedPageBreak/>
        <w:t xml:space="preserve">32. Dowell D, </w:t>
      </w:r>
      <w:proofErr w:type="spellStart"/>
      <w:r>
        <w:t>Haegerich</w:t>
      </w:r>
      <w:proofErr w:type="spellEnd"/>
      <w:r>
        <w:t xml:space="preserve"> TM, Chou R. CDC guideline for prescribing opioids for chronic pain — United States, 2016. MMWR </w:t>
      </w:r>
      <w:proofErr w:type="spellStart"/>
      <w:r>
        <w:t>Recomm</w:t>
      </w:r>
      <w:proofErr w:type="spellEnd"/>
      <w:r>
        <w:t xml:space="preserve"> Rep. 2016;65(1):1-49.</w:t>
      </w:r>
    </w:p>
    <w:p w14:paraId="16DB66F4" w14:textId="77777777" w:rsidR="00717DBD" w:rsidRDefault="00EA5E78">
      <w:pPr>
        <w:ind w:left="720" w:hanging="720"/>
      </w:pPr>
      <w:r>
        <w:t>33. Jones CM, Lurie PG, Throckmorton DC. Effect of US Drug Enforcement Administration’s rescheduling of hydrocodone combination analgesic products on opioid analgesic prescribing. JAMA Intern Med. 2016;176(3):399-402.</w:t>
      </w:r>
    </w:p>
    <w:p w14:paraId="7A0960B9" w14:textId="77777777" w:rsidR="00717DBD" w:rsidRDefault="00EA5E78">
      <w:pPr>
        <w:ind w:left="720" w:hanging="720"/>
      </w:pPr>
      <w:r>
        <w:t>34. Monnat SM. The contributions of socioeconomic and opioid supply factors to US drug mortality rates: urban-rural and within-rural differences. J Rural Stud. 2019;68:319-335.</w:t>
      </w:r>
    </w:p>
    <w:p w14:paraId="54D0A15A" w14:textId="77777777" w:rsidR="00717DBD" w:rsidRDefault="00EA5E78">
      <w:pPr>
        <w:ind w:left="720" w:hanging="720"/>
      </w:pPr>
      <w:r>
        <w:t xml:space="preserve">35. Gladden RM, Martinez P, Seth P. Fentanyl law enforcement submissions and increases in synthetic opioid-involved overdose deaths — 27 states, 2013-2014. MMWR </w:t>
      </w:r>
      <w:proofErr w:type="spellStart"/>
      <w:r>
        <w:t>Morb</w:t>
      </w:r>
      <w:proofErr w:type="spellEnd"/>
      <w:r>
        <w:t xml:space="preserve"> Mortal </w:t>
      </w:r>
      <w:proofErr w:type="spellStart"/>
      <w:r>
        <w:t>Wkly</w:t>
      </w:r>
      <w:proofErr w:type="spellEnd"/>
      <w:r>
        <w:t xml:space="preserve"> Rep. 2016;65(33):837-843.</w:t>
      </w:r>
    </w:p>
    <w:p w14:paraId="62CAD52E" w14:textId="77777777" w:rsidR="00717DBD" w:rsidRDefault="00EA5E78">
      <w:pPr>
        <w:ind w:left="720" w:hanging="720"/>
      </w:pPr>
      <w:r>
        <w:t xml:space="preserve">36. Centers for Disease Control and Prevention. Vital Signs: risk for overdose from methadone used for pain relief — United States, 1999-2010. MMWR </w:t>
      </w:r>
      <w:proofErr w:type="spellStart"/>
      <w:r>
        <w:t>Morb</w:t>
      </w:r>
      <w:proofErr w:type="spellEnd"/>
      <w:r>
        <w:t xml:space="preserve"> Mortal </w:t>
      </w:r>
      <w:proofErr w:type="spellStart"/>
      <w:r>
        <w:t>Wkly</w:t>
      </w:r>
      <w:proofErr w:type="spellEnd"/>
      <w:r>
        <w:t xml:space="preserve"> Rep. 2012;61(26):493-497.</w:t>
      </w:r>
    </w:p>
    <w:p w14:paraId="1A613D99" w14:textId="77777777" w:rsidR="00717DBD" w:rsidRDefault="00EA5E78">
      <w:pPr>
        <w:ind w:left="720" w:hanging="720"/>
      </w:pPr>
      <w:r>
        <w:t>37. Piantadosi S, Byar DP, Green SB. The ecological fallacy. Am J Epidemiol. 1988;127(5):893-904.</w:t>
      </w:r>
    </w:p>
    <w:p w14:paraId="1F84E20A" w14:textId="77777777" w:rsidR="00717DBD" w:rsidRDefault="00EA5E78">
      <w:pPr>
        <w:ind w:left="720" w:hanging="720"/>
      </w:pPr>
      <w:r>
        <w:t>38. Klebanoff MA, Cole SR. Use of multiple imputation in the epidemiologic literature. Am J Epidemiol. 2008;168(4):355-357.</w:t>
      </w:r>
    </w:p>
    <w:p w14:paraId="5DBAD912" w14:textId="77777777" w:rsidR="00717DBD" w:rsidRDefault="00EA5E78">
      <w:r>
        <w:br w:type="page"/>
      </w:r>
    </w:p>
    <w:p w14:paraId="6426601A" w14:textId="77777777" w:rsidR="00717DBD" w:rsidRDefault="00EA5E78">
      <w:pPr>
        <w:spacing w:before="240"/>
      </w:pPr>
      <w:r>
        <w:rPr>
          <w:b/>
          <w:sz w:val="28"/>
        </w:rPr>
        <w:lastRenderedPageBreak/>
        <w:t>Tables and Figures</w:t>
      </w:r>
    </w:p>
    <w:p w14:paraId="2F41BA1C" w14:textId="77777777" w:rsidR="00717DBD" w:rsidRDefault="00717DBD"/>
    <w:p w14:paraId="078D96E5" w14:textId="77777777" w:rsidR="00717DBD" w:rsidRDefault="00EA5E78">
      <w:r>
        <w:rPr>
          <w:b/>
        </w:rPr>
        <w:t>Table 1. County Characteristics in Northwestern Alabama, 2016–2019</w:t>
      </w:r>
    </w:p>
    <w:p w14:paraId="5DE2970C" w14:textId="77777777" w:rsidR="00717DBD" w:rsidRDefault="00EA5E78">
      <w:r>
        <w:t>[Insert Table 1]</w:t>
      </w:r>
    </w:p>
    <w:p w14:paraId="58C9889D" w14:textId="77777777" w:rsidR="00717DBD" w:rsidRDefault="00717DBD"/>
    <w:p w14:paraId="468AE665" w14:textId="77777777" w:rsidR="00717DBD" w:rsidRDefault="00EA5E78">
      <w:r>
        <w:rPr>
          <w:b/>
        </w:rPr>
        <w:t>Table 2. Overall Association Between ED Visit Rate and Opioid Mortality</w:t>
      </w:r>
    </w:p>
    <w:p w14:paraId="59B59817" w14:textId="77777777" w:rsidR="00717DBD" w:rsidRDefault="00EA5E78">
      <w:r>
        <w:t>[Insert Table 2]</w:t>
      </w:r>
    </w:p>
    <w:p w14:paraId="26989DAC" w14:textId="77777777" w:rsidR="00717DBD" w:rsidRDefault="00717DBD"/>
    <w:p w14:paraId="47E597DD" w14:textId="77777777" w:rsidR="00717DBD" w:rsidRDefault="00EA5E78">
      <w:r>
        <w:rPr>
          <w:b/>
        </w:rPr>
        <w:t>Table 3. Medication-Specific Associations From Spatiotemporal Model</w:t>
      </w:r>
    </w:p>
    <w:p w14:paraId="4DFFE4F5" w14:textId="77777777" w:rsidR="00717DBD" w:rsidRDefault="00EA5E78">
      <w:r>
        <w:t>[Insert Table 3]</w:t>
      </w:r>
    </w:p>
    <w:p w14:paraId="6CFF6584" w14:textId="77777777" w:rsidR="00717DBD" w:rsidRDefault="00717DBD"/>
    <w:p w14:paraId="1CE662FB" w14:textId="77777777" w:rsidR="00717DBD" w:rsidRDefault="00EA5E78">
      <w:r>
        <w:rPr>
          <w:b/>
        </w:rPr>
        <w:t>Figure 1. County-Level Emergency Department Visit Rates, 2016–2019</w:t>
      </w:r>
    </w:p>
    <w:p w14:paraId="4D6FEB8F" w14:textId="77777777" w:rsidR="00717DBD" w:rsidRDefault="00EA5E78">
      <w:r>
        <w:t>[Insert Figure 1]</w:t>
      </w:r>
    </w:p>
    <w:p w14:paraId="59ACA583" w14:textId="77777777" w:rsidR="00717DBD" w:rsidRDefault="00717DBD"/>
    <w:p w14:paraId="4F568741" w14:textId="77777777" w:rsidR="00717DBD" w:rsidRDefault="00EA5E78">
      <w:r>
        <w:rPr>
          <w:b/>
        </w:rPr>
        <w:t>Figure 2. Spatial Clustering of ED Visits and Methadone Distribution</w:t>
      </w:r>
    </w:p>
    <w:p w14:paraId="458F9B56" w14:textId="77777777" w:rsidR="00717DBD" w:rsidRDefault="00EA5E78">
      <w:r>
        <w:t>[Insert Figure 2]</w:t>
      </w:r>
    </w:p>
    <w:sectPr w:rsidR="00717DB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8854034">
    <w:abstractNumId w:val="8"/>
  </w:num>
  <w:num w:numId="2" w16cid:durableId="906115084">
    <w:abstractNumId w:val="6"/>
  </w:num>
  <w:num w:numId="3" w16cid:durableId="748116891">
    <w:abstractNumId w:val="5"/>
  </w:num>
  <w:num w:numId="4" w16cid:durableId="995232333">
    <w:abstractNumId w:val="4"/>
  </w:num>
  <w:num w:numId="5" w16cid:durableId="66849874">
    <w:abstractNumId w:val="7"/>
  </w:num>
  <w:num w:numId="6" w16cid:durableId="1610812197">
    <w:abstractNumId w:val="3"/>
  </w:num>
  <w:num w:numId="7" w16cid:durableId="1492869528">
    <w:abstractNumId w:val="2"/>
  </w:num>
  <w:num w:numId="8" w16cid:durableId="1697732265">
    <w:abstractNumId w:val="1"/>
  </w:num>
  <w:num w:numId="9" w16cid:durableId="148466042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inyue Ye">
    <w15:presenceInfo w15:providerId="AD" w15:userId="S::xye10@ua.edu::925c3673-3692-44ff-a02c-8da9eb1a72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6C38"/>
    <w:rsid w:val="0015074B"/>
    <w:rsid w:val="0029639D"/>
    <w:rsid w:val="00326F90"/>
    <w:rsid w:val="004E6DBC"/>
    <w:rsid w:val="005F50C4"/>
    <w:rsid w:val="0064553B"/>
    <w:rsid w:val="0067138F"/>
    <w:rsid w:val="00717DBD"/>
    <w:rsid w:val="008B219E"/>
    <w:rsid w:val="00964B1B"/>
    <w:rsid w:val="009B56D3"/>
    <w:rsid w:val="00AA1D8D"/>
    <w:rsid w:val="00B47730"/>
    <w:rsid w:val="00BA1C2C"/>
    <w:rsid w:val="00BD664C"/>
    <w:rsid w:val="00CB0664"/>
    <w:rsid w:val="00CD237E"/>
    <w:rsid w:val="00D4612D"/>
    <w:rsid w:val="00D91994"/>
    <w:rsid w:val="00DF0279"/>
    <w:rsid w:val="00EA5E78"/>
    <w:rsid w:val="00ED4E76"/>
    <w:rsid w:val="00EE7012"/>
    <w:rsid w:val="00F32F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C4AF59"/>
  <w14:defaultImageDpi w14:val="300"/>
  <w15:docId w15:val="{FDA9432C-586B-9D48-9006-5F9CCA7E0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D91994"/>
    <w:rPr>
      <w:sz w:val="16"/>
      <w:szCs w:val="16"/>
    </w:rPr>
  </w:style>
  <w:style w:type="paragraph" w:styleId="CommentText">
    <w:name w:val="annotation text"/>
    <w:basedOn w:val="Normal"/>
    <w:link w:val="CommentTextChar"/>
    <w:uiPriority w:val="99"/>
    <w:semiHidden/>
    <w:unhideWhenUsed/>
    <w:rsid w:val="00D91994"/>
    <w:pPr>
      <w:spacing w:line="240" w:lineRule="auto"/>
    </w:pPr>
    <w:rPr>
      <w:sz w:val="20"/>
      <w:szCs w:val="20"/>
    </w:rPr>
  </w:style>
  <w:style w:type="character" w:customStyle="1" w:styleId="CommentTextChar">
    <w:name w:val="Comment Text Char"/>
    <w:basedOn w:val="DefaultParagraphFont"/>
    <w:link w:val="CommentText"/>
    <w:uiPriority w:val="99"/>
    <w:semiHidden/>
    <w:rsid w:val="00D91994"/>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D91994"/>
    <w:rPr>
      <w:b/>
      <w:bCs/>
    </w:rPr>
  </w:style>
  <w:style w:type="character" w:customStyle="1" w:styleId="CommentSubjectChar">
    <w:name w:val="Comment Subject Char"/>
    <w:basedOn w:val="CommentTextChar"/>
    <w:link w:val="CommentSubject"/>
    <w:uiPriority w:val="99"/>
    <w:semiHidden/>
    <w:rsid w:val="00D91994"/>
    <w:rPr>
      <w:rFonts w:ascii="Times New Roman" w:hAnsi="Times New Roman"/>
      <w:b/>
      <w:bCs/>
      <w:sz w:val="20"/>
      <w:szCs w:val="20"/>
    </w:rPr>
  </w:style>
  <w:style w:type="paragraph" w:styleId="Revision">
    <w:name w:val="Revision"/>
    <w:hidden/>
    <w:uiPriority w:val="99"/>
    <w:semiHidden/>
    <w:rsid w:val="00DF0279"/>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21</Pages>
  <Words>4644</Words>
  <Characters>26477</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Xinyue Ye</cp:lastModifiedBy>
  <cp:revision>7</cp:revision>
  <dcterms:created xsi:type="dcterms:W3CDTF">2013-12-23T23:15:00Z</dcterms:created>
  <dcterms:modified xsi:type="dcterms:W3CDTF">2026-05-01T17:15:00Z</dcterms:modified>
  <cp:category/>
</cp:coreProperties>
</file>