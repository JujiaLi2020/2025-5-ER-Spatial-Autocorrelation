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48EE" w14:textId="77777777" w:rsidR="00B1589B" w:rsidRDefault="00000000">
      <w:pPr>
        <w:spacing w:after="0"/>
        <w:jc w:val="center"/>
        <w:pPrChange w:id="0" w:author="Jujia Li" w:date="2026-02-14T17:36:00Z" w16du:dateUtc="2026-02-14T23:36:00Z">
          <w:pPr>
            <w:spacing w:after="240"/>
            <w:jc w:val="center"/>
          </w:pPr>
        </w:pPrChange>
      </w:pPr>
      <w:r>
        <w:rPr>
          <w:b/>
          <w:sz w:val="28"/>
        </w:rPr>
        <w:t>The Hidden Opioid Crisis in Northwestern Alabama: Examining Emergency Department Visits and Mortality in an Underserved Former Pill Mill Region</w:t>
      </w:r>
    </w:p>
    <w:p w14:paraId="59D7C10E" w14:textId="77777777" w:rsidR="00B1589B" w:rsidRDefault="00000000">
      <w:pPr>
        <w:spacing w:after="0"/>
        <w:jc w:val="center"/>
        <w:pPrChange w:id="1" w:author="Jujia Li" w:date="2026-02-14T17:36:00Z" w16du:dateUtc="2026-02-14T23:36:00Z">
          <w:pPr>
            <w:jc w:val="center"/>
          </w:pPr>
        </w:pPrChange>
      </w:pPr>
      <w:r>
        <w:rPr>
          <w:b/>
        </w:rPr>
        <w:t xml:space="preserve">Target Journal: </w:t>
      </w:r>
      <w:r>
        <w:t>JAMA Network Open (Original Investigation)</w:t>
      </w:r>
    </w:p>
    <w:p w14:paraId="451613D2" w14:textId="77777777" w:rsidR="00B1589B" w:rsidRPr="00B63095" w:rsidRDefault="00000000">
      <w:pPr>
        <w:pPrChange w:id="2" w:author="Jujia Li" w:date="2026-02-23T19:28:00Z" w16du:dateUtc="2026-02-24T01:28:00Z">
          <w:pPr>
            <w:spacing w:after="360"/>
            <w:jc w:val="center"/>
          </w:pPr>
        </w:pPrChange>
      </w:pPr>
      <w:r>
        <w:rPr>
          <w:b/>
        </w:rPr>
        <w:t xml:space="preserve">Format Requirements: </w:t>
      </w:r>
      <w:r>
        <w:t xml:space="preserve">Word limit: 3000 words | Abstract: 250-300 words | Tables/Figures: Up </w:t>
      </w:r>
      <w:r w:rsidRPr="00B63095">
        <w:t>to 5 | References: 50-75</w:t>
      </w:r>
    </w:p>
    <w:p w14:paraId="7B03420B" w14:textId="05DA9B43" w:rsidR="00B1589B" w:rsidRPr="00B63095" w:rsidDel="007B5784" w:rsidRDefault="00B1589B">
      <w:pPr>
        <w:spacing w:after="0"/>
        <w:rPr>
          <w:del w:id="3" w:author="Jujia Li" w:date="2026-02-10T23:38:00Z" w16du:dateUtc="2026-02-11T05:38:00Z"/>
        </w:rPr>
        <w:pPrChange w:id="4" w:author="Jujia Li" w:date="2026-02-23T19:37:00Z" w16du:dateUtc="2026-02-24T01:37:00Z">
          <w:pPr>
            <w:pBdr>
              <w:bottom w:val="single" w:sz="6" w:space="1" w:color="auto"/>
            </w:pBdr>
            <w:spacing w:before="120" w:after="0"/>
          </w:pPr>
        </w:pPrChange>
      </w:pPr>
    </w:p>
    <w:p w14:paraId="2D56D8A6" w14:textId="3621D195" w:rsidR="007B5784" w:rsidRPr="00B63095" w:rsidRDefault="007B5784">
      <w:pPr>
        <w:spacing w:after="0"/>
        <w:rPr>
          <w:ins w:id="5" w:author="Jujia Li" w:date="2026-02-16T11:55:00Z" w16du:dateUtc="2026-02-16T17:55:00Z"/>
        </w:rPr>
        <w:pPrChange w:id="6" w:author="Jujia Li" w:date="2026-02-23T19:37:00Z" w16du:dateUtc="2026-02-24T01:37:00Z">
          <w:pPr>
            <w:pBdr>
              <w:bottom w:val="single" w:sz="6" w:space="1" w:color="auto"/>
            </w:pBdr>
            <w:spacing w:before="120" w:after="0"/>
          </w:pPr>
        </w:pPrChange>
      </w:pPr>
      <w:ins w:id="7" w:author="Jujia Li" w:date="2026-02-16T11:54:00Z" w16du:dateUtc="2026-02-16T17:54:00Z">
        <w:r w:rsidRPr="00B63095">
          <w:t>Method</w:t>
        </w:r>
      </w:ins>
    </w:p>
    <w:p w14:paraId="0C885B9E" w14:textId="5D9E7D27" w:rsidR="007B5784" w:rsidRPr="00B63095" w:rsidRDefault="007B5784">
      <w:pPr>
        <w:spacing w:after="0"/>
        <w:rPr>
          <w:ins w:id="8" w:author="Jujia Li" w:date="2026-02-16T11:54:00Z" w16du:dateUtc="2026-02-16T17:54:00Z"/>
        </w:rPr>
        <w:pPrChange w:id="9" w:author="Jujia Li" w:date="2026-02-23T19:37:00Z" w16du:dateUtc="2026-02-24T01:37:00Z">
          <w:pPr>
            <w:pBdr>
              <w:bottom w:val="single" w:sz="6" w:space="1" w:color="auto"/>
            </w:pBdr>
            <w:spacing w:before="120" w:after="0"/>
          </w:pPr>
        </w:pPrChange>
      </w:pPr>
      <w:ins w:id="10" w:author="Jujia Li" w:date="2026-02-16T11:55:00Z" w16du:dateUtc="2026-02-16T17:55:00Z">
        <w:r w:rsidRPr="00B63095">
          <w:t>EM</w:t>
        </w:r>
      </w:ins>
    </w:p>
    <w:p w14:paraId="0FC0475F" w14:textId="071BC968" w:rsidR="007B5784" w:rsidRPr="00B63095" w:rsidRDefault="007B5784">
      <w:pPr>
        <w:spacing w:after="0"/>
        <w:rPr>
          <w:ins w:id="11" w:author="Jujia Li" w:date="2026-02-16T11:55:00Z" w16du:dateUtc="2026-02-16T17:55:00Z"/>
        </w:rPr>
        <w:pPrChange w:id="12" w:author="Jujia Li" w:date="2026-02-23T19:37:00Z" w16du:dateUtc="2026-02-24T01:37:00Z">
          <w:pPr>
            <w:pBdr>
              <w:bottom w:val="single" w:sz="6" w:space="1" w:color="auto"/>
            </w:pBdr>
            <w:spacing w:before="120" w:after="0"/>
          </w:pPr>
        </w:pPrChange>
      </w:pPr>
      <w:ins w:id="13" w:author="Jujia Li" w:date="2026-02-16T11:54:00Z" w16du:dateUtc="2026-02-16T17:54:00Z">
        <w:r w:rsidRPr="00B63095">
          <w:t xml:space="preserve">Direct </w:t>
        </w:r>
      </w:ins>
      <w:ins w:id="14" w:author="Jujia Li" w:date="2026-02-16T11:55:00Z" w16du:dateUtc="2026-02-16T17:55:00Z">
        <w:r w:rsidRPr="00B63095">
          <w:t>effects</w:t>
        </w:r>
      </w:ins>
    </w:p>
    <w:p w14:paraId="42984F31" w14:textId="77777777" w:rsidR="00B63095" w:rsidRPr="00B63095" w:rsidRDefault="007B5784">
      <w:pPr>
        <w:spacing w:after="0"/>
        <w:rPr>
          <w:ins w:id="15" w:author="Jujia Li" w:date="2026-02-23T19:27:00Z" w16du:dateUtc="2026-02-24T01:27:00Z"/>
        </w:rPr>
        <w:pPrChange w:id="16" w:author="Jujia Li" w:date="2026-02-23T19:37:00Z" w16du:dateUtc="2026-02-24T01:37:00Z">
          <w:pPr>
            <w:pBdr>
              <w:bottom w:val="single" w:sz="6" w:space="1" w:color="auto"/>
            </w:pBdr>
            <w:spacing w:before="120" w:after="0"/>
            <w:jc w:val="center"/>
          </w:pPr>
        </w:pPrChange>
      </w:pPr>
      <w:ins w:id="17" w:author="Jujia Li" w:date="2026-02-16T11:55:00Z" w16du:dateUtc="2026-02-16T17:55:00Z">
        <w:r w:rsidRPr="00B63095">
          <w:t>Bootstraping</w:t>
        </w:r>
      </w:ins>
    </w:p>
    <w:p w14:paraId="413BFCB1" w14:textId="77777777" w:rsidR="00B63095" w:rsidRPr="00F137A0" w:rsidRDefault="00B63095">
      <w:pPr>
        <w:spacing w:after="0" w:line="480" w:lineRule="auto"/>
        <w:jc w:val="center"/>
        <w:rPr>
          <w:ins w:id="18" w:author="Jujia Li" w:date="2026-02-23T19:28:00Z" w16du:dateUtc="2026-02-24T01:28:00Z"/>
          <w:b/>
          <w:bCs/>
          <w:rPrChange w:id="19" w:author="Jujia Li" w:date="2026-02-23T19:37:00Z" w16du:dateUtc="2026-02-24T01:37:00Z">
            <w:rPr>
              <w:ins w:id="20" w:author="Jujia Li" w:date="2026-02-23T19:28:00Z" w16du:dateUtc="2026-02-24T01:28:00Z"/>
            </w:rPr>
          </w:rPrChange>
        </w:rPr>
        <w:pPrChange w:id="21" w:author="Jujia Li" w:date="2026-02-23T19:37:00Z" w16du:dateUtc="2026-02-24T01:37:00Z">
          <w:pPr>
            <w:spacing w:before="240" w:after="0"/>
          </w:pPr>
        </w:pPrChange>
      </w:pPr>
      <w:ins w:id="22" w:author="Jujia Li" w:date="2026-02-23T19:26:00Z" w16du:dateUtc="2026-02-24T01:26:00Z">
        <w:r w:rsidRPr="00F137A0">
          <w:rPr>
            <w:b/>
            <w:bCs/>
            <w:rPrChange w:id="23" w:author="Jujia Li" w:date="2026-02-23T19:37:00Z" w16du:dateUtc="2026-02-24T01:37:00Z">
              <w:rPr/>
            </w:rPrChange>
          </w:rPr>
          <w:t>Method</w:t>
        </w:r>
      </w:ins>
    </w:p>
    <w:p w14:paraId="5A2BCD68" w14:textId="5B06E484" w:rsidR="00B63095" w:rsidRDefault="00B63095">
      <w:pPr>
        <w:spacing w:after="0" w:line="480" w:lineRule="auto"/>
        <w:ind w:firstLine="720"/>
        <w:rPr>
          <w:ins w:id="24" w:author="Jujia Li" w:date="2026-02-25T11:50:00Z" w16du:dateUtc="2026-02-25T17:50:00Z"/>
        </w:rPr>
      </w:pPr>
      <w:ins w:id="25" w:author="Jujia Li" w:date="2026-02-23T19:34:00Z">
        <w:r w:rsidRPr="00B63095">
          <w:t>To empirically capture the clinical trajectory of Opioid Use Disorder (OUD) through acute care pathways, researchers construct moderated mediation models. A critical application involves evaluating how severe opioid usage (</w:t>
        </w:r>
      </w:ins>
      <w:ins w:id="26" w:author="Jujia Li" w:date="2026-02-23T19:34:00Z" w16du:dateUtc="2026-02-24T01:34:00Z">
        <w:r w:rsidRPr="00B63095">
          <w:rPr>
            <w:i/>
            <w:iCs/>
            <w:rPrChange w:id="27" w:author="Jujia Li" w:date="2026-02-23T19:35:00Z" w16du:dateUtc="2026-02-24T01:35:00Z">
              <w:rPr/>
            </w:rPrChange>
          </w:rPr>
          <w:t>X</w:t>
        </w:r>
      </w:ins>
      <w:ins w:id="28" w:author="Jujia Li" w:date="2026-02-23T19:34:00Z">
        <w:r w:rsidRPr="00B63095">
          <w:t>) predicts mortality (</w:t>
        </w:r>
        <w:r w:rsidRPr="00B63095">
          <w:rPr>
            <w:i/>
            <w:iCs/>
            <w:rPrChange w:id="29" w:author="Jujia Li" w:date="2026-02-23T19:35:00Z" w16du:dateUtc="2026-02-24T01:35:00Z">
              <w:rPr/>
            </w:rPrChange>
          </w:rPr>
          <w:t>Y</w:t>
        </w:r>
        <w:r w:rsidRPr="00B63095">
          <w:t>) through the mediating mechanism of Emergency Room (ER) visits (</w:t>
        </w:r>
        <w:r w:rsidRPr="00B63095">
          <w:rPr>
            <w:i/>
            <w:iCs/>
            <w:rPrChange w:id="30" w:author="Jujia Li" w:date="2026-02-23T19:35:00Z" w16du:dateUtc="2026-02-24T01:35:00Z">
              <w:rPr/>
            </w:rPrChange>
          </w:rPr>
          <w:t>M</w:t>
        </w:r>
        <w:r w:rsidRPr="00B63095">
          <w:t>), while simultaneously testing how geographic and economic disparities—specifically Rurality (</w:t>
        </w:r>
        <w:r w:rsidRPr="00B63095">
          <w:rPr>
            <w:i/>
            <w:iCs/>
            <w:rPrChange w:id="31" w:author="Jujia Li" w:date="2026-02-23T19:35:00Z" w16du:dateUtc="2026-02-24T01:35:00Z">
              <w:rPr/>
            </w:rPrChange>
          </w:rPr>
          <w:t>Z</w:t>
        </w:r>
        <w:r w:rsidRPr="00B63095">
          <w:t>) and Socioeconomic Status (</w:t>
        </w:r>
        <w:r w:rsidRPr="00B63095">
          <w:rPr>
            <w:i/>
            <w:iCs/>
            <w:rPrChange w:id="32" w:author="Jujia Li" w:date="2026-02-23T19:35:00Z" w16du:dateUtc="2026-02-24T01:35:00Z">
              <w:rPr/>
            </w:rPrChange>
          </w:rPr>
          <w:t>W</w:t>
        </w:r>
        <w:r w:rsidRPr="00B63095">
          <w:t>)—moderate these pathways. Theoretical foundations emphasize the ER as a critical vulnerability point, as mortality following an ED visit for an opioid overdose is exceptionally high; for instance, up to 5% of patients surviving an opioid overdose die within one year of discharge. Concurrently, rurality and SES dictate healthcare access, moderating both the likelihood of an ER visit and post-discharge survival.</w:t>
        </w:r>
      </w:ins>
    </w:p>
    <w:p w14:paraId="6145F2DC" w14:textId="64671084" w:rsidR="003F22D0" w:rsidRPr="003F22D0" w:rsidRDefault="003F22D0">
      <w:pPr>
        <w:spacing w:after="0" w:line="480" w:lineRule="auto"/>
        <w:rPr>
          <w:ins w:id="33" w:author="Jujia Li" w:date="2026-02-25T11:50:00Z" w16du:dateUtc="2026-02-25T17:50:00Z"/>
          <w:b/>
          <w:bCs/>
          <w:rPrChange w:id="34" w:author="Jujia Li" w:date="2026-02-25T11:53:00Z" w16du:dateUtc="2026-02-25T17:53:00Z">
            <w:rPr>
              <w:ins w:id="35" w:author="Jujia Li" w:date="2026-02-25T11:50:00Z" w16du:dateUtc="2026-02-25T17:50:00Z"/>
            </w:rPr>
          </w:rPrChange>
        </w:rPr>
        <w:pPrChange w:id="36" w:author="Jujia Li" w:date="2026-02-25T11:50:00Z" w16du:dateUtc="2026-02-25T17:50:00Z">
          <w:pPr>
            <w:spacing w:after="0" w:line="480" w:lineRule="auto"/>
            <w:ind w:firstLine="720"/>
          </w:pPr>
        </w:pPrChange>
      </w:pPr>
      <w:ins w:id="37" w:author="Jujia Li" w:date="2026-02-25T11:53:00Z">
        <w:r w:rsidRPr="003F22D0">
          <w:rPr>
            <w:b/>
            <w:bCs/>
            <w:rPrChange w:id="38" w:author="Jujia Li" w:date="2026-02-25T11:53:00Z" w16du:dateUtc="2026-02-25T17:53:00Z">
              <w:rPr/>
            </w:rPrChange>
          </w:rPr>
          <w:t>Opioid Burden</w:t>
        </w:r>
      </w:ins>
    </w:p>
    <w:p w14:paraId="14241F45" w14:textId="77777777" w:rsidR="003F22D0" w:rsidRDefault="003F22D0" w:rsidP="003F22D0">
      <w:pPr>
        <w:spacing w:after="0" w:line="480" w:lineRule="auto"/>
        <w:ind w:firstLine="720"/>
        <w:rPr>
          <w:ins w:id="39" w:author="Jujia Li" w:date="2026-02-25T11:53:00Z" w16du:dateUtc="2026-02-25T17:53:00Z"/>
        </w:rPr>
      </w:pPr>
      <w:ins w:id="40" w:author="Jujia Li" w:date="2026-02-25T11:50:00Z">
        <w:r w:rsidRPr="003F22D0">
          <w:t xml:space="preserve">To empirically capture the clinical trajectory of Opioid Use Disorder (OUD) through acute care pathways, this study utilizes a moderated mediation framework to evaluate how opioid usage intensity predicts mortality through the mediating mechanism of Emergency Department (ED) visits. Severe opioid usage ($X$) is operationalized via two distinct predictors to address the mathematical reality of the data: an "Opioid Burden" composite—synthesized from </w:t>
        </w:r>
        <w:r w:rsidRPr="003F22D0">
          <w:lastRenderedPageBreak/>
          <w:t>Oxycodone, Hydrocodone, and Buprenorphine to mitigate high multicollinearity ($r = .54$ to $.81$)—and Methadone, retained independently due to its distinct clinical role in medication-assisted treatment and low correlation with other metrics ($r = .08$ to $.38$). The model simultaneously tests the "interaction lattice" created by geographic and economic disparities, specifically Rurality ($Z_1$) and Socioeconomic Status ($Z_2$), which dictate healthcare access and post-discharge survival. Theoretical foundations emphasize the ED as a critical vulnerability point, where post-overdose mortality remains exceptionally high; thus, the model tracks how these socioeconomic factors moderate both the likelihood of acute care utilization and the probability of one-year survival following discharge.</w:t>
        </w:r>
      </w:ins>
    </w:p>
    <w:p w14:paraId="5064998E" w14:textId="77777777" w:rsidR="00124631" w:rsidRPr="00124631" w:rsidRDefault="00124631" w:rsidP="00124631">
      <w:pPr>
        <w:spacing w:after="0" w:line="480" w:lineRule="auto"/>
        <w:rPr>
          <w:ins w:id="41" w:author="Jujia Li" w:date="2026-02-25T12:06:00Z"/>
          <w:b/>
          <w:bCs/>
        </w:rPr>
      </w:pPr>
      <w:ins w:id="42" w:author="Jujia Li" w:date="2026-02-25T12:06:00Z">
        <w:r w:rsidRPr="00124631">
          <w:rPr>
            <w:b/>
            <w:bCs/>
          </w:rPr>
          <w:t>Socioeconomic Status Index Construction</w:t>
        </w:r>
      </w:ins>
    </w:p>
    <w:p w14:paraId="3E63CDA7" w14:textId="0A007D7E" w:rsidR="00124631" w:rsidRPr="00124631" w:rsidRDefault="00124631">
      <w:pPr>
        <w:spacing w:after="0" w:line="480" w:lineRule="auto"/>
        <w:ind w:firstLine="720"/>
        <w:rPr>
          <w:ins w:id="43" w:author="Jujia Li" w:date="2026-02-25T12:06:00Z"/>
        </w:rPr>
        <w:pPrChange w:id="44" w:author="Jujia Li" w:date="2026-02-25T12:06:00Z" w16du:dateUtc="2026-02-25T18:06:00Z">
          <w:pPr>
            <w:spacing w:after="0" w:line="480" w:lineRule="auto"/>
          </w:pPr>
        </w:pPrChange>
      </w:pPr>
      <w:ins w:id="45" w:author="Jujia Li" w:date="2026-02-25T12:06:00Z">
        <w:r w:rsidRPr="00124631">
          <w:t>To operationalize the contextual lattice of economic disparity, Socioeconomic Status (</w:t>
        </w:r>
        <w:r w:rsidRPr="00712B81">
          <w:rPr>
            <w:i/>
            <w:iCs/>
            <w:rPrChange w:id="46" w:author="Jujia Li" w:date="2026-02-25T21:47:00Z" w16du:dateUtc="2026-02-26T03:47:00Z">
              <w:rPr/>
            </w:rPrChange>
          </w:rPr>
          <w:t>Z</w:t>
        </w:r>
        <w:r w:rsidRPr="00124631">
          <w:t>_2) was synthesized into a latent composite index derived from the Gini Index, poverty rate, and uninsured rate. This approach captures the structural safety net that dictates healthcare access and post-discharge survival pathways within the model. Principal Component Analysis (PCA) confirmed a cohesive latent structure, with the poverty rate (</w:t>
        </w:r>
        <w:r w:rsidRPr="00AC6D8E">
          <w:rPr>
            <w:i/>
            <w:iCs/>
            <w:rPrChange w:id="47" w:author="Jujia Li" w:date="2026-02-25T21:47:00Z" w16du:dateUtc="2026-02-26T03:47:00Z">
              <w:rPr/>
            </w:rPrChange>
          </w:rPr>
          <w:t>loading</w:t>
        </w:r>
        <w:r w:rsidRPr="00124631">
          <w:t xml:space="preserve"> = 0.87) serving as the primary indicator of economic distress. By consolidating these metrics into a single weighted score, the model minimizes multicollinearity while providing a robust, multidimensional measure of the socioeconomic environment that moderates the transition from acute care utilization to long-term mortality.</w:t>
        </w:r>
      </w:ins>
    </w:p>
    <w:p w14:paraId="6E6E5844" w14:textId="705B136D" w:rsidR="00E71CB5" w:rsidRPr="00464251" w:rsidRDefault="0059105E">
      <w:pPr>
        <w:spacing w:after="0" w:line="480" w:lineRule="auto"/>
        <w:rPr>
          <w:ins w:id="48" w:author="Jujia Li" w:date="2026-02-25T21:35:00Z" w16du:dateUtc="2026-02-26T03:35:00Z"/>
          <w:b/>
          <w:bCs/>
          <w:highlight w:val="yellow"/>
          <w:rPrChange w:id="49" w:author="Jujia Li" w:date="2026-03-02T09:10:00Z" w16du:dateUtc="2026-03-02T15:10:00Z">
            <w:rPr>
              <w:ins w:id="50" w:author="Jujia Li" w:date="2026-02-25T21:35:00Z" w16du:dateUtc="2026-02-26T03:35:00Z"/>
            </w:rPr>
          </w:rPrChange>
        </w:rPr>
      </w:pPr>
      <w:ins w:id="51" w:author="Jujia Li" w:date="2026-02-25T21:34:00Z" w16du:dateUtc="2026-02-26T03:34:00Z">
        <w:r w:rsidRPr="00464251">
          <w:rPr>
            <w:b/>
            <w:bCs/>
            <w:highlight w:val="yellow"/>
            <w:rPrChange w:id="52" w:author="Jujia Li" w:date="2026-03-02T09:10:00Z" w16du:dateUtc="2026-03-02T15:10:00Z">
              <w:rPr/>
            </w:rPrChange>
          </w:rPr>
          <w:t>Figure 1</w:t>
        </w:r>
      </w:ins>
      <w:ins w:id="53" w:author="Jujia Li" w:date="2026-02-25T21:35:00Z" w16du:dateUtc="2026-02-26T03:35:00Z">
        <w:r w:rsidRPr="00464251">
          <w:rPr>
            <w:b/>
            <w:bCs/>
            <w:highlight w:val="yellow"/>
            <w:rPrChange w:id="54" w:author="Jujia Li" w:date="2026-03-02T09:10:00Z" w16du:dateUtc="2026-03-02T15:10:00Z">
              <w:rPr/>
            </w:rPrChange>
          </w:rPr>
          <w:t xml:space="preserve"> </w:t>
        </w:r>
      </w:ins>
    </w:p>
    <w:p w14:paraId="3061733D" w14:textId="01079D6D" w:rsidR="0059105E" w:rsidRDefault="0059105E">
      <w:pPr>
        <w:spacing w:after="0" w:line="480" w:lineRule="auto"/>
        <w:rPr>
          <w:ins w:id="55" w:author="Jujia Li" w:date="2026-02-25T21:34:00Z" w16du:dateUtc="2026-02-26T03:34:00Z"/>
        </w:rPr>
      </w:pPr>
      <w:ins w:id="56" w:author="Jujia Li" w:date="2026-02-25T21:35:00Z">
        <w:r w:rsidRPr="00464251">
          <w:rPr>
            <w:highlight w:val="yellow"/>
            <w:rPrChange w:id="57" w:author="Jujia Li" w:date="2026-03-02T09:10:00Z" w16du:dateUtc="2026-03-02T15:10:00Z">
              <w:rPr/>
            </w:rPrChange>
          </w:rPr>
          <w:t>The Moderated Mediation Path Diagram</w:t>
        </w:r>
      </w:ins>
    </w:p>
    <w:p w14:paraId="2C0B85B7" w14:textId="77777777" w:rsidR="0059105E" w:rsidRPr="003F22D0" w:rsidRDefault="0059105E">
      <w:pPr>
        <w:spacing w:after="0" w:line="480" w:lineRule="auto"/>
        <w:rPr>
          <w:ins w:id="58" w:author="Jujia Li" w:date="2026-02-25T11:50:00Z"/>
        </w:rPr>
        <w:pPrChange w:id="59" w:author="Jujia Li" w:date="2026-02-25T11:53:00Z" w16du:dateUtc="2026-02-25T17:53:00Z">
          <w:pPr>
            <w:spacing w:after="0" w:line="480" w:lineRule="auto"/>
            <w:ind w:firstLine="720"/>
          </w:pPr>
        </w:pPrChange>
      </w:pPr>
    </w:p>
    <w:p w14:paraId="5D729660" w14:textId="77777777" w:rsidR="003F22D0" w:rsidRDefault="003F22D0">
      <w:pPr>
        <w:spacing w:after="0" w:line="480" w:lineRule="auto"/>
        <w:ind w:firstLine="720"/>
        <w:rPr>
          <w:ins w:id="60" w:author="Jujia Li" w:date="2026-02-25T10:30:00Z" w16du:dateUtc="2026-02-25T16:30:00Z"/>
        </w:rPr>
      </w:pPr>
    </w:p>
    <w:p w14:paraId="564F80A7" w14:textId="21B1AC23" w:rsidR="00FD1F17" w:rsidRPr="00B63095" w:rsidRDefault="00FD1F17">
      <w:pPr>
        <w:spacing w:after="0" w:line="480" w:lineRule="auto"/>
        <w:rPr>
          <w:ins w:id="61" w:author="Jujia Li" w:date="2026-02-23T19:34:00Z"/>
        </w:rPr>
        <w:pPrChange w:id="62" w:author="Jujia Li" w:date="2026-02-25T10:30:00Z" w16du:dateUtc="2026-02-25T16:30:00Z">
          <w:pPr>
            <w:spacing w:before="240" w:after="0"/>
          </w:pPr>
        </w:pPrChange>
      </w:pPr>
      <w:ins w:id="63" w:author="Jujia Li" w:date="2026-02-25T11:03:00Z" w16du:dateUtc="2026-02-25T17:03:00Z">
        <w:r w:rsidRPr="00FD1F17">
          <w:rPr>
            <w:noProof/>
          </w:rPr>
          <w:lastRenderedPageBreak/>
          <w:drawing>
            <wp:inline distT="0" distB="0" distL="0" distR="0" wp14:anchorId="38257370" wp14:editId="0FCA566C">
              <wp:extent cx="5020376" cy="2419688"/>
              <wp:effectExtent l="0" t="0" r="8890" b="0"/>
              <wp:docPr id="116828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2010" name=""/>
                      <pic:cNvPicPr/>
                    </pic:nvPicPr>
                    <pic:blipFill>
                      <a:blip r:embed="rId8"/>
                      <a:stretch>
                        <a:fillRect/>
                      </a:stretch>
                    </pic:blipFill>
                    <pic:spPr>
                      <a:xfrm>
                        <a:off x="0" y="0"/>
                        <a:ext cx="5020376" cy="2419688"/>
                      </a:xfrm>
                      <a:prstGeom prst="rect">
                        <a:avLst/>
                      </a:prstGeom>
                    </pic:spPr>
                  </pic:pic>
                </a:graphicData>
              </a:graphic>
            </wp:inline>
          </w:drawing>
        </w:r>
      </w:ins>
    </w:p>
    <w:p w14:paraId="1BBC6A95" w14:textId="77777777" w:rsidR="00B63095" w:rsidRPr="00B63095" w:rsidRDefault="00B63095">
      <w:pPr>
        <w:spacing w:after="0" w:line="480" w:lineRule="auto"/>
        <w:rPr>
          <w:ins w:id="64" w:author="Jujia Li" w:date="2026-02-23T19:35:00Z"/>
          <w:b/>
          <w:bCs/>
        </w:rPr>
        <w:pPrChange w:id="65" w:author="Jujia Li" w:date="2026-02-23T19:37:00Z" w16du:dateUtc="2026-02-24T01:37:00Z">
          <w:pPr>
            <w:spacing w:before="240" w:after="0"/>
          </w:pPr>
        </w:pPrChange>
      </w:pPr>
      <w:ins w:id="66" w:author="Jujia Li" w:date="2026-02-23T19:35:00Z">
        <w:r w:rsidRPr="00B63095">
          <w:rPr>
            <w:b/>
            <w:bCs/>
          </w:rPr>
          <w:t>Model Specification and Equations</w:t>
        </w:r>
      </w:ins>
    </w:p>
    <w:p w14:paraId="26519632" w14:textId="6DF14DA9" w:rsidR="00B63095" w:rsidRPr="00B63095" w:rsidRDefault="00B63095">
      <w:pPr>
        <w:spacing w:after="0" w:line="480" w:lineRule="auto"/>
        <w:ind w:firstLine="720"/>
        <w:rPr>
          <w:ins w:id="67" w:author="Jujia Li" w:date="2026-02-23T19:35:00Z"/>
        </w:rPr>
        <w:pPrChange w:id="68" w:author="Jujia Li" w:date="2026-02-23T19:37:00Z" w16du:dateUtc="2026-02-24T01:37:00Z">
          <w:pPr>
            <w:spacing w:before="240" w:after="0"/>
          </w:pPr>
        </w:pPrChange>
      </w:pPr>
      <w:ins w:id="69" w:author="Jujia Li" w:date="2026-02-23T19:35:00Z">
        <w:r w:rsidRPr="00B63095">
          <w:t>This structural model requires a two-stage regression framework to estimate the conditional indirect effects. The analysis evaluates dual moderation on both the first stage (</w:t>
        </w:r>
        <w:r w:rsidRPr="00B63095">
          <w:rPr>
            <w:i/>
            <w:iCs/>
            <w:rPrChange w:id="70" w:author="Jujia Li" w:date="2026-02-23T19:35:00Z" w16du:dateUtc="2026-02-24T01:35:00Z">
              <w:rPr/>
            </w:rPrChange>
          </w:rPr>
          <w:t>a</w:t>
        </w:r>
        <w:r w:rsidRPr="00B63095">
          <w:t>-path, from opioid use to ER visit) and the second stage (</w:t>
        </w:r>
        <w:r w:rsidRPr="00B63095">
          <w:rPr>
            <w:i/>
            <w:iCs/>
            <w:rPrChange w:id="71" w:author="Jujia Li" w:date="2026-02-23T19:36:00Z" w16du:dateUtc="2026-02-24T01:36:00Z">
              <w:rPr/>
            </w:rPrChange>
          </w:rPr>
          <w:t>b</w:t>
        </w:r>
        <w:r w:rsidRPr="00B63095">
          <w:t>-path, from ER visit to mortality).</w:t>
        </w:r>
      </w:ins>
    </w:p>
    <w:p w14:paraId="47098945" w14:textId="07A916BE" w:rsidR="00B1589B" w:rsidRPr="00F137A0" w:rsidDel="004838B0" w:rsidRDefault="004838B0">
      <w:pPr>
        <w:spacing w:after="0" w:line="480" w:lineRule="auto"/>
        <w:rPr>
          <w:del w:id="72" w:author="Jujia Li" w:date="2026-02-10T23:38:00Z" w16du:dateUtc="2026-02-11T05:38:00Z"/>
          <w:b/>
          <w:bCs/>
          <w:i/>
          <w:iCs/>
          <w:rPrChange w:id="73" w:author="Jujia Li" w:date="2026-02-23T19:37:00Z" w16du:dateUtc="2026-02-24T01:37:00Z">
            <w:rPr>
              <w:del w:id="74" w:author="Jujia Li" w:date="2026-02-10T23:38:00Z" w16du:dateUtc="2026-02-11T05:38:00Z"/>
              <w:b/>
              <w:bCs/>
            </w:rPr>
          </w:rPrChange>
        </w:rPr>
        <w:pPrChange w:id="75" w:author="Jujia Li" w:date="2026-02-23T19:37:00Z" w16du:dateUtc="2026-02-24T01:37:00Z">
          <w:pPr/>
        </w:pPrChange>
      </w:pPr>
      <w:ins w:id="76" w:author="Jujia Li" w:date="2026-02-23T19:36:00Z">
        <w:r w:rsidRPr="00F137A0">
          <w:rPr>
            <w:b/>
            <w:bCs/>
            <w:i/>
            <w:iCs/>
            <w:rPrChange w:id="77" w:author="Jujia Li" w:date="2026-02-23T19:37:00Z" w16du:dateUtc="2026-02-24T01:37:00Z">
              <w:rPr>
                <w:b/>
                <w:bCs/>
              </w:rPr>
            </w:rPrChange>
          </w:rPr>
          <w:t>Equation 1: The Mediator Model (Predicting ER Visits)</w:t>
        </w:r>
      </w:ins>
      <w:del w:id="78" w:author="Jujia Li" w:date="2026-02-10T23:38:00Z" w16du:dateUtc="2026-02-11T05:38:00Z">
        <w:r w:rsidRPr="00F137A0" w:rsidDel="00E4475B">
          <w:rPr>
            <w:i/>
            <w:iCs/>
            <w:rPrChange w:id="79" w:author="Jujia Li" w:date="2026-02-23T19:37:00Z" w16du:dateUtc="2026-02-24T01:37:00Z">
              <w:rPr>
                <w:b/>
                <w:sz w:val="24"/>
              </w:rPr>
            </w:rPrChange>
          </w:rPr>
          <w:delText>Key Points</w:delText>
        </w:r>
      </w:del>
    </w:p>
    <w:p w14:paraId="2C1EA3CB" w14:textId="77777777" w:rsidR="004838B0" w:rsidRPr="00F137A0" w:rsidRDefault="004838B0">
      <w:pPr>
        <w:spacing w:after="0" w:line="480" w:lineRule="auto"/>
        <w:rPr>
          <w:ins w:id="80" w:author="Jujia Li" w:date="2026-02-23T19:36:00Z" w16du:dateUtc="2026-02-24T01:36:00Z"/>
          <w:b/>
          <w:bCs/>
          <w:i/>
          <w:iCs/>
          <w:rPrChange w:id="81" w:author="Jujia Li" w:date="2026-02-23T19:37:00Z" w16du:dateUtc="2026-02-24T01:37:00Z">
            <w:rPr>
              <w:ins w:id="82" w:author="Jujia Li" w:date="2026-02-23T19:36:00Z" w16du:dateUtc="2026-02-24T01:36:00Z"/>
              <w:b/>
              <w:bCs/>
            </w:rPr>
          </w:rPrChange>
        </w:rPr>
        <w:pPrChange w:id="83" w:author="Jujia Li" w:date="2026-02-23T19:37:00Z" w16du:dateUtc="2026-02-24T01:37:00Z">
          <w:pPr>
            <w:spacing w:before="240" w:after="0"/>
          </w:pPr>
        </w:pPrChange>
      </w:pPr>
    </w:p>
    <w:p w14:paraId="3D367690" w14:textId="35267B44" w:rsidR="00F137A0" w:rsidRPr="00F137A0" w:rsidRDefault="00F137A0">
      <w:pPr>
        <w:spacing w:after="0" w:line="480" w:lineRule="auto"/>
        <w:ind w:firstLine="720"/>
        <w:rPr>
          <w:ins w:id="84" w:author="Jujia Li" w:date="2026-02-23T19:37:00Z"/>
        </w:rPr>
        <w:pPrChange w:id="85" w:author="Jujia Li" w:date="2026-02-23T19:37:00Z" w16du:dateUtc="2026-02-24T01:37:00Z">
          <w:pPr>
            <w:spacing w:after="0" w:line="480" w:lineRule="auto"/>
          </w:pPr>
        </w:pPrChange>
      </w:pPr>
      <w:ins w:id="86" w:author="Jujia Li" w:date="2026-02-23T19:37:00Z">
        <w:r w:rsidRPr="00F137A0">
          <w:t>Assuming ER visits (</w:t>
        </w:r>
        <w:r w:rsidRPr="00F137A0">
          <w:rPr>
            <w:i/>
            <w:iCs/>
            <w:rPrChange w:id="87" w:author="Jujia Li" w:date="2026-02-23T19:37:00Z" w16du:dateUtc="2026-02-24T01:37:00Z">
              <w:rPr/>
            </w:rPrChange>
          </w:rPr>
          <w:t>M</w:t>
        </w:r>
        <w:r w:rsidRPr="00F137A0">
          <w:t xml:space="preserve">) are measured as a continuous frequency over a defined period, Ordinary Least Squares (OLS) regression is utilized to test the </w:t>
        </w:r>
        <w:r w:rsidRPr="00F137A0">
          <w:rPr>
            <w:i/>
            <w:iCs/>
            <w:rPrChange w:id="88" w:author="Jujia Li" w:date="2026-02-23T19:38:00Z" w16du:dateUtc="2026-02-24T01:38:00Z">
              <w:rPr/>
            </w:rPrChange>
          </w:rPr>
          <w:t>a</w:t>
        </w:r>
        <w:r w:rsidRPr="00F137A0">
          <w:t>-path. The model includes the main effects of opioid usage (</w:t>
        </w:r>
        <w:r w:rsidRPr="00F137A0">
          <w:rPr>
            <w:i/>
            <w:iCs/>
            <w:rPrChange w:id="89" w:author="Jujia Li" w:date="2026-02-23T19:38:00Z" w16du:dateUtc="2026-02-24T01:38:00Z">
              <w:rPr/>
            </w:rPrChange>
          </w:rPr>
          <w:t>X</w:t>
        </w:r>
        <w:r w:rsidRPr="00F137A0">
          <w:t>), SES (</w:t>
        </w:r>
        <w:r w:rsidRPr="00F137A0">
          <w:rPr>
            <w:i/>
            <w:iCs/>
            <w:rPrChange w:id="90" w:author="Jujia Li" w:date="2026-02-23T19:38:00Z" w16du:dateUtc="2026-02-24T01:38:00Z">
              <w:rPr/>
            </w:rPrChange>
          </w:rPr>
          <w:t>W</w:t>
        </w:r>
        <w:r w:rsidRPr="00F137A0">
          <w:t>), and Rurality (</w:t>
        </w:r>
        <w:r w:rsidRPr="00F137A0">
          <w:rPr>
            <w:i/>
            <w:iCs/>
            <w:rPrChange w:id="91" w:author="Jujia Li" w:date="2026-02-23T19:38:00Z" w16du:dateUtc="2026-02-24T01:38:00Z">
              <w:rPr/>
            </w:rPrChange>
          </w:rPr>
          <w:t>Z</w:t>
        </w:r>
        <w:r w:rsidRPr="00F137A0">
          <w:t>), along with their interaction terms:</w:t>
        </w:r>
      </w:ins>
    </w:p>
    <w:p w14:paraId="54DB675D" w14:textId="4D35700F" w:rsidR="00B63095" w:rsidRDefault="00B63095" w:rsidP="004838B0">
      <w:pPr>
        <w:pStyle w:val="MTDisplayEquation"/>
        <w:spacing w:after="0" w:line="480" w:lineRule="auto"/>
        <w:rPr>
          <w:ins w:id="92" w:author="Jujia Li" w:date="2026-02-23T19:38:00Z" w16du:dateUtc="2026-02-24T01:38:00Z"/>
        </w:rPr>
      </w:pPr>
      <w:ins w:id="93" w:author="Jujia Li" w:date="2026-02-23T19:29:00Z" w16du:dateUtc="2026-02-24T01:29:00Z">
        <w:r>
          <w:tab/>
        </w:r>
      </w:ins>
      <w:ins w:id="94" w:author="Jujia Li" w:date="2026-02-23T19:29:00Z" w16du:dateUtc="2026-02-24T01:29:00Z">
        <w:r w:rsidRPr="00FD1F17">
          <w:rPr>
            <w:position w:val="-12"/>
          </w:rPr>
          <w:object w:dxaOrig="5120" w:dyaOrig="360" w14:anchorId="083F2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75pt;height:18.25pt" o:ole="">
              <v:imagedata r:id="rId9" o:title=""/>
            </v:shape>
            <o:OLEObject Type="Embed" ProgID="Equation.DSMT4" ShapeID="_x0000_i1025" DrawAspect="Content" ObjectID="_1833949887" r:id="rId10"/>
          </w:object>
        </w:r>
      </w:ins>
    </w:p>
    <w:p w14:paraId="0364555F" w14:textId="5880A7A0" w:rsidR="007A60A0" w:rsidRPr="007A60A0" w:rsidRDefault="007A60A0" w:rsidP="007A60A0">
      <w:pPr>
        <w:rPr>
          <w:ins w:id="95" w:author="Jujia Li" w:date="2026-02-23T19:38:00Z"/>
        </w:rPr>
      </w:pPr>
      <w:ins w:id="96" w:author="Jujia Li" w:date="2026-02-23T19:38:00Z">
        <w:r w:rsidRPr="007A60A0">
          <w:t xml:space="preserve">In this equation, </w:t>
        </w:r>
        <w:r w:rsidRPr="007A60A0">
          <w:rPr>
            <w:i/>
            <w:iCs/>
            <w:rPrChange w:id="97" w:author="Jujia Li" w:date="2026-02-23T19:38:00Z" w16du:dateUtc="2026-02-24T01:38:00Z">
              <w:rPr/>
            </w:rPrChange>
          </w:rPr>
          <w:t>a</w:t>
        </w:r>
        <w:r w:rsidRPr="007A60A0">
          <w:rPr>
            <w:i/>
            <w:iCs/>
            <w:vertAlign w:val="subscript"/>
            <w:rPrChange w:id="98" w:author="Jujia Li" w:date="2026-02-23T19:38:00Z" w16du:dateUtc="2026-02-24T01:38:00Z">
              <w:rPr/>
            </w:rPrChange>
          </w:rPr>
          <w:t>4</w:t>
        </w:r>
        <w:r w:rsidRPr="007A60A0">
          <w:t xml:space="preserve"> and </w:t>
        </w:r>
        <w:r w:rsidRPr="007A60A0">
          <w:rPr>
            <w:i/>
            <w:iCs/>
            <w:rPrChange w:id="99" w:author="Jujia Li" w:date="2026-02-23T19:39:00Z" w16du:dateUtc="2026-02-24T01:39:00Z">
              <w:rPr/>
            </w:rPrChange>
          </w:rPr>
          <w:t>a</w:t>
        </w:r>
        <w:r w:rsidRPr="007A60A0">
          <w:rPr>
            <w:i/>
            <w:iCs/>
            <w:vertAlign w:val="subscript"/>
            <w:rPrChange w:id="100" w:author="Jujia Li" w:date="2026-02-23T19:39:00Z" w16du:dateUtc="2026-02-24T01:39:00Z">
              <w:rPr/>
            </w:rPrChange>
          </w:rPr>
          <w:t>5</w:t>
        </w:r>
        <w:r w:rsidRPr="007A60A0">
          <w:t xml:space="preserve"> quantify whether SES and Rurality moderate the likelihood of opioid use resulting in an ER visit (first-stage moderation).</w:t>
        </w:r>
      </w:ins>
    </w:p>
    <w:p w14:paraId="64770D6E" w14:textId="77777777" w:rsidR="009E2EF3" w:rsidRPr="00365522" w:rsidRDefault="009E2EF3" w:rsidP="009E2EF3">
      <w:pPr>
        <w:spacing w:after="0" w:line="480" w:lineRule="auto"/>
        <w:rPr>
          <w:ins w:id="101" w:author="Jujia Li" w:date="2026-02-23T19:40:00Z" w16du:dateUtc="2026-02-24T01:40:00Z"/>
          <w:i/>
          <w:iCs/>
          <w:rPrChange w:id="102" w:author="Jujia Li" w:date="2026-02-23T19:40:00Z" w16du:dateUtc="2026-02-24T01:40:00Z">
            <w:rPr>
              <w:ins w:id="103" w:author="Jujia Li" w:date="2026-02-23T19:40:00Z" w16du:dateUtc="2026-02-24T01:40:00Z"/>
            </w:rPr>
          </w:rPrChange>
        </w:rPr>
      </w:pPr>
      <w:ins w:id="104" w:author="Jujia Li" w:date="2026-02-23T19:39:00Z">
        <w:r w:rsidRPr="00365522">
          <w:rPr>
            <w:b/>
            <w:bCs/>
            <w:i/>
            <w:iCs/>
            <w:rPrChange w:id="105" w:author="Jujia Li" w:date="2026-02-23T19:40:00Z" w16du:dateUtc="2026-02-24T01:40:00Z">
              <w:rPr>
                <w:b/>
                <w:bCs/>
              </w:rPr>
            </w:rPrChange>
          </w:rPr>
          <w:t>Equation 2: The Outcome Model (Predicting Mortality)</w:t>
        </w:r>
        <w:r w:rsidRPr="00365522">
          <w:rPr>
            <w:i/>
            <w:iCs/>
            <w:rPrChange w:id="106" w:author="Jujia Li" w:date="2026-02-23T19:40:00Z" w16du:dateUtc="2026-02-24T01:40:00Z">
              <w:rPr/>
            </w:rPrChange>
          </w:rPr>
          <w:t xml:space="preserve"> </w:t>
        </w:r>
      </w:ins>
    </w:p>
    <w:p w14:paraId="49B53A9A" w14:textId="5C592F43" w:rsidR="009E2EF3" w:rsidRPr="009E2EF3" w:rsidRDefault="009E2EF3">
      <w:pPr>
        <w:spacing w:after="0" w:line="480" w:lineRule="auto"/>
        <w:ind w:firstLine="720"/>
        <w:rPr>
          <w:ins w:id="107" w:author="Jujia Li" w:date="2026-02-23T19:39:00Z"/>
        </w:rPr>
        <w:pPrChange w:id="108" w:author="Jujia Li" w:date="2026-02-23T19:40:00Z" w16du:dateUtc="2026-02-24T01:40:00Z">
          <w:pPr>
            <w:spacing w:after="0" w:line="480" w:lineRule="auto"/>
          </w:pPr>
        </w:pPrChange>
      </w:pPr>
      <w:ins w:id="109" w:author="Jujia Li" w:date="2026-02-23T19:39:00Z">
        <w:r w:rsidRPr="009E2EF3">
          <w:t>Because the dependent variable of mortality (</w:t>
        </w:r>
        <w:r w:rsidRPr="009E2EF3">
          <w:rPr>
            <w:i/>
            <w:iCs/>
            <w:rPrChange w:id="110" w:author="Jujia Li" w:date="2026-02-23T19:40:00Z" w16du:dateUtc="2026-02-24T01:40:00Z">
              <w:rPr/>
            </w:rPrChange>
          </w:rPr>
          <w:t>Y</w:t>
        </w:r>
        <w:r w:rsidRPr="009E2EF3">
          <w:t>) is a dichotomous clinical event (survival vs. fatal overdose), the second stage of the model utilizes a logistic regression framework with a logit link function:</w:t>
        </w:r>
      </w:ins>
    </w:p>
    <w:p w14:paraId="5A6F055B" w14:textId="5D015D6D" w:rsidR="00F82155" w:rsidRPr="007F6CDD" w:rsidRDefault="009E2EF3">
      <w:pPr>
        <w:pStyle w:val="MTDisplayEquation"/>
        <w:rPr>
          <w:ins w:id="111" w:author="Jujia Li" w:date="2026-02-23T19:29:00Z" w16du:dateUtc="2026-02-24T01:29:00Z"/>
          <w:rFonts w:eastAsia="SimSun"/>
          <w:lang w:eastAsia="zh-CN"/>
          <w:rPrChange w:id="112" w:author="Jujia Li" w:date="2026-02-25T18:55:00Z" w16du:dateUtc="2026-02-26T00:55:00Z">
            <w:rPr>
              <w:ins w:id="113" w:author="Jujia Li" w:date="2026-02-23T19:29:00Z" w16du:dateUtc="2026-02-24T01:29:00Z"/>
            </w:rPr>
          </w:rPrChange>
        </w:rPr>
        <w:pPrChange w:id="114" w:author="Jujia Li" w:date="2026-02-25T18:20:00Z" w16du:dateUtc="2026-02-26T00:20:00Z">
          <w:pPr/>
        </w:pPrChange>
      </w:pPr>
      <w:del w:id="115" w:author="Jujia Li" w:date="2026-02-25T18:21:00Z" w16du:dateUtc="2026-02-26T00:21:00Z">
        <w:r w:rsidRPr="00FD1F17" w:rsidDel="00E654A6">
          <w:fldChar w:fldCharType="begin"/>
        </w:r>
        <w:r w:rsidRPr="00FD1F17" w:rsidDel="00E654A6">
          <w:fldChar w:fldCharType="separate"/>
        </w:r>
        <w:r w:rsidRPr="00FD1F17" w:rsidDel="00E654A6">
          <w:fldChar w:fldCharType="end"/>
        </w:r>
      </w:del>
      <w:ins w:id="116" w:author="Jujia Li" w:date="2026-02-25T18:20:00Z" w16du:dateUtc="2026-02-26T00:20:00Z">
        <w:r w:rsidR="00F82155" w:rsidRPr="003A4A6E">
          <w:rPr>
            <w:position w:val="-14"/>
          </w:rPr>
          <w:object w:dxaOrig="7980" w:dyaOrig="380" w14:anchorId="501C4823">
            <v:shape id="_x0000_i1026" type="#_x0000_t75" style="width:399.75pt;height:19.35pt" o:ole="">
              <v:imagedata r:id="rId11" o:title=""/>
            </v:shape>
            <o:OLEObject Type="Embed" ProgID="Equation.DSMT4" ShapeID="_x0000_i1026" DrawAspect="Content" ObjectID="_1833949888" r:id="rId12"/>
          </w:object>
        </w:r>
      </w:ins>
    </w:p>
    <w:p w14:paraId="015176E7" w14:textId="5A150B1D" w:rsidR="009E2EF3" w:rsidRDefault="009E2EF3" w:rsidP="009E2EF3">
      <w:pPr>
        <w:spacing w:after="0" w:line="480" w:lineRule="auto"/>
        <w:rPr>
          <w:ins w:id="117" w:author="Jujia Li" w:date="2026-02-25T16:52:00Z" w16du:dateUtc="2026-02-25T22:52:00Z"/>
        </w:rPr>
      </w:pPr>
      <w:ins w:id="118" w:author="Jujia Li" w:date="2026-02-23T19:39:00Z">
        <w:r w:rsidRPr="009E2EF3">
          <w:lastRenderedPageBreak/>
          <w:t xml:space="preserve">Here, </w:t>
        </w:r>
        <w:r w:rsidRPr="009E2EF3">
          <w:rPr>
            <w:i/>
            <w:iCs/>
            <w:rPrChange w:id="119" w:author="Jujia Li" w:date="2026-02-23T19:39:00Z" w16du:dateUtc="2026-02-24T01:39:00Z">
              <w:rPr/>
            </w:rPrChange>
          </w:rPr>
          <w:t>c'</w:t>
        </w:r>
        <w:r w:rsidRPr="009E2EF3">
          <w:t xml:space="preserve"> represents the direct effect of opioid usage on mortality. The coefficients </w:t>
        </w:r>
        <w:r w:rsidRPr="009E2EF3">
          <w:rPr>
            <w:i/>
            <w:iCs/>
            <w:rPrChange w:id="120" w:author="Jujia Li" w:date="2026-02-23T19:40:00Z" w16du:dateUtc="2026-02-24T01:40:00Z">
              <w:rPr/>
            </w:rPrChange>
          </w:rPr>
          <w:t>b</w:t>
        </w:r>
        <w:r w:rsidRPr="009E2EF3">
          <w:rPr>
            <w:i/>
            <w:iCs/>
            <w:vertAlign w:val="subscript"/>
            <w:rPrChange w:id="121" w:author="Jujia Li" w:date="2026-02-23T19:40:00Z" w16du:dateUtc="2026-02-24T01:40:00Z">
              <w:rPr/>
            </w:rPrChange>
          </w:rPr>
          <w:t>4</w:t>
        </w:r>
        <w:r w:rsidRPr="009E2EF3">
          <w:t xml:space="preserve"> and </w:t>
        </w:r>
        <w:r w:rsidRPr="009E2EF3">
          <w:rPr>
            <w:i/>
            <w:iCs/>
            <w:rPrChange w:id="122" w:author="Jujia Li" w:date="2026-02-23T19:40:00Z" w16du:dateUtc="2026-02-24T01:40:00Z">
              <w:rPr/>
            </w:rPrChange>
          </w:rPr>
          <w:t>b</w:t>
        </w:r>
        <w:r w:rsidRPr="009E2EF3">
          <w:rPr>
            <w:i/>
            <w:iCs/>
            <w:vertAlign w:val="subscript"/>
            <w:rPrChange w:id="123" w:author="Jujia Li" w:date="2026-02-23T19:40:00Z" w16du:dateUtc="2026-02-24T01:40:00Z">
              <w:rPr/>
            </w:rPrChange>
          </w:rPr>
          <w:t>5</w:t>
        </w:r>
        <w:r w:rsidRPr="009E2EF3">
          <w:t xml:space="preserve"> test second-stage moderation, determining whether the mathematical relationship between an ER visit and subsequent death is conditionally dependent on the patient's SES and rural geographic location.</w:t>
        </w:r>
      </w:ins>
    </w:p>
    <w:p w14:paraId="5030F58E" w14:textId="77777777" w:rsidR="00D63800" w:rsidRPr="00D63800" w:rsidRDefault="00D63800">
      <w:pPr>
        <w:spacing w:after="0" w:line="480" w:lineRule="auto"/>
        <w:ind w:firstLine="720"/>
        <w:rPr>
          <w:ins w:id="124" w:author="Jujia Li" w:date="2026-02-25T16:52:00Z"/>
        </w:rPr>
        <w:pPrChange w:id="125" w:author="Jujia Li" w:date="2026-02-25T16:52:00Z" w16du:dateUtc="2026-02-25T22:52:00Z">
          <w:pPr>
            <w:spacing w:after="0" w:line="480" w:lineRule="auto"/>
          </w:pPr>
        </w:pPrChange>
      </w:pPr>
      <w:ins w:id="126" w:author="Jujia Li" w:date="2026-02-25T16:52:00Z">
        <w:r w:rsidRPr="00D63800">
          <w:t>The moderated mediation lattice employs a dual-distribution approach to accommodate the varying dispersion profiles of the dependent variables. Emergency Department utilization ($M$) is modeled via a Negative Binomial distribution ($nbinom2$) to account for significant overdispersion in acute care encounters. In contrast, mortality counts ($Y$) are modeled via a Poisson distribution, as the high dispersion parameter in preliminary trials indicated a convergence with the Poisson state after accounting for spatial random fields.</w:t>
        </w:r>
      </w:ins>
    </w:p>
    <w:p w14:paraId="52514573" w14:textId="77777777" w:rsidR="009B7FAB" w:rsidRPr="009B7FAB" w:rsidRDefault="009B7FAB" w:rsidP="009B7FAB">
      <w:pPr>
        <w:spacing w:after="0" w:line="480" w:lineRule="auto"/>
        <w:rPr>
          <w:ins w:id="127" w:author="Jujia Li" w:date="2026-02-23T19:41:00Z"/>
          <w:b/>
          <w:bCs/>
        </w:rPr>
      </w:pPr>
      <w:ins w:id="128" w:author="Jujia Li" w:date="2026-02-23T19:41:00Z">
        <w:r w:rsidRPr="009B7FAB">
          <w:rPr>
            <w:b/>
            <w:bCs/>
          </w:rPr>
          <w:t>Analytical Procedures and Assumptions</w:t>
        </w:r>
      </w:ins>
    </w:p>
    <w:p w14:paraId="7B0A12B4" w14:textId="77777777" w:rsidR="009B7FAB" w:rsidRDefault="009B7FAB" w:rsidP="009B7FAB">
      <w:pPr>
        <w:spacing w:after="0" w:line="480" w:lineRule="auto"/>
        <w:ind w:firstLine="720"/>
        <w:rPr>
          <w:ins w:id="129" w:author="Jujia Li" w:date="2026-02-23T19:41:00Z" w16du:dateUtc="2026-02-24T01:41:00Z"/>
        </w:rPr>
      </w:pPr>
      <w:ins w:id="130" w:author="Jujia Li" w:date="2026-02-23T19:41:00Z">
        <w:r w:rsidRPr="009B7FAB">
          <w:t>Executing this moderated mediation model requires strict adherence to several statistical procedures</w:t>
        </w:r>
      </w:ins>
      <w:ins w:id="131" w:author="Jujia Li" w:date="2026-02-23T19:41:00Z" w16du:dateUtc="2026-02-24T01:41:00Z">
        <w:r>
          <w:t xml:space="preserve">. </w:t>
        </w:r>
      </w:ins>
    </w:p>
    <w:p w14:paraId="70CF6F4A" w14:textId="77777777" w:rsidR="009B7FAB" w:rsidRPr="009B7FAB" w:rsidRDefault="009B7FAB" w:rsidP="009B7FAB">
      <w:pPr>
        <w:spacing w:after="0" w:line="480" w:lineRule="auto"/>
        <w:rPr>
          <w:ins w:id="132" w:author="Jujia Li" w:date="2026-02-23T19:42:00Z" w16du:dateUtc="2026-02-24T01:42:00Z"/>
          <w:b/>
          <w:bCs/>
          <w:i/>
          <w:iCs/>
          <w:rPrChange w:id="133" w:author="Jujia Li" w:date="2026-02-23T19:42:00Z" w16du:dateUtc="2026-02-24T01:42:00Z">
            <w:rPr>
              <w:ins w:id="134" w:author="Jujia Li" w:date="2026-02-23T19:42:00Z" w16du:dateUtc="2026-02-24T01:42:00Z"/>
              <w:b/>
              <w:bCs/>
            </w:rPr>
          </w:rPrChange>
        </w:rPr>
      </w:pPr>
      <w:ins w:id="135" w:author="Jujia Li" w:date="2026-02-23T19:41:00Z">
        <w:r w:rsidRPr="009B7FAB">
          <w:rPr>
            <w:b/>
            <w:bCs/>
            <w:i/>
            <w:iCs/>
            <w:rPrChange w:id="136" w:author="Jujia Li" w:date="2026-02-23T19:42:00Z" w16du:dateUtc="2026-02-24T01:42:00Z">
              <w:rPr>
                <w:b/>
                <w:bCs/>
              </w:rPr>
            </w:rPrChange>
          </w:rPr>
          <w:t>Mean Centering</w:t>
        </w:r>
      </w:ins>
    </w:p>
    <w:p w14:paraId="097766FF" w14:textId="45C473E3" w:rsidR="009B7FAB" w:rsidRPr="009B7FAB" w:rsidRDefault="009B7FAB">
      <w:pPr>
        <w:spacing w:after="0" w:line="480" w:lineRule="auto"/>
        <w:ind w:firstLine="720"/>
        <w:rPr>
          <w:ins w:id="137" w:author="Jujia Li" w:date="2026-02-23T19:41:00Z"/>
        </w:rPr>
        <w:pPrChange w:id="138" w:author="Jujia Li" w:date="2026-02-23T19:42:00Z" w16du:dateUtc="2026-02-24T01:42:00Z">
          <w:pPr>
            <w:numPr>
              <w:numId w:val="12"/>
            </w:numPr>
            <w:tabs>
              <w:tab w:val="num" w:pos="720"/>
            </w:tabs>
            <w:spacing w:after="0" w:line="480" w:lineRule="auto"/>
            <w:ind w:left="720" w:hanging="360"/>
          </w:pPr>
        </w:pPrChange>
      </w:pPr>
      <w:ins w:id="139" w:author="Jujia Li" w:date="2026-02-23T19:41:00Z">
        <w:r w:rsidRPr="009B7FAB">
          <w:t>Prior to computing the interaction product terms (</w:t>
        </w:r>
        <w:r w:rsidRPr="00B60DD5">
          <w:rPr>
            <w:i/>
            <w:iCs/>
            <w:rPrChange w:id="140" w:author="Jujia Li" w:date="2026-02-23T19:42:00Z" w16du:dateUtc="2026-02-24T01:42:00Z">
              <w:rPr/>
            </w:rPrChange>
          </w:rPr>
          <w:t>XW, XZ, MW, MZ</w:t>
        </w:r>
        <w:r w:rsidRPr="009B7FAB">
          <w:t>), all continuous predictors and moderators must be mean-centered to mitigate nonessential multicollinearity and prevent standard error inflation.</w:t>
        </w:r>
      </w:ins>
    </w:p>
    <w:p w14:paraId="4FD63D0D" w14:textId="77777777" w:rsidR="00927913" w:rsidRPr="00927913" w:rsidRDefault="009B7FAB" w:rsidP="00927913">
      <w:pPr>
        <w:spacing w:after="0" w:line="480" w:lineRule="auto"/>
        <w:rPr>
          <w:ins w:id="141" w:author="Jujia Li" w:date="2026-02-23T19:42:00Z" w16du:dateUtc="2026-02-24T01:42:00Z"/>
          <w:b/>
          <w:bCs/>
          <w:i/>
          <w:iCs/>
          <w:rPrChange w:id="142" w:author="Jujia Li" w:date="2026-02-23T19:42:00Z" w16du:dateUtc="2026-02-24T01:42:00Z">
            <w:rPr>
              <w:ins w:id="143" w:author="Jujia Li" w:date="2026-02-23T19:42:00Z" w16du:dateUtc="2026-02-24T01:42:00Z"/>
              <w:b/>
              <w:bCs/>
            </w:rPr>
          </w:rPrChange>
        </w:rPr>
      </w:pPr>
      <w:ins w:id="144" w:author="Jujia Li" w:date="2026-02-23T19:41:00Z">
        <w:r w:rsidRPr="00927913">
          <w:rPr>
            <w:b/>
            <w:bCs/>
            <w:i/>
            <w:iCs/>
            <w:rPrChange w:id="145" w:author="Jujia Li" w:date="2026-02-23T19:42:00Z" w16du:dateUtc="2026-02-24T01:42:00Z">
              <w:rPr>
                <w:b/>
                <w:bCs/>
              </w:rPr>
            </w:rPrChange>
          </w:rPr>
          <w:t>Index of Moderated Mediation</w:t>
        </w:r>
      </w:ins>
    </w:p>
    <w:p w14:paraId="44B6F5CA" w14:textId="7C0CF875" w:rsidR="009B7FAB" w:rsidRPr="009B7FAB" w:rsidRDefault="009B7FAB">
      <w:pPr>
        <w:spacing w:after="0" w:line="480" w:lineRule="auto"/>
        <w:ind w:firstLine="720"/>
        <w:rPr>
          <w:ins w:id="146" w:author="Jujia Li" w:date="2026-02-23T19:41:00Z"/>
        </w:rPr>
        <w:pPrChange w:id="147" w:author="Jujia Li" w:date="2026-02-23T19:42:00Z" w16du:dateUtc="2026-02-24T01:42:00Z">
          <w:pPr>
            <w:numPr>
              <w:numId w:val="12"/>
            </w:numPr>
            <w:tabs>
              <w:tab w:val="num" w:pos="720"/>
            </w:tabs>
            <w:spacing w:after="0" w:line="480" w:lineRule="auto"/>
            <w:ind w:left="720" w:hanging="360"/>
          </w:pPr>
        </w:pPrChange>
      </w:pPr>
      <w:ins w:id="148" w:author="Jujia Li" w:date="2026-02-23T19:41:00Z">
        <w:r w:rsidRPr="009B7FAB">
          <w:t xml:space="preserve">The total indirect effect of </w:t>
        </w:r>
        <w:r w:rsidRPr="000656BC">
          <w:rPr>
            <w:i/>
            <w:iCs/>
            <w:rPrChange w:id="149" w:author="Jujia Li" w:date="2026-02-23T19:42:00Z" w16du:dateUtc="2026-02-24T01:42:00Z">
              <w:rPr/>
            </w:rPrChange>
          </w:rPr>
          <w:t>X</w:t>
        </w:r>
        <w:r w:rsidRPr="009B7FAB">
          <w:t xml:space="preserve"> on </w:t>
        </w:r>
        <w:r w:rsidRPr="000656BC">
          <w:rPr>
            <w:i/>
            <w:iCs/>
            <w:rPrChange w:id="150" w:author="Jujia Li" w:date="2026-02-23T19:42:00Z" w16du:dateUtc="2026-02-24T01:42:00Z">
              <w:rPr/>
            </w:rPrChange>
          </w:rPr>
          <w:t>Y</w:t>
        </w:r>
        <w:r w:rsidRPr="009B7FAB">
          <w:t xml:space="preserve"> via </w:t>
        </w:r>
        <w:r w:rsidRPr="000656BC">
          <w:rPr>
            <w:i/>
            <w:iCs/>
            <w:rPrChange w:id="151" w:author="Jujia Li" w:date="2026-02-23T19:42:00Z" w16du:dateUtc="2026-02-24T01:42:00Z">
              <w:rPr/>
            </w:rPrChange>
          </w:rPr>
          <w:t>M</w:t>
        </w:r>
        <w:r w:rsidRPr="009B7FAB">
          <w:t xml:space="preserve"> is mathematically expressed as a function of the moderators (</w:t>
        </w:r>
        <w:r w:rsidRPr="000656BC">
          <w:rPr>
            <w:i/>
            <w:iCs/>
            <w:rPrChange w:id="152" w:author="Jujia Li" w:date="2026-02-23T19:42:00Z" w16du:dateUtc="2026-02-24T01:42:00Z">
              <w:rPr/>
            </w:rPrChange>
          </w:rPr>
          <w:t>W</w:t>
        </w:r>
        <w:r w:rsidRPr="009B7FAB">
          <w:t xml:space="preserve"> and </w:t>
        </w:r>
        <w:r w:rsidRPr="000656BC">
          <w:rPr>
            <w:i/>
            <w:iCs/>
            <w:rPrChange w:id="153" w:author="Jujia Li" w:date="2026-02-23T19:42:00Z" w16du:dateUtc="2026-02-24T01:42:00Z">
              <w:rPr/>
            </w:rPrChange>
          </w:rPr>
          <w:t>Z</w:t>
        </w:r>
        <w:r w:rsidRPr="009B7FAB">
          <w:t>). Researchers must calculate the index of moderated mediation to formally test if the indirect path significantly varies across different geographic and economic strata.</w:t>
        </w:r>
      </w:ins>
    </w:p>
    <w:p w14:paraId="3634DFF6" w14:textId="77777777" w:rsidR="000656BC" w:rsidRPr="000656BC" w:rsidRDefault="009B7FAB" w:rsidP="000656BC">
      <w:pPr>
        <w:spacing w:after="0" w:line="480" w:lineRule="auto"/>
        <w:rPr>
          <w:ins w:id="154" w:author="Jujia Li" w:date="2026-02-23T19:43:00Z" w16du:dateUtc="2026-02-24T01:43:00Z"/>
          <w:b/>
          <w:bCs/>
          <w:i/>
          <w:iCs/>
          <w:rPrChange w:id="155" w:author="Jujia Li" w:date="2026-02-23T19:43:00Z" w16du:dateUtc="2026-02-24T01:43:00Z">
            <w:rPr>
              <w:ins w:id="156" w:author="Jujia Li" w:date="2026-02-23T19:43:00Z" w16du:dateUtc="2026-02-24T01:43:00Z"/>
              <w:b/>
              <w:bCs/>
            </w:rPr>
          </w:rPrChange>
        </w:rPr>
      </w:pPr>
      <w:ins w:id="157" w:author="Jujia Li" w:date="2026-02-23T19:41:00Z">
        <w:r w:rsidRPr="000656BC">
          <w:rPr>
            <w:b/>
            <w:bCs/>
            <w:i/>
            <w:iCs/>
            <w:rPrChange w:id="158" w:author="Jujia Li" w:date="2026-02-23T19:43:00Z" w16du:dateUtc="2026-02-24T01:43:00Z">
              <w:rPr>
                <w:b/>
                <w:bCs/>
              </w:rPr>
            </w:rPrChange>
          </w:rPr>
          <w:t>Bootstrapping Confidence Intervals</w:t>
        </w:r>
      </w:ins>
    </w:p>
    <w:p w14:paraId="3A002637" w14:textId="0F214D6C" w:rsidR="009B7FAB" w:rsidRPr="009B7FAB" w:rsidRDefault="009B7FAB">
      <w:pPr>
        <w:spacing w:after="0" w:line="480" w:lineRule="auto"/>
        <w:ind w:firstLine="720"/>
        <w:rPr>
          <w:ins w:id="159" w:author="Jujia Li" w:date="2026-02-23T19:41:00Z"/>
        </w:rPr>
        <w:pPrChange w:id="160" w:author="Jujia Li" w:date="2026-02-23T19:43:00Z" w16du:dateUtc="2026-02-24T01:43:00Z">
          <w:pPr>
            <w:numPr>
              <w:numId w:val="12"/>
            </w:numPr>
            <w:tabs>
              <w:tab w:val="num" w:pos="720"/>
            </w:tabs>
            <w:spacing w:after="0" w:line="480" w:lineRule="auto"/>
            <w:ind w:left="720" w:hanging="360"/>
          </w:pPr>
        </w:pPrChange>
      </w:pPr>
      <w:ins w:id="161" w:author="Jujia Li" w:date="2026-02-23T19:41:00Z">
        <w:r w:rsidRPr="009B7FAB">
          <w:t>Because the sampling distribution of conditional indirect effects is frequently asymmetrical, researchers must utilize bootstrapping techniques (e.g., 5,000 resamples) to generate robust 95% confidence intervals to determine statistical significance.</w:t>
        </w:r>
      </w:ins>
    </w:p>
    <w:p w14:paraId="3F66D1EB" w14:textId="77777777" w:rsidR="000656BC" w:rsidRPr="000656BC" w:rsidRDefault="009B7FAB" w:rsidP="000656BC">
      <w:pPr>
        <w:spacing w:after="0" w:line="480" w:lineRule="auto"/>
        <w:rPr>
          <w:ins w:id="162" w:author="Jujia Li" w:date="2026-02-23T19:43:00Z" w16du:dateUtc="2026-02-24T01:43:00Z"/>
          <w:b/>
          <w:bCs/>
          <w:i/>
          <w:iCs/>
          <w:rPrChange w:id="163" w:author="Jujia Li" w:date="2026-02-23T19:43:00Z" w16du:dateUtc="2026-02-24T01:43:00Z">
            <w:rPr>
              <w:ins w:id="164" w:author="Jujia Li" w:date="2026-02-23T19:43:00Z" w16du:dateUtc="2026-02-24T01:43:00Z"/>
              <w:b/>
              <w:bCs/>
            </w:rPr>
          </w:rPrChange>
        </w:rPr>
      </w:pPr>
      <w:ins w:id="165" w:author="Jujia Li" w:date="2026-02-23T19:41:00Z">
        <w:r w:rsidRPr="000656BC">
          <w:rPr>
            <w:b/>
            <w:bCs/>
            <w:i/>
            <w:iCs/>
            <w:rPrChange w:id="166" w:author="Jujia Li" w:date="2026-02-23T19:43:00Z" w16du:dateUtc="2026-02-24T01:43:00Z">
              <w:rPr>
                <w:b/>
                <w:bCs/>
              </w:rPr>
            </w:rPrChange>
          </w:rPr>
          <w:t>Probing the Interactions</w:t>
        </w:r>
      </w:ins>
    </w:p>
    <w:p w14:paraId="32C6F209" w14:textId="0D1A276A" w:rsidR="009B7FAB" w:rsidRPr="009B7FAB" w:rsidRDefault="009B7FAB">
      <w:pPr>
        <w:spacing w:after="0" w:line="480" w:lineRule="auto"/>
        <w:ind w:firstLine="720"/>
        <w:rPr>
          <w:ins w:id="167" w:author="Jujia Li" w:date="2026-02-23T19:41:00Z"/>
        </w:rPr>
        <w:pPrChange w:id="168" w:author="Jujia Li" w:date="2026-02-23T19:43:00Z" w16du:dateUtc="2026-02-24T01:43:00Z">
          <w:pPr>
            <w:numPr>
              <w:numId w:val="12"/>
            </w:numPr>
            <w:tabs>
              <w:tab w:val="num" w:pos="720"/>
            </w:tabs>
            <w:spacing w:after="0" w:line="480" w:lineRule="auto"/>
            <w:ind w:left="720" w:hanging="360"/>
          </w:pPr>
        </w:pPrChange>
      </w:pPr>
      <w:ins w:id="169" w:author="Jujia Li" w:date="2026-02-23T19:41:00Z">
        <w:r w:rsidRPr="009B7FAB">
          <w:lastRenderedPageBreak/>
          <w:t>Significant interaction terms must be probed using simple slopes analysis or the Johnson-Neyman technique to calculate the specific regions of significance, identifying the exact SES and rurality thresholds where ER visits critically predict mortality.</w:t>
        </w:r>
      </w:ins>
    </w:p>
    <w:p w14:paraId="53E3FDD9" w14:textId="1BD2EBCF" w:rsidR="00B1589B" w:rsidDel="00E4475B" w:rsidRDefault="00000000">
      <w:pPr>
        <w:rPr>
          <w:del w:id="170" w:author="Jujia Li" w:date="2026-02-10T23:38:00Z" w16du:dateUtc="2026-02-11T05:38:00Z"/>
        </w:rPr>
        <w:pPrChange w:id="171" w:author="Jujia Li" w:date="2026-02-23T19:28:00Z" w16du:dateUtc="2026-02-24T01:28:00Z">
          <w:pPr>
            <w:ind w:left="360"/>
          </w:pPr>
        </w:pPrChange>
      </w:pPr>
      <w:del w:id="172" w:author="Jujia Li" w:date="2026-02-10T23:38:00Z" w16du:dateUtc="2026-02-11T05:38:00Z">
        <w:r w:rsidRPr="00B63095" w:rsidDel="00E4475B">
          <w:rPr>
            <w:rPrChange w:id="173" w:author="Jujia Li" w:date="2026-02-23T19:28:00Z" w16du:dateUtc="2026-02-24T01:28:00Z">
              <w:rPr>
                <w:b/>
              </w:rPr>
            </w:rPrChange>
          </w:rPr>
          <w:delText xml:space="preserve">Question: </w:delText>
        </w:r>
        <w:r w:rsidRPr="00B63095" w:rsidDel="00E4475B">
          <w:delText xml:space="preserve">Does the strong positive relationship between opioid-related emergency </w:delText>
        </w:r>
        <w:r w:rsidDel="00E4475B">
          <w:delText>department visits and overdose mortality established at the national level hold in northwestern Alabama, an underserved rural region with a history of pill mill activity?</w:delText>
        </w:r>
      </w:del>
    </w:p>
    <w:p w14:paraId="6C8E493E" w14:textId="199C47A9" w:rsidR="00B1589B" w:rsidDel="00E4475B" w:rsidRDefault="00000000">
      <w:pPr>
        <w:spacing w:after="0"/>
        <w:ind w:left="360"/>
        <w:rPr>
          <w:del w:id="174" w:author="Jujia Li" w:date="2026-02-10T23:38:00Z" w16du:dateUtc="2026-02-11T05:38:00Z"/>
        </w:rPr>
        <w:pPrChange w:id="175" w:author="Jujia Li" w:date="2026-02-23T19:26:00Z" w16du:dateUtc="2026-02-24T01:26:00Z">
          <w:pPr>
            <w:ind w:left="360"/>
          </w:pPr>
        </w:pPrChange>
      </w:pPr>
      <w:del w:id="176" w:author="Jujia Li" w:date="2026-02-10T23:38:00Z" w16du:dateUtc="2026-02-11T05:38:00Z">
        <w:r w:rsidDel="00E4475B">
          <w:rPr>
            <w:b/>
          </w:rPr>
          <w:delText xml:space="preserve">Findings: </w:delText>
        </w:r>
        <w:r w:rsidDel="00E4475B">
          <w:delText>In this cross-sectional study of 22 counties in northwestern Alabama from 2016-2019, the relationship between ED visits and opioid mortality differed from national patterns, reflecting unique challenges of rural healthcare delivery and health disparities. Spatial clustering analysis identified specific areas of concentrated opioid burden requiring targeted intervention.</w:delText>
        </w:r>
      </w:del>
    </w:p>
    <w:p w14:paraId="299CC071" w14:textId="4527999E" w:rsidR="00B1589B" w:rsidDel="00E4475B" w:rsidRDefault="00000000">
      <w:pPr>
        <w:spacing w:after="0"/>
        <w:ind w:left="360"/>
        <w:rPr>
          <w:del w:id="177" w:author="Jujia Li" w:date="2026-02-10T23:38:00Z" w16du:dateUtc="2026-02-11T05:38:00Z"/>
        </w:rPr>
        <w:pPrChange w:id="178" w:author="Jujia Li" w:date="2026-02-23T19:26:00Z" w16du:dateUtc="2026-02-24T01:26:00Z">
          <w:pPr>
            <w:spacing w:after="240"/>
            <w:ind w:left="360"/>
          </w:pPr>
        </w:pPrChange>
      </w:pPr>
      <w:del w:id="179" w:author="Jujia Li" w:date="2026-02-10T23:38:00Z" w16du:dateUtc="2026-02-11T05:38:00Z">
        <w:r w:rsidDel="00E4475B">
          <w:rPr>
            <w:b/>
          </w:rPr>
          <w:delText xml:space="preserve">Meaning: </w:delText>
        </w:r>
        <w:r w:rsidDel="00E4475B">
          <w:delText>This study suggests that northwestern Alabama represents an overlooked region in the opioid crisis where health disparities and limited healthcare infrastructure create conditions requiring increased public health attention and resource allocation.</w:delText>
        </w:r>
      </w:del>
    </w:p>
    <w:p w14:paraId="7D8F7EB2" w14:textId="1B3D27C7" w:rsidR="00B1589B" w:rsidDel="00E4475B" w:rsidRDefault="00B1589B">
      <w:pPr>
        <w:pBdr>
          <w:bottom w:val="single" w:sz="6" w:space="1" w:color="auto"/>
        </w:pBdr>
        <w:spacing w:before="120" w:after="0"/>
        <w:rPr>
          <w:del w:id="180" w:author="Jujia Li" w:date="2026-02-10T23:38:00Z" w16du:dateUtc="2026-02-11T05:38:00Z"/>
        </w:rPr>
        <w:pPrChange w:id="181" w:author="Jujia Li" w:date="2026-02-23T19:26:00Z" w16du:dateUtc="2026-02-24T01:26:00Z">
          <w:pPr>
            <w:pBdr>
              <w:bottom w:val="single" w:sz="6" w:space="1" w:color="auto"/>
            </w:pBdr>
            <w:spacing w:before="120"/>
          </w:pPr>
        </w:pPrChange>
      </w:pPr>
    </w:p>
    <w:p w14:paraId="04FC7618" w14:textId="6F8774EE" w:rsidR="00B1589B" w:rsidDel="00E4475B" w:rsidRDefault="00000000">
      <w:pPr>
        <w:spacing w:before="240" w:after="0"/>
        <w:rPr>
          <w:del w:id="182" w:author="Jujia Li" w:date="2026-02-10T23:38:00Z" w16du:dateUtc="2026-02-11T05:38:00Z"/>
        </w:rPr>
        <w:pPrChange w:id="183" w:author="Jujia Li" w:date="2026-02-23T19:26:00Z" w16du:dateUtc="2026-02-24T01:26:00Z">
          <w:pPr>
            <w:spacing w:before="240"/>
          </w:pPr>
        </w:pPrChange>
      </w:pPr>
      <w:del w:id="184" w:author="Jujia Li" w:date="2026-02-10T23:38:00Z" w16du:dateUtc="2026-02-11T05:38:00Z">
        <w:r w:rsidDel="00E4475B">
          <w:rPr>
            <w:b/>
            <w:sz w:val="24"/>
          </w:rPr>
          <w:delText>Abstract</w:delText>
        </w:r>
      </w:del>
    </w:p>
    <w:p w14:paraId="644B1AE8" w14:textId="31ABE4D0" w:rsidR="00B1589B" w:rsidDel="00E4475B" w:rsidRDefault="00000000">
      <w:pPr>
        <w:spacing w:after="0"/>
        <w:rPr>
          <w:del w:id="185" w:author="Jujia Li" w:date="2026-02-10T23:38:00Z" w16du:dateUtc="2026-02-11T05:38:00Z"/>
        </w:rPr>
        <w:pPrChange w:id="186" w:author="Jujia Li" w:date="2026-02-23T19:26:00Z" w16du:dateUtc="2026-02-24T01:26:00Z">
          <w:pPr/>
        </w:pPrChange>
      </w:pPr>
      <w:del w:id="187" w:author="Jujia Li" w:date="2026-02-10T23:38:00Z" w16du:dateUtc="2026-02-11T05:38:00Z">
        <w:r w:rsidDel="00E4475B">
          <w:rPr>
            <w:b/>
          </w:rPr>
          <w:delText xml:space="preserve">IMPORTANCE: </w:delText>
        </w:r>
        <w:r w:rsidDel="00E4475B">
          <w:delText>The opioid crisis has disproportionately affected rural communities, yet certain regions remain largely invisible in national discourse. Northwestern Alabama—a rural region with a history of pill mill operations—has received minimal research attention despite experiencing significant health disparities.</w:delText>
        </w:r>
      </w:del>
    </w:p>
    <w:p w14:paraId="30542C38" w14:textId="08A5EA65" w:rsidR="00B1589B" w:rsidDel="00E4475B" w:rsidRDefault="00000000">
      <w:pPr>
        <w:spacing w:after="0"/>
        <w:rPr>
          <w:del w:id="188" w:author="Jujia Li" w:date="2026-02-10T23:38:00Z" w16du:dateUtc="2026-02-11T05:38:00Z"/>
        </w:rPr>
        <w:pPrChange w:id="189" w:author="Jujia Li" w:date="2026-02-23T19:26:00Z" w16du:dateUtc="2026-02-24T01:26:00Z">
          <w:pPr/>
        </w:pPrChange>
      </w:pPr>
      <w:del w:id="190" w:author="Jujia Li" w:date="2026-02-10T23:38:00Z" w16du:dateUtc="2026-02-11T05:38:00Z">
        <w:r w:rsidDel="00E4475B">
          <w:rPr>
            <w:b/>
          </w:rPr>
          <w:delText xml:space="preserve">OBJECTIVE: </w:delText>
        </w:r>
        <w:r w:rsidDel="00E4475B">
          <w:delText>To examine the county-level relationship between opioid-related emergency department (ED) visits and mortality in northwestern Alabama and characterize spatial patterns of opioid burden in this underserved region.</w:delText>
        </w:r>
      </w:del>
    </w:p>
    <w:p w14:paraId="28313670" w14:textId="0DE98029" w:rsidR="00B1589B" w:rsidDel="00E4475B" w:rsidRDefault="00000000">
      <w:pPr>
        <w:spacing w:after="0"/>
        <w:rPr>
          <w:del w:id="191" w:author="Jujia Li" w:date="2026-02-10T23:38:00Z" w16du:dateUtc="2026-02-11T05:38:00Z"/>
        </w:rPr>
        <w:pPrChange w:id="192" w:author="Jujia Li" w:date="2026-02-23T19:26:00Z" w16du:dateUtc="2026-02-24T01:26:00Z">
          <w:pPr/>
        </w:pPrChange>
      </w:pPr>
      <w:del w:id="193" w:author="Jujia Li" w:date="2026-02-10T23:38:00Z" w16du:dateUtc="2026-02-11T05:38:00Z">
        <w:r w:rsidDel="00E4475B">
          <w:rPr>
            <w:b/>
          </w:rPr>
          <w:delText xml:space="preserve">DESIGN, SETTING, AND PARTICIPANTS: </w:delText>
        </w:r>
        <w:r w:rsidDel="00E4475B">
          <w:delText>Cross-sectional analysis of county-level opioid-related outcomes in 22 counties in northwestern Alabama from 2016 to 2019. Counties were selected based on geographic contiguity and shared characteristics including rurality, health professional shortage designations, and historical exposure to prescription opioid diversion.</w:delText>
        </w:r>
      </w:del>
    </w:p>
    <w:p w14:paraId="03023537" w14:textId="3F6B2E59" w:rsidR="00B1589B" w:rsidDel="00E4475B" w:rsidRDefault="00000000">
      <w:pPr>
        <w:spacing w:after="0"/>
        <w:rPr>
          <w:del w:id="194" w:author="Jujia Li" w:date="2026-02-10T23:38:00Z" w16du:dateUtc="2026-02-11T05:38:00Z"/>
        </w:rPr>
        <w:pPrChange w:id="195" w:author="Jujia Li" w:date="2026-02-23T19:26:00Z" w16du:dateUtc="2026-02-24T01:26:00Z">
          <w:pPr/>
        </w:pPrChange>
      </w:pPr>
      <w:del w:id="196" w:author="Jujia Li" w:date="2026-02-10T23:38:00Z" w16du:dateUtc="2026-02-11T05:38:00Z">
        <w:r w:rsidDel="00E4475B">
          <w:rPr>
            <w:b/>
          </w:rPr>
          <w:delText xml:space="preserve">EXPOSURES: </w:delText>
        </w:r>
        <w:r w:rsidDel="00E4475B">
          <w:delText>County-level opioid drug consumption (buprenorphine, hydrocodone, methadone, oxycodone measured in morphine milligram equivalents), healthcare access indicators, and sociodemographic characteristics.</w:delText>
        </w:r>
      </w:del>
    </w:p>
    <w:p w14:paraId="06C0403F" w14:textId="11939FBE" w:rsidR="00B1589B" w:rsidDel="00E4475B" w:rsidRDefault="00000000">
      <w:pPr>
        <w:spacing w:after="0"/>
        <w:rPr>
          <w:del w:id="197" w:author="Jujia Li" w:date="2026-02-10T23:38:00Z" w16du:dateUtc="2026-02-11T05:38:00Z"/>
        </w:rPr>
        <w:pPrChange w:id="198" w:author="Jujia Li" w:date="2026-02-23T19:26:00Z" w16du:dateUtc="2026-02-24T01:26:00Z">
          <w:pPr/>
        </w:pPrChange>
      </w:pPr>
      <w:del w:id="199" w:author="Jujia Li" w:date="2026-02-10T23:38:00Z" w16du:dateUtc="2026-02-11T05:38:00Z">
        <w:r w:rsidDel="00E4475B">
          <w:rPr>
            <w:b/>
          </w:rPr>
          <w:delText xml:space="preserve">MAIN OUTCOMES AND MEASURES: </w:delText>
        </w:r>
        <w:r w:rsidDel="00E4475B">
          <w:delText>Opioid-related ED visit rates and opioid overdose mortality rates per 100,000 population. Main analyses included: (1) marginal and joint relationship between ED visits and mortality at the county level, (2) spatial clustering patterns, and (3) exploratory mediation analysis. [Details to be finalized based on results]</w:delText>
        </w:r>
      </w:del>
    </w:p>
    <w:p w14:paraId="186D6C63" w14:textId="0744AAFA" w:rsidR="00B1589B" w:rsidDel="00E4475B" w:rsidRDefault="00000000">
      <w:pPr>
        <w:spacing w:after="0"/>
        <w:rPr>
          <w:del w:id="200" w:author="Jujia Li" w:date="2026-02-10T23:38:00Z" w16du:dateUtc="2026-02-11T05:38:00Z"/>
        </w:rPr>
        <w:pPrChange w:id="201" w:author="Jujia Li" w:date="2026-02-23T19:26:00Z" w16du:dateUtc="2026-02-24T01:26:00Z">
          <w:pPr/>
        </w:pPrChange>
      </w:pPr>
      <w:del w:id="202" w:author="Jujia Li" w:date="2026-02-10T23:38:00Z" w16du:dateUtc="2026-02-11T05:38:00Z">
        <w:r w:rsidDel="00E4475B">
          <w:rPr>
            <w:b/>
          </w:rPr>
          <w:delText xml:space="preserve">RESULTS: </w:delText>
        </w:r>
        <w:r w:rsidDel="00E4475B">
          <w:rPr>
            <w:i/>
          </w:rPr>
          <w:delText>[To be completed with actual findings — describe key statistics, correlation results, spatial clustering findings, and comparison to national ED-mortality relationship]</w:delText>
        </w:r>
      </w:del>
    </w:p>
    <w:p w14:paraId="38E3BE9D" w14:textId="5CE2C70D" w:rsidR="00B1589B" w:rsidDel="00E4475B" w:rsidRDefault="00000000">
      <w:pPr>
        <w:spacing w:after="0"/>
        <w:rPr>
          <w:del w:id="203" w:author="Jujia Li" w:date="2026-02-10T23:38:00Z" w16du:dateUtc="2026-02-11T05:38:00Z"/>
        </w:rPr>
        <w:pPrChange w:id="204" w:author="Jujia Li" w:date="2026-02-23T19:26:00Z" w16du:dateUtc="2026-02-24T01:26:00Z">
          <w:pPr>
            <w:spacing w:after="240"/>
          </w:pPr>
        </w:pPrChange>
      </w:pPr>
      <w:del w:id="205" w:author="Jujia Li" w:date="2026-02-10T23:38:00Z" w16du:dateUtc="2026-02-11T05:38:00Z">
        <w:r w:rsidDel="00E4475B">
          <w:rPr>
            <w:b/>
          </w:rPr>
          <w:delText xml:space="preserve">CONCLUSIONS AND RELEVANCE: </w:delText>
        </w:r>
        <w:r w:rsidDel="00E4475B">
          <w:delText>Results of this cross-sectional study suggest that northwestern Alabama represents an overlooked region in the opioid crisis where the relationship between ED visits and mortality differs from national patterns. The combination of rurality, limited healthcare infrastructure, and the legacy of pill mills has created conditions requiring targeted public health interventions. These findings underscore the need for increased research attention and resource allocation to address health disparities in underserved rural communities.</w:delText>
        </w:r>
      </w:del>
    </w:p>
    <w:p w14:paraId="14146185" w14:textId="02FB2042" w:rsidR="00B1589B" w:rsidDel="00E4475B" w:rsidRDefault="00B1589B">
      <w:pPr>
        <w:pBdr>
          <w:bottom w:val="single" w:sz="6" w:space="1" w:color="auto"/>
        </w:pBdr>
        <w:spacing w:before="120" w:after="0"/>
        <w:rPr>
          <w:del w:id="206" w:author="Jujia Li" w:date="2026-02-10T23:38:00Z" w16du:dateUtc="2026-02-11T05:38:00Z"/>
        </w:rPr>
        <w:pPrChange w:id="207" w:author="Jujia Li" w:date="2026-02-23T19:26:00Z" w16du:dateUtc="2026-02-24T01:26:00Z">
          <w:pPr>
            <w:pBdr>
              <w:bottom w:val="single" w:sz="6" w:space="1" w:color="auto"/>
            </w:pBdr>
            <w:spacing w:before="120"/>
          </w:pPr>
        </w:pPrChange>
      </w:pPr>
    </w:p>
    <w:p w14:paraId="6CEDEA41" w14:textId="69B75841" w:rsidR="00B1589B" w:rsidDel="00E4475B" w:rsidRDefault="00000000">
      <w:pPr>
        <w:spacing w:before="240" w:after="0"/>
        <w:rPr>
          <w:del w:id="208" w:author="Jujia Li" w:date="2026-02-10T23:38:00Z" w16du:dateUtc="2026-02-11T05:38:00Z"/>
        </w:rPr>
        <w:pPrChange w:id="209" w:author="Jujia Li" w:date="2026-02-23T19:26:00Z" w16du:dateUtc="2026-02-24T01:26:00Z">
          <w:pPr>
            <w:spacing w:before="240"/>
          </w:pPr>
        </w:pPrChange>
      </w:pPr>
      <w:del w:id="210" w:author="Jujia Li" w:date="2026-02-10T23:38:00Z" w16du:dateUtc="2026-02-11T05:38:00Z">
        <w:r w:rsidDel="00E4475B">
          <w:rPr>
            <w:b/>
            <w:sz w:val="24"/>
          </w:rPr>
          <w:delText>Introduction</w:delText>
        </w:r>
      </w:del>
    </w:p>
    <w:p w14:paraId="7E40AFA1" w14:textId="51616C8E" w:rsidR="00B1589B" w:rsidDel="00E4475B" w:rsidRDefault="00000000">
      <w:pPr>
        <w:spacing w:after="0"/>
        <w:ind w:firstLine="720"/>
        <w:rPr>
          <w:del w:id="211" w:author="Jujia Li" w:date="2026-02-10T23:38:00Z" w16du:dateUtc="2026-02-11T05:38:00Z"/>
        </w:rPr>
        <w:pPrChange w:id="212" w:author="Jujia Li" w:date="2026-02-23T19:26:00Z" w16du:dateUtc="2026-02-24T01:26:00Z">
          <w:pPr>
            <w:ind w:firstLine="720"/>
          </w:pPr>
        </w:pPrChange>
      </w:pPr>
      <w:del w:id="213" w:author="Jujia Li" w:date="2026-02-10T23:38:00Z" w16du:dateUtc="2026-02-11T05:38:00Z">
        <w:r w:rsidDel="00E4475B">
          <w:delText>The opioid epidemic has devastated communities across the United States, with rural areas bearing a disproportionate burden.</w:delText>
        </w:r>
        <w:r w:rsidDel="00E4475B">
          <w:rPr>
            <w:vertAlign w:val="superscript"/>
          </w:rPr>
          <w:delText>1-3</w:delText>
        </w:r>
        <w:r w:rsidDel="00E4475B">
          <w:delText xml:space="preserve"> Rural communities face unique vulnerabilities including limited access to treatment, fewer healthcare providers, economic decline, and social isolation.</w:delText>
        </w:r>
        <w:r w:rsidDel="00E4475B">
          <w:rPr>
            <w:vertAlign w:val="superscript"/>
          </w:rPr>
          <w:delText>4,5</w:delText>
        </w:r>
        <w:r w:rsidDel="00E4475B">
          <w:delText xml:space="preserve"> Despite higher per capita opioid mortality rates in many rural areas, these communities often receive less research attention and fewer public health resources.</w:delText>
        </w:r>
        <w:r w:rsidDel="00E4475B">
          <w:rPr>
            <w:vertAlign w:val="superscript"/>
          </w:rPr>
          <w:delText>6</w:delText>
        </w:r>
      </w:del>
    </w:p>
    <w:p w14:paraId="129EA29C" w14:textId="62398CA8" w:rsidR="00B1589B" w:rsidDel="00E4475B" w:rsidRDefault="00000000">
      <w:pPr>
        <w:spacing w:after="0"/>
        <w:ind w:firstLine="720"/>
        <w:rPr>
          <w:del w:id="214" w:author="Jujia Li" w:date="2026-02-10T23:38:00Z" w16du:dateUtc="2026-02-11T05:38:00Z"/>
        </w:rPr>
        <w:pPrChange w:id="215" w:author="Jujia Li" w:date="2026-02-23T19:26:00Z" w16du:dateUtc="2026-02-24T01:26:00Z">
          <w:pPr>
            <w:ind w:firstLine="720"/>
          </w:pPr>
        </w:pPrChange>
      </w:pPr>
      <w:del w:id="216" w:author="Jujia Li" w:date="2026-02-10T23:38:00Z" w16du:dateUtc="2026-02-11T05:38:00Z">
        <w:r w:rsidDel="00E4475B">
          <w:delText>Northwestern Alabama experienced significant exposure to "pill mills"—clinics that dispensed opioids with minimal medical oversight—during the height of prescription opioid proliferation.</w:delText>
        </w:r>
        <w:r w:rsidDel="00E4475B">
          <w:rPr>
            <w:vertAlign w:val="superscript"/>
          </w:rPr>
          <w:delText>7,8</w:delText>
        </w:r>
        <w:r w:rsidDel="00E4475B">
          <w:delText xml:space="preserve"> The region faces persistent health disparities including limited healthcare access, higher poverty rates, and geographic isolation from treatment centers. While Appalachian regions in West Virginia, Kentucky, and Ohio have received substantial research attention, northwestern Alabama remains largely unstudied despite similar vulnerabilities.</w:delText>
        </w:r>
        <w:r w:rsidDel="00E4475B">
          <w:rPr>
            <w:vertAlign w:val="superscript"/>
          </w:rPr>
          <w:delText>9</w:delText>
        </w:r>
      </w:del>
    </w:p>
    <w:p w14:paraId="6AD0FC88" w14:textId="48B00DB7" w:rsidR="00B1589B" w:rsidDel="00E4475B" w:rsidRDefault="00000000">
      <w:pPr>
        <w:spacing w:after="0"/>
        <w:ind w:firstLine="720"/>
        <w:rPr>
          <w:del w:id="217" w:author="Jujia Li" w:date="2026-02-10T23:38:00Z" w16du:dateUtc="2026-02-11T05:38:00Z"/>
        </w:rPr>
        <w:pPrChange w:id="218" w:author="Jujia Li" w:date="2026-02-23T19:26:00Z" w16du:dateUtc="2026-02-24T01:26:00Z">
          <w:pPr>
            <w:ind w:firstLine="720"/>
          </w:pPr>
        </w:pPrChange>
      </w:pPr>
      <w:del w:id="219" w:author="Jujia Li" w:date="2026-02-10T23:38:00Z" w16du:dateUtc="2026-02-11T05:38:00Z">
        <w:r w:rsidDel="00E4475B">
          <w:delText>Sumner et al</w:delText>
        </w:r>
        <w:r w:rsidDel="00E4475B">
          <w:rPr>
            <w:vertAlign w:val="superscript"/>
          </w:rPr>
          <w:delText>10</w:delText>
        </w:r>
        <w:r w:rsidDel="00E4475B">
          <w:delText xml:space="preserve"> demonstrated that ED visits for opioid overdose show the strongest correlation (r = 0.92) with opioid mortality at the national level, serving as a critical surveillance indicator. However, whether this relationship holds in underserved rural regions with limited healthcare infrastructure remains unexplored. If the relationship differs in these settings, standard surveillance approaches may miss the true burden in communities most in need.</w:delText>
        </w:r>
      </w:del>
    </w:p>
    <w:p w14:paraId="6E74E0A5" w14:textId="33BDA9C5" w:rsidR="00B1589B" w:rsidDel="00E4475B" w:rsidRDefault="00000000">
      <w:pPr>
        <w:spacing w:after="0"/>
        <w:ind w:firstLine="720"/>
        <w:rPr>
          <w:del w:id="220" w:author="Jujia Li" w:date="2026-02-10T23:38:00Z" w16du:dateUtc="2026-02-11T05:38:00Z"/>
        </w:rPr>
        <w:pPrChange w:id="221" w:author="Jujia Li" w:date="2026-02-23T19:26:00Z" w16du:dateUtc="2026-02-24T01:26:00Z">
          <w:pPr>
            <w:spacing w:after="240"/>
            <w:ind w:firstLine="720"/>
          </w:pPr>
        </w:pPrChange>
      </w:pPr>
      <w:del w:id="222" w:author="Jujia Li" w:date="2026-02-10T23:38:00Z" w16du:dateUtc="2026-02-11T05:38:00Z">
        <w:r w:rsidDel="00E4475B">
          <w:delText>The objectives of this study were to (1) examine whether the positive relationship between opioid ED visits and mortality holds at the county level in northwestern Alabama, (2) characterize spatial patterns of opioid-related outcomes across the region, and (3) investigate how community characteristics such as healthcare access shape these relationships. The overarching goal is to bring visibility to an underserved region and inform targeted public health interventions.</w:delText>
        </w:r>
      </w:del>
    </w:p>
    <w:p w14:paraId="14DB01DF" w14:textId="0E26BCC4" w:rsidR="00B1589B" w:rsidDel="00E4475B" w:rsidRDefault="00B1589B">
      <w:pPr>
        <w:pBdr>
          <w:bottom w:val="single" w:sz="6" w:space="1" w:color="auto"/>
        </w:pBdr>
        <w:spacing w:before="120" w:after="0"/>
        <w:rPr>
          <w:del w:id="223" w:author="Jujia Li" w:date="2026-02-10T23:38:00Z" w16du:dateUtc="2026-02-11T05:38:00Z"/>
        </w:rPr>
        <w:pPrChange w:id="224" w:author="Jujia Li" w:date="2026-02-23T19:26:00Z" w16du:dateUtc="2026-02-24T01:26:00Z">
          <w:pPr>
            <w:pBdr>
              <w:bottom w:val="single" w:sz="6" w:space="1" w:color="auto"/>
            </w:pBdr>
            <w:spacing w:before="120"/>
          </w:pPr>
        </w:pPrChange>
      </w:pPr>
    </w:p>
    <w:p w14:paraId="30E37917" w14:textId="32CF59AF" w:rsidR="00B1589B" w:rsidDel="00E4475B" w:rsidRDefault="00000000">
      <w:pPr>
        <w:spacing w:before="240" w:after="0"/>
        <w:rPr>
          <w:del w:id="225" w:author="Jujia Li" w:date="2026-02-10T23:38:00Z" w16du:dateUtc="2026-02-11T05:38:00Z"/>
        </w:rPr>
        <w:pPrChange w:id="226" w:author="Jujia Li" w:date="2026-02-23T19:26:00Z" w16du:dateUtc="2026-02-24T01:26:00Z">
          <w:pPr>
            <w:spacing w:before="240"/>
          </w:pPr>
        </w:pPrChange>
      </w:pPr>
      <w:del w:id="227" w:author="Jujia Li" w:date="2026-02-10T23:38:00Z" w16du:dateUtc="2026-02-11T05:38:00Z">
        <w:r w:rsidDel="00E4475B">
          <w:rPr>
            <w:b/>
            <w:sz w:val="24"/>
          </w:rPr>
          <w:delText>Methods</w:delText>
        </w:r>
      </w:del>
    </w:p>
    <w:p w14:paraId="21A94039" w14:textId="23ED8FD7" w:rsidR="00B1589B" w:rsidDel="00E4475B" w:rsidRDefault="00000000">
      <w:pPr>
        <w:spacing w:after="0"/>
        <w:rPr>
          <w:del w:id="228" w:author="Jujia Li" w:date="2026-02-10T23:38:00Z" w16du:dateUtc="2026-02-11T05:38:00Z"/>
        </w:rPr>
        <w:pPrChange w:id="229" w:author="Jujia Li" w:date="2026-02-23T19:26:00Z" w16du:dateUtc="2026-02-24T01:26:00Z">
          <w:pPr/>
        </w:pPrChange>
      </w:pPr>
      <w:del w:id="230" w:author="Jujia Li" w:date="2026-02-10T23:38:00Z" w16du:dateUtc="2026-02-11T05:38:00Z">
        <w:r w:rsidDel="00E4475B">
          <w:rPr>
            <w:b/>
          </w:rPr>
          <w:delText>Study Design and Setting</w:delText>
        </w:r>
      </w:del>
    </w:p>
    <w:p w14:paraId="75118E84" w14:textId="704076D9" w:rsidR="00B1589B" w:rsidDel="00E4475B" w:rsidRDefault="00000000">
      <w:pPr>
        <w:spacing w:after="0"/>
        <w:ind w:firstLine="720"/>
        <w:rPr>
          <w:del w:id="231" w:author="Jujia Li" w:date="2026-02-10T23:38:00Z" w16du:dateUtc="2026-02-11T05:38:00Z"/>
        </w:rPr>
        <w:pPrChange w:id="232" w:author="Jujia Li" w:date="2026-02-23T19:26:00Z" w16du:dateUtc="2026-02-24T01:26:00Z">
          <w:pPr>
            <w:ind w:firstLine="720"/>
          </w:pPr>
        </w:pPrChange>
      </w:pPr>
      <w:del w:id="233" w:author="Jujia Li" w:date="2026-02-10T23:38:00Z" w16du:dateUtc="2026-02-11T05:38:00Z">
        <w:r w:rsidDel="00E4475B">
          <w:delText>This cross-sectional study analyzed county-level opioid-related outcomes in 22 counties in northwestern Alabama from 2016 to 2019. The study region was selected based on geographic contiguity and shared characteristics including rurality, Health Professional Shortage Area (HPSA) designations, and historical exposure to pill mill activity. This work constituted secondary analysis of deidentified aggregate data and was exempt from institutional review board review.</w:delText>
        </w:r>
      </w:del>
    </w:p>
    <w:p w14:paraId="3D95468E" w14:textId="7DAEBD6E" w:rsidR="00B1589B" w:rsidDel="00E4475B" w:rsidRDefault="00000000">
      <w:pPr>
        <w:spacing w:after="0"/>
        <w:rPr>
          <w:del w:id="234" w:author="Jujia Li" w:date="2026-02-10T23:38:00Z" w16du:dateUtc="2026-02-11T05:38:00Z"/>
        </w:rPr>
        <w:pPrChange w:id="235" w:author="Jujia Li" w:date="2026-02-23T19:26:00Z" w16du:dateUtc="2026-02-24T01:26:00Z">
          <w:pPr/>
        </w:pPrChange>
      </w:pPr>
      <w:del w:id="236" w:author="Jujia Li" w:date="2026-02-10T23:38:00Z" w16du:dateUtc="2026-02-11T05:38:00Z">
        <w:r w:rsidDel="00E4475B">
          <w:rPr>
            <w:b/>
          </w:rPr>
          <w:delText>Data Sources</w:delText>
        </w:r>
      </w:del>
    </w:p>
    <w:p w14:paraId="22C07EF1" w14:textId="095D07C9" w:rsidR="00B1589B" w:rsidDel="00E4475B" w:rsidRDefault="00000000">
      <w:pPr>
        <w:spacing w:after="0"/>
        <w:ind w:firstLine="720"/>
        <w:rPr>
          <w:del w:id="237" w:author="Jujia Li" w:date="2026-02-10T23:38:00Z" w16du:dateUtc="2026-02-11T05:38:00Z"/>
        </w:rPr>
        <w:pPrChange w:id="238" w:author="Jujia Li" w:date="2026-02-23T19:26:00Z" w16du:dateUtc="2026-02-24T01:26:00Z">
          <w:pPr>
            <w:ind w:firstLine="720"/>
          </w:pPr>
        </w:pPrChange>
      </w:pPr>
      <w:del w:id="239" w:author="Jujia Li" w:date="2026-02-10T23:38:00Z" w16du:dateUtc="2026-02-11T05:38:00Z">
        <w:r w:rsidDel="00E4475B">
          <w:delText>Opioid-related ED visits were obtained from [state syndromic surveillance system]. ED visits were identified using standardized discharge diagnosis codes and chief complaint text fields consistent with CDC definitions.</w:delText>
        </w:r>
        <w:r w:rsidDel="00E4475B">
          <w:rPr>
            <w:vertAlign w:val="superscript"/>
          </w:rPr>
          <w:delText>11</w:delText>
        </w:r>
      </w:del>
    </w:p>
    <w:p w14:paraId="4DD2B6B8" w14:textId="17E14DDC" w:rsidR="00B1589B" w:rsidDel="00E4475B" w:rsidRDefault="00000000">
      <w:pPr>
        <w:spacing w:after="0"/>
        <w:ind w:firstLine="720"/>
        <w:rPr>
          <w:del w:id="240" w:author="Jujia Li" w:date="2026-02-10T23:38:00Z" w16du:dateUtc="2026-02-11T05:38:00Z"/>
        </w:rPr>
        <w:pPrChange w:id="241" w:author="Jujia Li" w:date="2026-02-23T19:26:00Z" w16du:dateUtc="2026-02-24T01:26:00Z">
          <w:pPr>
            <w:ind w:firstLine="720"/>
          </w:pPr>
        </w:pPrChange>
      </w:pPr>
      <w:del w:id="242" w:author="Jujia Li" w:date="2026-02-10T23:38:00Z" w16du:dateUtc="2026-02-11T05:38:00Z">
        <w:r w:rsidDel="00E4475B">
          <w:delText>Opioid mortality data were derived from CDC WONDER Multiple Cause of Death files.</w:delText>
        </w:r>
      </w:del>
    </w:p>
    <w:p w14:paraId="27B8A283" w14:textId="4E3207EE" w:rsidR="00B1589B" w:rsidDel="00E4475B" w:rsidRDefault="00000000">
      <w:pPr>
        <w:spacing w:after="0"/>
        <w:ind w:firstLine="720"/>
        <w:rPr>
          <w:del w:id="243" w:author="Jujia Li" w:date="2026-02-10T23:38:00Z" w16du:dateUtc="2026-02-11T05:38:00Z"/>
        </w:rPr>
        <w:pPrChange w:id="244" w:author="Jujia Li" w:date="2026-02-23T19:26:00Z" w16du:dateUtc="2026-02-24T01:26:00Z">
          <w:pPr>
            <w:ind w:firstLine="720"/>
          </w:pPr>
        </w:pPrChange>
      </w:pPr>
      <w:del w:id="245" w:author="Jujia Li" w:date="2026-02-10T23:38:00Z" w16du:dateUtc="2026-02-11T05:38:00Z">
        <w:r w:rsidDel="00E4475B">
          <w:delText>Opioid drug consumption data were obtained from the Drug Enforcement Administration's Automation of Reports and Consolidated Orders System (ARCOS), including buprenorphine, hydrocodone, methadone, and oxycodone measured in morphine milligram equivalents (MME).</w:delText>
        </w:r>
      </w:del>
    </w:p>
    <w:p w14:paraId="713F441E" w14:textId="3B641E6C" w:rsidR="00B1589B" w:rsidDel="00E4475B" w:rsidRDefault="00000000">
      <w:pPr>
        <w:spacing w:after="0"/>
        <w:ind w:firstLine="720"/>
        <w:rPr>
          <w:del w:id="246" w:author="Jujia Li" w:date="2026-02-10T23:38:00Z" w16du:dateUtc="2026-02-11T05:38:00Z"/>
        </w:rPr>
        <w:pPrChange w:id="247" w:author="Jujia Li" w:date="2026-02-23T19:26:00Z" w16du:dateUtc="2026-02-24T01:26:00Z">
          <w:pPr>
            <w:ind w:firstLine="720"/>
          </w:pPr>
        </w:pPrChange>
      </w:pPr>
      <w:del w:id="248" w:author="Jujia Li" w:date="2026-02-10T23:38:00Z" w16du:dateUtc="2026-02-11T05:38:00Z">
        <w:r w:rsidDel="00E4475B">
          <w:delText>County-level sociodemographic and healthcare access variables were obtained from the American Community Survey and Area Health Resources Files.</w:delText>
        </w:r>
      </w:del>
    </w:p>
    <w:p w14:paraId="23252C82" w14:textId="323D775E" w:rsidR="00B1589B" w:rsidDel="00E4475B" w:rsidRDefault="00000000">
      <w:pPr>
        <w:spacing w:after="0"/>
        <w:rPr>
          <w:del w:id="249" w:author="Jujia Li" w:date="2026-02-10T23:38:00Z" w16du:dateUtc="2026-02-11T05:38:00Z"/>
        </w:rPr>
        <w:pPrChange w:id="250" w:author="Jujia Li" w:date="2026-02-23T19:26:00Z" w16du:dateUtc="2026-02-24T01:26:00Z">
          <w:pPr/>
        </w:pPrChange>
      </w:pPr>
      <w:del w:id="251" w:author="Jujia Li" w:date="2026-02-10T23:38:00Z" w16du:dateUtc="2026-02-11T05:38:00Z">
        <w:r w:rsidDel="00E4475B">
          <w:rPr>
            <w:b/>
          </w:rPr>
          <w:delText>Statistical Analysis</w:delText>
        </w:r>
      </w:del>
    </w:p>
    <w:p w14:paraId="64294992" w14:textId="0E9BC8B5" w:rsidR="00B1589B" w:rsidDel="00E4475B" w:rsidRDefault="00000000">
      <w:pPr>
        <w:spacing w:after="0"/>
        <w:ind w:firstLine="720"/>
        <w:rPr>
          <w:del w:id="252" w:author="Jujia Li" w:date="2026-02-10T23:38:00Z" w16du:dateUtc="2026-02-11T05:38:00Z"/>
        </w:rPr>
        <w:pPrChange w:id="253" w:author="Jujia Li" w:date="2026-02-23T19:26:00Z" w16du:dateUtc="2026-02-24T01:26:00Z">
          <w:pPr>
            <w:ind w:firstLine="720"/>
          </w:pPr>
        </w:pPrChange>
      </w:pPr>
      <w:del w:id="254" w:author="Jujia Li" w:date="2026-02-10T23:38:00Z" w16du:dateUtc="2026-02-11T05:38:00Z">
        <w:r w:rsidDel="00E4475B">
          <w:delText>Descriptive statistics characterized trends in opioid ED visits, mortality, and drug consumption by county and year. ED visit and mortality rates were calculated per 100,000 population.</w:delText>
        </w:r>
      </w:del>
    </w:p>
    <w:p w14:paraId="1EF857C8" w14:textId="71D61345" w:rsidR="00B1589B" w:rsidDel="00E4475B" w:rsidRDefault="00000000">
      <w:pPr>
        <w:spacing w:after="0"/>
        <w:ind w:firstLine="720"/>
        <w:rPr>
          <w:del w:id="255" w:author="Jujia Li" w:date="2026-02-10T23:38:00Z" w16du:dateUtc="2026-02-11T05:38:00Z"/>
        </w:rPr>
        <w:pPrChange w:id="256" w:author="Jujia Li" w:date="2026-02-23T19:26:00Z" w16du:dateUtc="2026-02-24T01:26:00Z">
          <w:pPr>
            <w:ind w:firstLine="720"/>
          </w:pPr>
        </w:pPrChange>
      </w:pPr>
      <w:del w:id="257" w:author="Jujia Li" w:date="2026-02-10T23:38:00Z" w16du:dateUtc="2026-02-11T05:38:00Z">
        <w:r w:rsidDel="00E4475B">
          <w:delText>The relationship between ED visits and opioid mortality was assessed using Pearson correlation coefficients and compared to the national relationship established by Sumner et al.</w:delText>
        </w:r>
        <w:r w:rsidDel="00E4475B">
          <w:rPr>
            <w:vertAlign w:val="superscript"/>
          </w:rPr>
          <w:delText>10</w:delText>
        </w:r>
        <w:r w:rsidDel="00E4475B">
          <w:delText xml:space="preserve"> Factors potentially modifying this relationship (healthcare access, population size, socioeconomic indicators) were explored.</w:delText>
        </w:r>
      </w:del>
    </w:p>
    <w:p w14:paraId="384C6328" w14:textId="08FD4338" w:rsidR="00B1589B" w:rsidDel="00E4475B" w:rsidRDefault="00000000">
      <w:pPr>
        <w:spacing w:after="0"/>
        <w:ind w:firstLine="720"/>
        <w:rPr>
          <w:del w:id="258" w:author="Jujia Li" w:date="2026-02-10T23:38:00Z" w16du:dateUtc="2026-02-11T05:38:00Z"/>
        </w:rPr>
        <w:pPrChange w:id="259" w:author="Jujia Li" w:date="2026-02-23T19:26:00Z" w16du:dateUtc="2026-02-24T01:26:00Z">
          <w:pPr>
            <w:ind w:firstLine="720"/>
          </w:pPr>
        </w:pPrChange>
      </w:pPr>
      <w:del w:id="260" w:author="Jujia Li" w:date="2026-02-10T23:38:00Z" w16du:dateUtc="2026-02-11T05:38:00Z">
        <w:r w:rsidDel="00E4475B">
          <w:delText>Spatial clustering was assessed using Global Moran's I for spatial autocorrelation and Getis-Ord Gi* statistics for hot spot identification.</w:delText>
        </w:r>
        <w:r w:rsidDel="00E4475B">
          <w:rPr>
            <w:vertAlign w:val="superscript"/>
          </w:rPr>
          <w:delText>12,13</w:delText>
        </w:r>
        <w:r w:rsidDel="00E4475B">
          <w:rPr>
            <w:i/>
          </w:rPr>
          <w:delText xml:space="preserve"> (Technical details in eAppendix)</w:delText>
        </w:r>
      </w:del>
    </w:p>
    <w:p w14:paraId="6584C4A7" w14:textId="1BBDE6E0" w:rsidR="00B1589B" w:rsidDel="00E4475B" w:rsidRDefault="00000000">
      <w:pPr>
        <w:spacing w:after="0"/>
        <w:ind w:firstLine="720"/>
        <w:rPr>
          <w:del w:id="261" w:author="Jujia Li" w:date="2026-02-10T23:38:00Z" w16du:dateUtc="2026-02-11T05:38:00Z"/>
        </w:rPr>
        <w:pPrChange w:id="262" w:author="Jujia Li" w:date="2026-02-23T19:26:00Z" w16du:dateUtc="2026-02-24T01:26:00Z">
          <w:pPr>
            <w:ind w:firstLine="720"/>
          </w:pPr>
        </w:pPrChange>
      </w:pPr>
      <w:del w:id="263" w:author="Jujia Li" w:date="2026-02-10T23:38:00Z" w16du:dateUtc="2026-02-11T05:38:00Z">
        <w:r w:rsidDel="00E4475B">
          <w:delText>Multivariate regression models examined the joint relationship between ED visits, drug consumption, and covariates with opioid mortality. Models included county and time fixed effects where appropriate.</w:delText>
        </w:r>
      </w:del>
    </w:p>
    <w:p w14:paraId="317933AE" w14:textId="6ED63D09" w:rsidR="00B1589B" w:rsidDel="00E4475B" w:rsidRDefault="00000000">
      <w:pPr>
        <w:spacing w:after="0"/>
        <w:ind w:firstLine="720"/>
        <w:rPr>
          <w:del w:id="264" w:author="Jujia Li" w:date="2026-02-10T23:38:00Z" w16du:dateUtc="2026-02-11T05:38:00Z"/>
        </w:rPr>
        <w:pPrChange w:id="265" w:author="Jujia Li" w:date="2026-02-23T19:26:00Z" w16du:dateUtc="2026-02-24T01:26:00Z">
          <w:pPr>
            <w:ind w:firstLine="720"/>
          </w:pPr>
        </w:pPrChange>
      </w:pPr>
      <w:del w:id="266" w:author="Jujia Li" w:date="2026-02-10T23:38:00Z" w16du:dateUtc="2026-02-11T05:38:00Z">
        <w:r w:rsidDel="00E4475B">
          <w:delText>An exploratory mediation analysis examined the potential role of ED visits in the relationship between opioid consumption and mortality. Given the ecological nature of the data, results are interpreted cautiously. (Technical details in eAppendix)</w:delText>
        </w:r>
      </w:del>
    </w:p>
    <w:p w14:paraId="11C05B1A" w14:textId="43C77958" w:rsidR="00B1589B" w:rsidDel="00E4475B" w:rsidRDefault="00000000">
      <w:pPr>
        <w:spacing w:after="0"/>
        <w:ind w:firstLine="720"/>
        <w:rPr>
          <w:del w:id="267" w:author="Jujia Li" w:date="2026-02-10T23:38:00Z" w16du:dateUtc="2026-02-11T05:38:00Z"/>
        </w:rPr>
        <w:pPrChange w:id="268" w:author="Jujia Li" w:date="2026-02-23T19:26:00Z" w16du:dateUtc="2026-02-24T01:26:00Z">
          <w:pPr>
            <w:ind w:firstLine="720"/>
          </w:pPr>
        </w:pPrChange>
      </w:pPr>
      <w:del w:id="269" w:author="Jujia Li" w:date="2026-02-10T23:38:00Z" w16du:dateUtc="2026-02-11T05:38:00Z">
        <w:r w:rsidDel="00E4475B">
          <w:delText>Data suppression in CDC WONDER (counts 1-10 suppressed for privacy) was addressed using an EM algorithm-based adjustment approach. (Technical details and sensitivity analyses in eAppendix)</w:delText>
        </w:r>
      </w:del>
    </w:p>
    <w:p w14:paraId="1B73B376" w14:textId="12FB879C" w:rsidR="00B1589B" w:rsidDel="00E4475B" w:rsidRDefault="00000000">
      <w:pPr>
        <w:spacing w:after="0"/>
        <w:ind w:firstLine="720"/>
        <w:rPr>
          <w:del w:id="270" w:author="Jujia Li" w:date="2026-02-10T23:38:00Z" w16du:dateUtc="2026-02-11T05:38:00Z"/>
        </w:rPr>
        <w:pPrChange w:id="271" w:author="Jujia Li" w:date="2026-02-23T19:26:00Z" w16du:dateUtc="2026-02-24T01:26:00Z">
          <w:pPr>
            <w:spacing w:after="240"/>
            <w:ind w:firstLine="720"/>
          </w:pPr>
        </w:pPrChange>
      </w:pPr>
      <w:del w:id="272" w:author="Jujia Li" w:date="2026-02-10T23:38:00Z" w16du:dateUtc="2026-02-11T05:38:00Z">
        <w:r w:rsidDel="00E4475B">
          <w:delText>Analyses were conducted using R version [X.X] (R Foundation for Statistical Computing). Statistical significance was set at P &lt; .05 using 2-sided tests.</w:delText>
        </w:r>
      </w:del>
    </w:p>
    <w:p w14:paraId="40B8867E" w14:textId="0EBF820A" w:rsidR="00B1589B" w:rsidDel="00B63095" w:rsidRDefault="00B1589B">
      <w:pPr>
        <w:pBdr>
          <w:bottom w:val="single" w:sz="6" w:space="1" w:color="auto"/>
        </w:pBdr>
        <w:spacing w:before="120" w:after="0"/>
        <w:rPr>
          <w:del w:id="273" w:author="Jujia Li" w:date="2026-02-23T19:26:00Z" w16du:dateUtc="2026-02-24T01:26:00Z"/>
        </w:rPr>
        <w:pPrChange w:id="274" w:author="Jujia Li" w:date="2026-02-23T19:26:00Z" w16du:dateUtc="2026-02-24T01:26:00Z">
          <w:pPr>
            <w:pBdr>
              <w:bottom w:val="single" w:sz="6" w:space="1" w:color="auto"/>
            </w:pBdr>
            <w:spacing w:before="120"/>
          </w:pPr>
        </w:pPrChange>
      </w:pPr>
    </w:p>
    <w:p w14:paraId="020C5456" w14:textId="77777777" w:rsidR="00B1589B" w:rsidRDefault="00000000">
      <w:pPr>
        <w:spacing w:before="240" w:after="0"/>
        <w:jc w:val="center"/>
        <w:pPrChange w:id="275" w:author="Jujia Li" w:date="2026-02-23T19:29:00Z" w16du:dateUtc="2026-02-24T01:29:00Z">
          <w:pPr>
            <w:spacing w:before="240"/>
          </w:pPr>
        </w:pPrChange>
      </w:pPr>
      <w:r>
        <w:rPr>
          <w:b/>
          <w:sz w:val="24"/>
        </w:rPr>
        <w:t>Results</w:t>
      </w:r>
    </w:p>
    <w:p w14:paraId="2E0C2270" w14:textId="77777777" w:rsidR="00B1589B" w:rsidRDefault="00000000">
      <w:pPr>
        <w:spacing w:after="0"/>
        <w:pPrChange w:id="276" w:author="Jujia Li" w:date="2026-02-14T17:36:00Z" w16du:dateUtc="2026-02-14T23:36:00Z">
          <w:pPr/>
        </w:pPrChange>
      </w:pPr>
      <w:r>
        <w:rPr>
          <w:b/>
        </w:rPr>
        <w:t>Study Population and Descriptive Statistics</w:t>
      </w:r>
    </w:p>
    <w:p w14:paraId="7C0E840D" w14:textId="3D357DA5" w:rsidR="000331EB" w:rsidRPr="000331EB" w:rsidDel="0051782D" w:rsidRDefault="00000000">
      <w:pPr>
        <w:spacing w:after="0"/>
        <w:rPr>
          <w:del w:id="277" w:author="Jujia Li" w:date="2026-02-10T23:24:00Z" w16du:dateUtc="2026-02-11T05:24:00Z"/>
          <w:b/>
          <w:bCs/>
          <w:iCs/>
        </w:rPr>
        <w:pPrChange w:id="278" w:author="Jujia Li" w:date="2026-02-14T17:36:00Z" w16du:dateUtc="2026-02-14T23:36:00Z">
          <w:pPr/>
        </w:pPrChange>
      </w:pPr>
      <w:del w:id="279" w:author="Jujia Li" w:date="2026-02-10T23:24:00Z" w16du:dateUtc="2026-02-11T05:24:00Z">
        <w:r w:rsidRPr="000331EB" w:rsidDel="0051782D">
          <w:rPr>
            <w:b/>
            <w:bCs/>
            <w:iCs/>
          </w:rPr>
          <w:delText>Table 1</w:delText>
        </w:r>
      </w:del>
    </w:p>
    <w:p w14:paraId="2291E933" w14:textId="210F42D9" w:rsidR="00B1589B" w:rsidDel="0051782D" w:rsidRDefault="00000000">
      <w:pPr>
        <w:spacing w:after="0"/>
        <w:rPr>
          <w:del w:id="280" w:author="Jujia Li" w:date="2026-02-10T23:24:00Z" w16du:dateUtc="2026-02-11T05:24:00Z"/>
          <w:i/>
        </w:rPr>
        <w:pPrChange w:id="281" w:author="Jujia Li" w:date="2026-02-14T17:36:00Z" w16du:dateUtc="2026-02-14T23:36:00Z">
          <w:pPr/>
        </w:pPrChange>
      </w:pPr>
      <w:del w:id="282" w:author="Jujia Li" w:date="2026-02-10T23:24:00Z" w16du:dateUtc="2026-02-11T05:24:00Z">
        <w:r w:rsidDel="0051782D">
          <w:rPr>
            <w:i/>
          </w:rPr>
          <w:delText>Characteristics of Northwestern Alabama Counties</w:delText>
        </w:r>
        <w:r w:rsidR="00557926" w:rsidDel="0051782D">
          <w:rPr>
            <w:i/>
          </w:rPr>
          <w:delText xml:space="preserve"> 2016-2019</w:delText>
        </w:r>
      </w:del>
    </w:p>
    <w:tbl>
      <w:tblPr>
        <w:tblW w:w="0" w:type="auto"/>
        <w:tblBorders>
          <w:top w:val="single" w:sz="4" w:space="0" w:color="auto"/>
          <w:bottom w:val="single" w:sz="4" w:space="0" w:color="auto"/>
        </w:tblBorders>
        <w:tblLook w:val="04A0" w:firstRow="1" w:lastRow="0" w:firstColumn="1" w:lastColumn="0" w:noHBand="0" w:noVBand="1"/>
      </w:tblPr>
      <w:tblGrid>
        <w:gridCol w:w="1206"/>
        <w:gridCol w:w="1083"/>
        <w:gridCol w:w="872"/>
        <w:gridCol w:w="1266"/>
        <w:gridCol w:w="1816"/>
        <w:gridCol w:w="728"/>
      </w:tblGrid>
      <w:tr w:rsidR="0022125D" w:rsidRPr="003D30CD" w:rsidDel="0051782D" w14:paraId="0C698FE6" w14:textId="626C49B1" w:rsidTr="0047147F">
        <w:trPr>
          <w:trHeight w:val="300"/>
          <w:del w:id="283" w:author="Jujia Li" w:date="2026-02-10T23:24:00Z"/>
        </w:trPr>
        <w:tc>
          <w:tcPr>
            <w:tcW w:w="0" w:type="auto"/>
            <w:tcBorders>
              <w:top w:val="single" w:sz="4" w:space="0" w:color="auto"/>
              <w:bottom w:val="single" w:sz="4" w:space="0" w:color="auto"/>
            </w:tcBorders>
            <w:noWrap/>
            <w:vAlign w:val="center"/>
            <w:hideMark/>
          </w:tcPr>
          <w:p w14:paraId="0FB56B05" w14:textId="275FB450" w:rsidR="0022125D" w:rsidRPr="002E1FBC" w:rsidDel="0051782D" w:rsidRDefault="0022125D">
            <w:pPr>
              <w:spacing w:after="0" w:line="240" w:lineRule="auto"/>
              <w:jc w:val="center"/>
              <w:rPr>
                <w:del w:id="284" w:author="Jujia Li" w:date="2026-02-10T23:24:00Z" w16du:dateUtc="2026-02-11T05:24:00Z"/>
                <w:rFonts w:eastAsia="Times New Roman" w:cs="Times New Roman"/>
                <w:color w:val="000000"/>
                <w:sz w:val="20"/>
                <w:szCs w:val="20"/>
                <w:lang w:eastAsia="zh-CN"/>
              </w:rPr>
            </w:pPr>
            <w:del w:id="285" w:author="Jujia Li" w:date="2026-02-10T23:24:00Z" w16du:dateUtc="2026-02-11T05:24:00Z">
              <w:r w:rsidRPr="002E1FBC" w:rsidDel="0051782D">
                <w:rPr>
                  <w:rFonts w:eastAsia="Times New Roman" w:cs="Times New Roman"/>
                  <w:sz w:val="20"/>
                  <w:szCs w:val="20"/>
                  <w:lang w:eastAsia="zh-CN"/>
                </w:rPr>
                <w:delText>County</w:delText>
              </w:r>
            </w:del>
          </w:p>
        </w:tc>
        <w:tc>
          <w:tcPr>
            <w:tcW w:w="0" w:type="auto"/>
            <w:tcBorders>
              <w:top w:val="single" w:sz="4" w:space="0" w:color="auto"/>
              <w:bottom w:val="single" w:sz="4" w:space="0" w:color="auto"/>
            </w:tcBorders>
            <w:noWrap/>
            <w:vAlign w:val="center"/>
            <w:hideMark/>
          </w:tcPr>
          <w:p w14:paraId="3DD76A6B" w14:textId="7EB43C19" w:rsidR="0022125D" w:rsidRPr="002E1FBC" w:rsidDel="0051782D" w:rsidRDefault="0022125D">
            <w:pPr>
              <w:spacing w:after="0" w:line="240" w:lineRule="auto"/>
              <w:jc w:val="center"/>
              <w:rPr>
                <w:del w:id="286" w:author="Jujia Li" w:date="2026-02-10T23:24:00Z" w16du:dateUtc="2026-02-11T05:24:00Z"/>
                <w:rFonts w:eastAsia="Times New Roman" w:cs="Times New Roman"/>
                <w:color w:val="000000"/>
                <w:sz w:val="20"/>
                <w:szCs w:val="20"/>
                <w:lang w:eastAsia="zh-CN"/>
              </w:rPr>
            </w:pPr>
            <w:del w:id="287" w:author="Jujia Li" w:date="2026-02-10T23:24:00Z" w16du:dateUtc="2026-02-11T05:24:00Z">
              <w:r w:rsidRPr="002E1FBC" w:rsidDel="0051782D">
                <w:rPr>
                  <w:rFonts w:eastAsia="Times New Roman" w:cs="Times New Roman"/>
                  <w:sz w:val="20"/>
                  <w:szCs w:val="20"/>
                  <w:lang w:eastAsia="zh-CN"/>
                </w:rPr>
                <w:delText>Population</w:delText>
              </w:r>
            </w:del>
          </w:p>
        </w:tc>
        <w:tc>
          <w:tcPr>
            <w:tcW w:w="0" w:type="auto"/>
            <w:tcBorders>
              <w:top w:val="single" w:sz="4" w:space="0" w:color="auto"/>
              <w:bottom w:val="single" w:sz="4" w:space="0" w:color="auto"/>
            </w:tcBorders>
            <w:vAlign w:val="center"/>
          </w:tcPr>
          <w:p w14:paraId="5450A76D" w14:textId="3C64A08C" w:rsidR="0022125D" w:rsidRPr="002E1FBC" w:rsidDel="0051782D" w:rsidRDefault="0022125D">
            <w:pPr>
              <w:spacing w:after="0" w:line="240" w:lineRule="auto"/>
              <w:jc w:val="center"/>
              <w:rPr>
                <w:del w:id="288" w:author="Jujia Li" w:date="2026-02-10T23:24:00Z" w16du:dateUtc="2026-02-11T05:24:00Z"/>
                <w:rFonts w:eastAsia="Times New Roman" w:cs="Times New Roman"/>
                <w:sz w:val="20"/>
                <w:szCs w:val="20"/>
                <w:lang w:eastAsia="zh-CN"/>
              </w:rPr>
            </w:pPr>
            <w:del w:id="289" w:author="Jujia Li" w:date="2026-02-10T23:24:00Z" w16du:dateUtc="2026-02-11T05:24:00Z">
              <w:r w:rsidRPr="002E1FBC" w:rsidDel="0051782D">
                <w:rPr>
                  <w:rFonts w:eastAsia="Times New Roman" w:cs="Times New Roman"/>
                  <w:sz w:val="20"/>
                  <w:szCs w:val="20"/>
                  <w:lang w:eastAsia="zh-CN"/>
                </w:rPr>
                <w:delText>URcode</w:delText>
              </w:r>
            </w:del>
          </w:p>
        </w:tc>
        <w:tc>
          <w:tcPr>
            <w:tcW w:w="0" w:type="auto"/>
            <w:tcBorders>
              <w:top w:val="single" w:sz="4" w:space="0" w:color="auto"/>
              <w:bottom w:val="single" w:sz="4" w:space="0" w:color="auto"/>
            </w:tcBorders>
            <w:noWrap/>
            <w:vAlign w:val="center"/>
            <w:hideMark/>
          </w:tcPr>
          <w:p w14:paraId="0C1A6F47" w14:textId="0DE38D0B" w:rsidR="0022125D" w:rsidRPr="002E1FBC" w:rsidDel="0051782D" w:rsidRDefault="0022125D">
            <w:pPr>
              <w:spacing w:after="0" w:line="240" w:lineRule="auto"/>
              <w:jc w:val="center"/>
              <w:rPr>
                <w:del w:id="290" w:author="Jujia Li" w:date="2026-02-10T23:24:00Z" w16du:dateUtc="2026-02-11T05:24:00Z"/>
                <w:rFonts w:eastAsia="Times New Roman" w:cs="Times New Roman"/>
                <w:color w:val="000000"/>
                <w:sz w:val="20"/>
                <w:szCs w:val="20"/>
                <w:lang w:eastAsia="zh-CN"/>
              </w:rPr>
            </w:pPr>
            <w:del w:id="291" w:author="Jujia Li" w:date="2026-02-10T23:24:00Z" w16du:dateUtc="2026-02-11T05:24:00Z">
              <w:r w:rsidRPr="002E1FBC" w:rsidDel="0051782D">
                <w:rPr>
                  <w:rFonts w:eastAsia="Times New Roman" w:cs="Times New Roman"/>
                  <w:sz w:val="20"/>
                  <w:szCs w:val="20"/>
                  <w:lang w:eastAsia="zh-CN"/>
                </w:rPr>
                <w:delText>% Uninsured</w:delText>
              </w:r>
            </w:del>
          </w:p>
        </w:tc>
        <w:tc>
          <w:tcPr>
            <w:tcW w:w="0" w:type="auto"/>
            <w:tcBorders>
              <w:top w:val="single" w:sz="4" w:space="0" w:color="auto"/>
              <w:bottom w:val="single" w:sz="4" w:space="0" w:color="auto"/>
            </w:tcBorders>
            <w:noWrap/>
            <w:vAlign w:val="center"/>
            <w:hideMark/>
          </w:tcPr>
          <w:p w14:paraId="6D2BB98D" w14:textId="2B50B1FE" w:rsidR="0022125D" w:rsidRPr="002E1FBC" w:rsidDel="0051782D" w:rsidRDefault="0022125D">
            <w:pPr>
              <w:spacing w:after="0" w:line="240" w:lineRule="auto"/>
              <w:jc w:val="center"/>
              <w:rPr>
                <w:del w:id="292" w:author="Jujia Li" w:date="2026-02-10T23:24:00Z" w16du:dateUtc="2026-02-11T05:24:00Z"/>
                <w:rFonts w:eastAsia="Times New Roman" w:cs="Times New Roman"/>
                <w:color w:val="000000"/>
                <w:sz w:val="20"/>
                <w:szCs w:val="20"/>
                <w:lang w:eastAsia="zh-CN"/>
              </w:rPr>
            </w:pPr>
            <w:del w:id="293" w:author="Jujia Li" w:date="2026-02-10T23:24:00Z" w16du:dateUtc="2026-02-11T05:24:00Z">
              <w:r w:rsidRPr="002E1FBC" w:rsidDel="0051782D">
                <w:rPr>
                  <w:rFonts w:eastAsia="Times New Roman" w:cs="Times New Roman"/>
                  <w:sz w:val="20"/>
                  <w:szCs w:val="20"/>
                  <w:highlight w:val="yellow"/>
                  <w:lang w:eastAsia="zh-CN"/>
                </w:rPr>
                <w:delText>Median HH Income</w:delText>
              </w:r>
            </w:del>
          </w:p>
        </w:tc>
        <w:tc>
          <w:tcPr>
            <w:tcW w:w="0" w:type="auto"/>
            <w:tcBorders>
              <w:top w:val="single" w:sz="4" w:space="0" w:color="auto"/>
              <w:bottom w:val="single" w:sz="4" w:space="0" w:color="auto"/>
            </w:tcBorders>
            <w:noWrap/>
            <w:vAlign w:val="center"/>
            <w:hideMark/>
          </w:tcPr>
          <w:p w14:paraId="417A505B" w14:textId="2B6BD237" w:rsidR="0022125D" w:rsidRPr="002E1FBC" w:rsidDel="0051782D" w:rsidRDefault="0022125D">
            <w:pPr>
              <w:spacing w:after="0" w:line="240" w:lineRule="auto"/>
              <w:jc w:val="center"/>
              <w:rPr>
                <w:del w:id="294" w:author="Jujia Li" w:date="2026-02-10T23:24:00Z" w16du:dateUtc="2026-02-11T05:24:00Z"/>
                <w:rFonts w:eastAsia="Times New Roman" w:cs="Times New Roman"/>
                <w:color w:val="000000"/>
                <w:sz w:val="20"/>
                <w:szCs w:val="20"/>
                <w:highlight w:val="yellow"/>
                <w:lang w:eastAsia="zh-CN"/>
              </w:rPr>
            </w:pPr>
            <w:del w:id="295" w:author="Jujia Li" w:date="2026-02-10T23:24:00Z" w16du:dateUtc="2026-02-11T05:24:00Z">
              <w:r w:rsidRPr="002E1FBC" w:rsidDel="0051782D">
                <w:rPr>
                  <w:rFonts w:eastAsia="Times New Roman" w:cs="Times New Roman"/>
                  <w:sz w:val="20"/>
                  <w:szCs w:val="20"/>
                  <w:highlight w:val="yellow"/>
                  <w:lang w:eastAsia="zh-CN"/>
                </w:rPr>
                <w:delText>HPSA</w:delText>
              </w:r>
            </w:del>
          </w:p>
        </w:tc>
      </w:tr>
      <w:tr w:rsidR="0022125D" w:rsidRPr="003D30CD" w:rsidDel="0051782D" w14:paraId="5B5B90C1" w14:textId="23EF6F41" w:rsidTr="0022125D">
        <w:trPr>
          <w:trHeight w:val="300"/>
          <w:del w:id="296" w:author="Jujia Li" w:date="2026-02-10T23:24:00Z"/>
        </w:trPr>
        <w:tc>
          <w:tcPr>
            <w:tcW w:w="0" w:type="auto"/>
            <w:tcBorders>
              <w:top w:val="single" w:sz="4" w:space="0" w:color="auto"/>
            </w:tcBorders>
            <w:noWrap/>
            <w:vAlign w:val="center"/>
            <w:hideMark/>
          </w:tcPr>
          <w:p w14:paraId="48C2200E" w14:textId="024233F8" w:rsidR="0022125D" w:rsidRPr="003D30CD" w:rsidDel="0051782D" w:rsidRDefault="0022125D">
            <w:pPr>
              <w:spacing w:after="0" w:line="240" w:lineRule="auto"/>
              <w:rPr>
                <w:del w:id="297" w:author="Jujia Li" w:date="2026-02-10T23:24:00Z" w16du:dateUtc="2026-02-11T05:24:00Z"/>
                <w:rFonts w:eastAsia="Times New Roman" w:cs="Times New Roman"/>
                <w:color w:val="000000"/>
                <w:sz w:val="20"/>
                <w:szCs w:val="20"/>
                <w:lang w:eastAsia="zh-CN"/>
              </w:rPr>
            </w:pPr>
            <w:del w:id="298" w:author="Jujia Li" w:date="2026-02-10T23:24:00Z" w16du:dateUtc="2026-02-11T05:24:00Z">
              <w:r w:rsidRPr="003D30CD" w:rsidDel="0051782D">
                <w:delText>Blount</w:delText>
              </w:r>
            </w:del>
          </w:p>
        </w:tc>
        <w:tc>
          <w:tcPr>
            <w:tcW w:w="0" w:type="auto"/>
            <w:tcBorders>
              <w:top w:val="single" w:sz="4" w:space="0" w:color="auto"/>
            </w:tcBorders>
            <w:noWrap/>
            <w:vAlign w:val="center"/>
            <w:hideMark/>
          </w:tcPr>
          <w:p w14:paraId="5A548716" w14:textId="131FA434" w:rsidR="0022125D" w:rsidRPr="003D30CD" w:rsidDel="0051782D" w:rsidRDefault="0022125D">
            <w:pPr>
              <w:spacing w:after="0" w:line="240" w:lineRule="auto"/>
              <w:jc w:val="right"/>
              <w:rPr>
                <w:del w:id="299" w:author="Jujia Li" w:date="2026-02-10T23:24:00Z" w16du:dateUtc="2026-02-11T05:24:00Z"/>
                <w:rFonts w:eastAsia="Times New Roman" w:cs="Times New Roman"/>
                <w:color w:val="000000"/>
                <w:sz w:val="20"/>
                <w:szCs w:val="20"/>
                <w:lang w:eastAsia="zh-CN"/>
              </w:rPr>
            </w:pPr>
            <w:del w:id="300" w:author="Jujia Li" w:date="2026-02-10T23:24:00Z" w16du:dateUtc="2026-02-11T05:24:00Z">
              <w:r w:rsidRPr="003D30CD" w:rsidDel="0051782D">
                <w:delText>57846</w:delText>
              </w:r>
            </w:del>
          </w:p>
        </w:tc>
        <w:tc>
          <w:tcPr>
            <w:tcW w:w="0" w:type="auto"/>
            <w:tcBorders>
              <w:top w:val="single" w:sz="4" w:space="0" w:color="auto"/>
            </w:tcBorders>
            <w:vAlign w:val="center"/>
          </w:tcPr>
          <w:p w14:paraId="2235C204" w14:textId="38A24C85" w:rsidR="0022125D" w:rsidRPr="0022125D" w:rsidDel="0051782D" w:rsidRDefault="0022125D">
            <w:pPr>
              <w:spacing w:after="0" w:line="240" w:lineRule="auto"/>
              <w:jc w:val="center"/>
              <w:rPr>
                <w:del w:id="301" w:author="Jujia Li" w:date="2026-02-10T23:24:00Z" w16du:dateUtc="2026-02-11T05:24:00Z"/>
                <w:rFonts w:cs="Times New Roman"/>
                <w:sz w:val="20"/>
                <w:szCs w:val="20"/>
              </w:rPr>
            </w:pPr>
            <w:del w:id="302" w:author="Jujia Li" w:date="2026-02-10T23:24:00Z" w16du:dateUtc="2026-02-11T05:24:00Z">
              <w:r w:rsidRPr="0022125D" w:rsidDel="0051782D">
                <w:rPr>
                  <w:rFonts w:cs="Times New Roman"/>
                  <w:color w:val="000000"/>
                  <w:sz w:val="20"/>
                  <w:szCs w:val="20"/>
                </w:rPr>
                <w:delText>2</w:delText>
              </w:r>
            </w:del>
          </w:p>
        </w:tc>
        <w:tc>
          <w:tcPr>
            <w:tcW w:w="0" w:type="auto"/>
            <w:tcBorders>
              <w:top w:val="single" w:sz="4" w:space="0" w:color="auto"/>
            </w:tcBorders>
            <w:noWrap/>
            <w:vAlign w:val="center"/>
            <w:hideMark/>
          </w:tcPr>
          <w:p w14:paraId="77CF3433" w14:textId="4ED0DFC0" w:rsidR="0022125D" w:rsidRPr="003D30CD" w:rsidDel="0051782D" w:rsidRDefault="0022125D">
            <w:pPr>
              <w:spacing w:after="0" w:line="240" w:lineRule="auto"/>
              <w:jc w:val="center"/>
              <w:rPr>
                <w:del w:id="303" w:author="Jujia Li" w:date="2026-02-10T23:24:00Z" w16du:dateUtc="2026-02-11T05:24:00Z"/>
                <w:rFonts w:eastAsia="Times New Roman" w:cs="Times New Roman"/>
                <w:color w:val="000000"/>
                <w:sz w:val="20"/>
                <w:szCs w:val="20"/>
                <w:lang w:eastAsia="zh-CN"/>
              </w:rPr>
            </w:pPr>
            <w:del w:id="304" w:author="Jujia Li" w:date="2026-02-10T23:24:00Z" w16du:dateUtc="2026-02-11T05:24:00Z">
              <w:r w:rsidRPr="003D30CD" w:rsidDel="0051782D">
                <w:delText>4.6</w:delText>
              </w:r>
            </w:del>
          </w:p>
        </w:tc>
        <w:tc>
          <w:tcPr>
            <w:tcW w:w="0" w:type="auto"/>
            <w:tcBorders>
              <w:top w:val="single" w:sz="4" w:space="0" w:color="auto"/>
            </w:tcBorders>
            <w:noWrap/>
            <w:vAlign w:val="center"/>
            <w:hideMark/>
          </w:tcPr>
          <w:p w14:paraId="6312873B" w14:textId="1DBDB532" w:rsidR="0022125D" w:rsidRPr="003D30CD" w:rsidDel="0051782D" w:rsidRDefault="0022125D">
            <w:pPr>
              <w:spacing w:after="0" w:line="240" w:lineRule="auto"/>
              <w:jc w:val="center"/>
              <w:rPr>
                <w:del w:id="305" w:author="Jujia Li" w:date="2026-02-10T23:24:00Z" w16du:dateUtc="2026-02-11T05:24:00Z"/>
                <w:rFonts w:eastAsia="Times New Roman" w:cs="Times New Roman"/>
                <w:color w:val="000000"/>
                <w:sz w:val="20"/>
                <w:szCs w:val="20"/>
                <w:lang w:eastAsia="zh-CN"/>
              </w:rPr>
            </w:pPr>
            <w:del w:id="306" w:author="Jujia Li" w:date="2026-02-10T23:24:00Z" w16du:dateUtc="2026-02-11T05:24:00Z">
              <w:r w:rsidRPr="003D30CD" w:rsidDel="0051782D">
                <w:rPr>
                  <w:i/>
                  <w:iCs/>
                </w:rPr>
                <w:delText>NA</w:delText>
              </w:r>
            </w:del>
          </w:p>
        </w:tc>
        <w:tc>
          <w:tcPr>
            <w:tcW w:w="0" w:type="auto"/>
            <w:tcBorders>
              <w:top w:val="single" w:sz="4" w:space="0" w:color="auto"/>
            </w:tcBorders>
            <w:noWrap/>
            <w:vAlign w:val="center"/>
            <w:hideMark/>
          </w:tcPr>
          <w:p w14:paraId="58DAC244" w14:textId="656662F6" w:rsidR="0022125D" w:rsidRPr="003D30CD" w:rsidDel="0051782D" w:rsidRDefault="0022125D">
            <w:pPr>
              <w:spacing w:after="0" w:line="240" w:lineRule="auto"/>
              <w:jc w:val="center"/>
              <w:rPr>
                <w:del w:id="307" w:author="Jujia Li" w:date="2026-02-10T23:24:00Z" w16du:dateUtc="2026-02-11T05:24:00Z"/>
                <w:rFonts w:eastAsia="Times New Roman" w:cs="Times New Roman"/>
                <w:color w:val="000000"/>
                <w:sz w:val="20"/>
                <w:szCs w:val="20"/>
                <w:lang w:eastAsia="zh-CN"/>
              </w:rPr>
            </w:pPr>
            <w:del w:id="308" w:author="Jujia Li" w:date="2026-02-10T23:24:00Z" w16du:dateUtc="2026-02-11T05:24:00Z">
              <w:r w:rsidRPr="003D30CD" w:rsidDel="0051782D">
                <w:rPr>
                  <w:i/>
                  <w:iCs/>
                </w:rPr>
                <w:delText>NA</w:delText>
              </w:r>
            </w:del>
          </w:p>
        </w:tc>
      </w:tr>
      <w:tr w:rsidR="0022125D" w:rsidRPr="003D30CD" w:rsidDel="0051782D" w14:paraId="602A8CC2" w14:textId="3AD9AEF6" w:rsidTr="0022125D">
        <w:trPr>
          <w:trHeight w:val="300"/>
          <w:del w:id="309" w:author="Jujia Li" w:date="2026-02-10T23:24:00Z"/>
        </w:trPr>
        <w:tc>
          <w:tcPr>
            <w:tcW w:w="0" w:type="auto"/>
            <w:noWrap/>
            <w:vAlign w:val="center"/>
            <w:hideMark/>
          </w:tcPr>
          <w:p w14:paraId="62CD2516" w14:textId="17864EA5" w:rsidR="0022125D" w:rsidRPr="003D30CD" w:rsidDel="0051782D" w:rsidRDefault="0022125D">
            <w:pPr>
              <w:spacing w:after="0" w:line="240" w:lineRule="auto"/>
              <w:rPr>
                <w:del w:id="310" w:author="Jujia Li" w:date="2026-02-10T23:24:00Z" w16du:dateUtc="2026-02-11T05:24:00Z"/>
                <w:rFonts w:eastAsia="Times New Roman" w:cs="Times New Roman"/>
                <w:color w:val="000000"/>
                <w:sz w:val="20"/>
                <w:szCs w:val="20"/>
                <w:lang w:eastAsia="zh-CN"/>
              </w:rPr>
            </w:pPr>
            <w:del w:id="311" w:author="Jujia Li" w:date="2026-02-10T23:24:00Z" w16du:dateUtc="2026-02-11T05:24:00Z">
              <w:r w:rsidRPr="003D30CD" w:rsidDel="0051782D">
                <w:delText>Cherokee</w:delText>
              </w:r>
            </w:del>
          </w:p>
        </w:tc>
        <w:tc>
          <w:tcPr>
            <w:tcW w:w="0" w:type="auto"/>
            <w:noWrap/>
            <w:vAlign w:val="center"/>
            <w:hideMark/>
          </w:tcPr>
          <w:p w14:paraId="7314A930" w14:textId="5B7348EF" w:rsidR="0022125D" w:rsidRPr="003D30CD" w:rsidDel="0051782D" w:rsidRDefault="0022125D">
            <w:pPr>
              <w:spacing w:after="0" w:line="240" w:lineRule="auto"/>
              <w:jc w:val="right"/>
              <w:rPr>
                <w:del w:id="312" w:author="Jujia Li" w:date="2026-02-10T23:24:00Z" w16du:dateUtc="2026-02-11T05:24:00Z"/>
                <w:rFonts w:eastAsia="Times New Roman" w:cs="Times New Roman"/>
                <w:color w:val="000000"/>
                <w:sz w:val="20"/>
                <w:szCs w:val="20"/>
                <w:lang w:eastAsia="zh-CN"/>
              </w:rPr>
            </w:pPr>
            <w:del w:id="313" w:author="Jujia Li" w:date="2026-02-10T23:24:00Z" w16du:dateUtc="2026-02-11T05:24:00Z">
              <w:r w:rsidRPr="003D30CD" w:rsidDel="0051782D">
                <w:delText>25952</w:delText>
              </w:r>
            </w:del>
          </w:p>
        </w:tc>
        <w:tc>
          <w:tcPr>
            <w:tcW w:w="0" w:type="auto"/>
            <w:vAlign w:val="center"/>
          </w:tcPr>
          <w:p w14:paraId="35011003" w14:textId="5837045C" w:rsidR="0022125D" w:rsidRPr="0022125D" w:rsidDel="0051782D" w:rsidRDefault="0022125D">
            <w:pPr>
              <w:spacing w:after="0" w:line="240" w:lineRule="auto"/>
              <w:jc w:val="center"/>
              <w:rPr>
                <w:del w:id="314" w:author="Jujia Li" w:date="2026-02-10T23:24:00Z" w16du:dateUtc="2026-02-11T05:24:00Z"/>
                <w:rFonts w:cs="Times New Roman"/>
                <w:sz w:val="20"/>
                <w:szCs w:val="20"/>
              </w:rPr>
            </w:pPr>
            <w:del w:id="315" w:author="Jujia Li" w:date="2026-02-10T23:24:00Z" w16du:dateUtc="2026-02-11T05:24:00Z">
              <w:r w:rsidRPr="0022125D" w:rsidDel="0051782D">
                <w:rPr>
                  <w:rFonts w:cs="Times New Roman"/>
                  <w:color w:val="000000"/>
                  <w:sz w:val="20"/>
                  <w:szCs w:val="20"/>
                </w:rPr>
                <w:delText>6</w:delText>
              </w:r>
            </w:del>
          </w:p>
        </w:tc>
        <w:tc>
          <w:tcPr>
            <w:tcW w:w="0" w:type="auto"/>
            <w:noWrap/>
            <w:vAlign w:val="center"/>
            <w:hideMark/>
          </w:tcPr>
          <w:p w14:paraId="7AAB7B5D" w14:textId="4408436D" w:rsidR="0022125D" w:rsidRPr="003D30CD" w:rsidDel="0051782D" w:rsidRDefault="0022125D">
            <w:pPr>
              <w:spacing w:after="0" w:line="240" w:lineRule="auto"/>
              <w:jc w:val="center"/>
              <w:rPr>
                <w:del w:id="316" w:author="Jujia Li" w:date="2026-02-10T23:24:00Z" w16du:dateUtc="2026-02-11T05:24:00Z"/>
                <w:rFonts w:eastAsia="Times New Roman" w:cs="Times New Roman"/>
                <w:color w:val="000000"/>
                <w:sz w:val="20"/>
                <w:szCs w:val="20"/>
                <w:lang w:eastAsia="zh-CN"/>
              </w:rPr>
            </w:pPr>
            <w:del w:id="317" w:author="Jujia Li" w:date="2026-02-10T23:24:00Z" w16du:dateUtc="2026-02-11T05:24:00Z">
              <w:r w:rsidRPr="003D30CD" w:rsidDel="0051782D">
                <w:delText>3.5</w:delText>
              </w:r>
            </w:del>
          </w:p>
        </w:tc>
        <w:tc>
          <w:tcPr>
            <w:tcW w:w="0" w:type="auto"/>
            <w:noWrap/>
            <w:vAlign w:val="center"/>
            <w:hideMark/>
          </w:tcPr>
          <w:p w14:paraId="1FA89267" w14:textId="4C5FF471" w:rsidR="0022125D" w:rsidRPr="003D30CD" w:rsidDel="0051782D" w:rsidRDefault="0022125D">
            <w:pPr>
              <w:spacing w:after="0" w:line="240" w:lineRule="auto"/>
              <w:jc w:val="center"/>
              <w:rPr>
                <w:del w:id="318" w:author="Jujia Li" w:date="2026-02-10T23:24:00Z" w16du:dateUtc="2026-02-11T05:24:00Z"/>
                <w:rFonts w:eastAsia="Times New Roman" w:cs="Times New Roman"/>
                <w:color w:val="000000"/>
                <w:sz w:val="20"/>
                <w:szCs w:val="20"/>
                <w:lang w:eastAsia="zh-CN"/>
              </w:rPr>
            </w:pPr>
            <w:del w:id="319" w:author="Jujia Li" w:date="2026-02-10T23:24:00Z" w16du:dateUtc="2026-02-11T05:24:00Z">
              <w:r w:rsidRPr="003D30CD" w:rsidDel="0051782D">
                <w:rPr>
                  <w:i/>
                  <w:iCs/>
                </w:rPr>
                <w:delText>NA</w:delText>
              </w:r>
            </w:del>
          </w:p>
        </w:tc>
        <w:tc>
          <w:tcPr>
            <w:tcW w:w="0" w:type="auto"/>
            <w:noWrap/>
            <w:vAlign w:val="center"/>
            <w:hideMark/>
          </w:tcPr>
          <w:p w14:paraId="21053763" w14:textId="3DBA9B04" w:rsidR="0022125D" w:rsidRPr="003D30CD" w:rsidDel="0051782D" w:rsidRDefault="0022125D">
            <w:pPr>
              <w:spacing w:after="0" w:line="240" w:lineRule="auto"/>
              <w:jc w:val="center"/>
              <w:rPr>
                <w:del w:id="320" w:author="Jujia Li" w:date="2026-02-10T23:24:00Z" w16du:dateUtc="2026-02-11T05:24:00Z"/>
                <w:rFonts w:eastAsia="Times New Roman" w:cs="Times New Roman"/>
                <w:color w:val="000000"/>
                <w:sz w:val="20"/>
                <w:szCs w:val="20"/>
                <w:lang w:eastAsia="zh-CN"/>
              </w:rPr>
            </w:pPr>
            <w:del w:id="321" w:author="Jujia Li" w:date="2026-02-10T23:24:00Z" w16du:dateUtc="2026-02-11T05:24:00Z">
              <w:r w:rsidRPr="003D30CD" w:rsidDel="0051782D">
                <w:rPr>
                  <w:i/>
                  <w:iCs/>
                </w:rPr>
                <w:delText>NA</w:delText>
              </w:r>
            </w:del>
          </w:p>
        </w:tc>
      </w:tr>
      <w:tr w:rsidR="0022125D" w:rsidRPr="003D30CD" w:rsidDel="0051782D" w14:paraId="544A1880" w14:textId="067D143F" w:rsidTr="0022125D">
        <w:trPr>
          <w:trHeight w:val="300"/>
          <w:del w:id="322" w:author="Jujia Li" w:date="2026-02-10T23:24:00Z"/>
        </w:trPr>
        <w:tc>
          <w:tcPr>
            <w:tcW w:w="0" w:type="auto"/>
            <w:noWrap/>
            <w:vAlign w:val="center"/>
            <w:hideMark/>
          </w:tcPr>
          <w:p w14:paraId="5B66C65E" w14:textId="193DC0F9" w:rsidR="0022125D" w:rsidRPr="003D30CD" w:rsidDel="0051782D" w:rsidRDefault="0022125D">
            <w:pPr>
              <w:spacing w:after="0" w:line="240" w:lineRule="auto"/>
              <w:rPr>
                <w:del w:id="323" w:author="Jujia Li" w:date="2026-02-10T23:24:00Z" w16du:dateUtc="2026-02-11T05:24:00Z"/>
                <w:rFonts w:eastAsia="Times New Roman" w:cs="Times New Roman"/>
                <w:color w:val="000000"/>
                <w:sz w:val="20"/>
                <w:szCs w:val="20"/>
                <w:lang w:eastAsia="zh-CN"/>
              </w:rPr>
            </w:pPr>
            <w:del w:id="324" w:author="Jujia Li" w:date="2026-02-10T23:24:00Z" w16du:dateUtc="2026-02-11T05:24:00Z">
              <w:r w:rsidRPr="003D30CD" w:rsidDel="0051782D">
                <w:delText>Colbert</w:delText>
              </w:r>
            </w:del>
          </w:p>
        </w:tc>
        <w:tc>
          <w:tcPr>
            <w:tcW w:w="0" w:type="auto"/>
            <w:noWrap/>
            <w:vAlign w:val="center"/>
            <w:hideMark/>
          </w:tcPr>
          <w:p w14:paraId="10D4E077" w14:textId="120F0DBB" w:rsidR="0022125D" w:rsidRPr="003D30CD" w:rsidDel="0051782D" w:rsidRDefault="0022125D">
            <w:pPr>
              <w:spacing w:after="0" w:line="240" w:lineRule="auto"/>
              <w:jc w:val="right"/>
              <w:rPr>
                <w:del w:id="325" w:author="Jujia Li" w:date="2026-02-10T23:24:00Z" w16du:dateUtc="2026-02-11T05:24:00Z"/>
                <w:rFonts w:eastAsia="Times New Roman" w:cs="Times New Roman"/>
                <w:color w:val="000000"/>
                <w:sz w:val="20"/>
                <w:szCs w:val="20"/>
                <w:lang w:eastAsia="zh-CN"/>
              </w:rPr>
            </w:pPr>
            <w:del w:id="326" w:author="Jujia Li" w:date="2026-02-10T23:24:00Z" w16du:dateUtc="2026-02-11T05:24:00Z">
              <w:r w:rsidRPr="003D30CD" w:rsidDel="0051782D">
                <w:delText>54680</w:delText>
              </w:r>
            </w:del>
          </w:p>
        </w:tc>
        <w:tc>
          <w:tcPr>
            <w:tcW w:w="0" w:type="auto"/>
            <w:vAlign w:val="center"/>
          </w:tcPr>
          <w:p w14:paraId="3ADC5735" w14:textId="03042998" w:rsidR="0022125D" w:rsidRPr="0022125D" w:rsidDel="0051782D" w:rsidRDefault="0022125D">
            <w:pPr>
              <w:spacing w:after="0" w:line="240" w:lineRule="auto"/>
              <w:jc w:val="center"/>
              <w:rPr>
                <w:del w:id="327" w:author="Jujia Li" w:date="2026-02-10T23:24:00Z" w16du:dateUtc="2026-02-11T05:24:00Z"/>
                <w:rFonts w:cs="Times New Roman"/>
                <w:sz w:val="20"/>
                <w:szCs w:val="20"/>
              </w:rPr>
            </w:pPr>
            <w:del w:id="328"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51B3E050" w14:textId="43ACF5F5" w:rsidR="0022125D" w:rsidRPr="003D30CD" w:rsidDel="0051782D" w:rsidRDefault="0022125D">
            <w:pPr>
              <w:spacing w:after="0" w:line="240" w:lineRule="auto"/>
              <w:jc w:val="center"/>
              <w:rPr>
                <w:del w:id="329" w:author="Jujia Li" w:date="2026-02-10T23:24:00Z" w16du:dateUtc="2026-02-11T05:24:00Z"/>
                <w:rFonts w:eastAsia="Times New Roman" w:cs="Times New Roman"/>
                <w:color w:val="000000"/>
                <w:sz w:val="20"/>
                <w:szCs w:val="20"/>
                <w:lang w:eastAsia="zh-CN"/>
              </w:rPr>
            </w:pPr>
            <w:del w:id="330" w:author="Jujia Li" w:date="2026-02-10T23:24:00Z" w16du:dateUtc="2026-02-11T05:24:00Z">
              <w:r w:rsidRPr="003D30CD" w:rsidDel="0051782D">
                <w:delText>3.1</w:delText>
              </w:r>
            </w:del>
          </w:p>
        </w:tc>
        <w:tc>
          <w:tcPr>
            <w:tcW w:w="0" w:type="auto"/>
            <w:noWrap/>
            <w:vAlign w:val="center"/>
            <w:hideMark/>
          </w:tcPr>
          <w:p w14:paraId="7CB147E8" w14:textId="77023437" w:rsidR="0022125D" w:rsidRPr="003D30CD" w:rsidDel="0051782D" w:rsidRDefault="0022125D">
            <w:pPr>
              <w:spacing w:after="0" w:line="240" w:lineRule="auto"/>
              <w:jc w:val="center"/>
              <w:rPr>
                <w:del w:id="331" w:author="Jujia Li" w:date="2026-02-10T23:24:00Z" w16du:dateUtc="2026-02-11T05:24:00Z"/>
                <w:rFonts w:eastAsia="Times New Roman" w:cs="Times New Roman"/>
                <w:color w:val="000000"/>
                <w:sz w:val="20"/>
                <w:szCs w:val="20"/>
                <w:lang w:eastAsia="zh-CN"/>
              </w:rPr>
            </w:pPr>
            <w:del w:id="332" w:author="Jujia Li" w:date="2026-02-10T23:24:00Z" w16du:dateUtc="2026-02-11T05:24:00Z">
              <w:r w:rsidRPr="003D30CD" w:rsidDel="0051782D">
                <w:rPr>
                  <w:i/>
                  <w:iCs/>
                </w:rPr>
                <w:delText>NA</w:delText>
              </w:r>
            </w:del>
          </w:p>
        </w:tc>
        <w:tc>
          <w:tcPr>
            <w:tcW w:w="0" w:type="auto"/>
            <w:noWrap/>
            <w:vAlign w:val="center"/>
            <w:hideMark/>
          </w:tcPr>
          <w:p w14:paraId="3820903C" w14:textId="73AE72F5" w:rsidR="0022125D" w:rsidRPr="003D30CD" w:rsidDel="0051782D" w:rsidRDefault="0022125D">
            <w:pPr>
              <w:spacing w:after="0" w:line="240" w:lineRule="auto"/>
              <w:jc w:val="center"/>
              <w:rPr>
                <w:del w:id="333" w:author="Jujia Li" w:date="2026-02-10T23:24:00Z" w16du:dateUtc="2026-02-11T05:24:00Z"/>
                <w:rFonts w:eastAsia="Times New Roman" w:cs="Times New Roman"/>
                <w:color w:val="000000"/>
                <w:sz w:val="20"/>
                <w:szCs w:val="20"/>
                <w:lang w:eastAsia="zh-CN"/>
              </w:rPr>
            </w:pPr>
            <w:del w:id="334" w:author="Jujia Li" w:date="2026-02-10T23:24:00Z" w16du:dateUtc="2026-02-11T05:24:00Z">
              <w:r w:rsidRPr="003D30CD" w:rsidDel="0051782D">
                <w:rPr>
                  <w:i/>
                  <w:iCs/>
                </w:rPr>
                <w:delText>NA</w:delText>
              </w:r>
            </w:del>
          </w:p>
        </w:tc>
      </w:tr>
      <w:tr w:rsidR="0022125D" w:rsidRPr="003D30CD" w:rsidDel="0051782D" w14:paraId="064DF41E" w14:textId="49DF27B7" w:rsidTr="0022125D">
        <w:trPr>
          <w:trHeight w:val="300"/>
          <w:del w:id="335" w:author="Jujia Li" w:date="2026-02-10T23:24:00Z"/>
        </w:trPr>
        <w:tc>
          <w:tcPr>
            <w:tcW w:w="0" w:type="auto"/>
            <w:noWrap/>
            <w:vAlign w:val="center"/>
            <w:hideMark/>
          </w:tcPr>
          <w:p w14:paraId="399AC403" w14:textId="1992F125" w:rsidR="0022125D" w:rsidRPr="003D30CD" w:rsidDel="0051782D" w:rsidRDefault="0022125D">
            <w:pPr>
              <w:spacing w:after="0" w:line="240" w:lineRule="auto"/>
              <w:rPr>
                <w:del w:id="336" w:author="Jujia Li" w:date="2026-02-10T23:24:00Z" w16du:dateUtc="2026-02-11T05:24:00Z"/>
                <w:rFonts w:eastAsia="Times New Roman" w:cs="Times New Roman"/>
                <w:color w:val="000000"/>
                <w:sz w:val="20"/>
                <w:szCs w:val="20"/>
                <w:lang w:eastAsia="zh-CN"/>
              </w:rPr>
            </w:pPr>
            <w:del w:id="337" w:author="Jujia Li" w:date="2026-02-10T23:24:00Z" w16du:dateUtc="2026-02-11T05:24:00Z">
              <w:r w:rsidRPr="003D30CD" w:rsidDel="0051782D">
                <w:delText>Cullman</w:delText>
              </w:r>
            </w:del>
          </w:p>
        </w:tc>
        <w:tc>
          <w:tcPr>
            <w:tcW w:w="0" w:type="auto"/>
            <w:noWrap/>
            <w:vAlign w:val="center"/>
            <w:hideMark/>
          </w:tcPr>
          <w:p w14:paraId="015E74F2" w14:textId="09DFD38A" w:rsidR="0022125D" w:rsidRPr="003D30CD" w:rsidDel="0051782D" w:rsidRDefault="0022125D">
            <w:pPr>
              <w:spacing w:after="0" w:line="240" w:lineRule="auto"/>
              <w:jc w:val="right"/>
              <w:rPr>
                <w:del w:id="338" w:author="Jujia Li" w:date="2026-02-10T23:24:00Z" w16du:dateUtc="2026-02-11T05:24:00Z"/>
                <w:rFonts w:eastAsia="Times New Roman" w:cs="Times New Roman"/>
                <w:color w:val="000000"/>
                <w:sz w:val="20"/>
                <w:szCs w:val="20"/>
                <w:lang w:eastAsia="zh-CN"/>
              </w:rPr>
            </w:pPr>
            <w:del w:id="339" w:author="Jujia Li" w:date="2026-02-10T23:24:00Z" w16du:dateUtc="2026-02-11T05:24:00Z">
              <w:r w:rsidRPr="003D30CD" w:rsidDel="0051782D">
                <w:delText>83109</w:delText>
              </w:r>
            </w:del>
          </w:p>
        </w:tc>
        <w:tc>
          <w:tcPr>
            <w:tcW w:w="0" w:type="auto"/>
            <w:vAlign w:val="center"/>
          </w:tcPr>
          <w:p w14:paraId="547FB271" w14:textId="59560183" w:rsidR="0022125D" w:rsidRPr="0022125D" w:rsidDel="0051782D" w:rsidRDefault="0022125D">
            <w:pPr>
              <w:spacing w:after="0" w:line="240" w:lineRule="auto"/>
              <w:jc w:val="center"/>
              <w:rPr>
                <w:del w:id="340" w:author="Jujia Li" w:date="2026-02-10T23:24:00Z" w16du:dateUtc="2026-02-11T05:24:00Z"/>
                <w:rFonts w:cs="Times New Roman"/>
                <w:sz w:val="20"/>
                <w:szCs w:val="20"/>
              </w:rPr>
            </w:pPr>
            <w:del w:id="341" w:author="Jujia Li" w:date="2026-02-10T23:24:00Z" w16du:dateUtc="2026-02-11T05:24:00Z">
              <w:r w:rsidRPr="0022125D" w:rsidDel="0051782D">
                <w:rPr>
                  <w:rFonts w:cs="Times New Roman"/>
                  <w:color w:val="000000"/>
                  <w:sz w:val="20"/>
                  <w:szCs w:val="20"/>
                </w:rPr>
                <w:delText>5</w:delText>
              </w:r>
            </w:del>
          </w:p>
        </w:tc>
        <w:tc>
          <w:tcPr>
            <w:tcW w:w="0" w:type="auto"/>
            <w:noWrap/>
            <w:vAlign w:val="center"/>
            <w:hideMark/>
          </w:tcPr>
          <w:p w14:paraId="1FB910D4" w14:textId="2C866D94" w:rsidR="0022125D" w:rsidRPr="003D30CD" w:rsidDel="0051782D" w:rsidRDefault="0022125D">
            <w:pPr>
              <w:spacing w:after="0" w:line="240" w:lineRule="auto"/>
              <w:jc w:val="center"/>
              <w:rPr>
                <w:del w:id="342" w:author="Jujia Li" w:date="2026-02-10T23:24:00Z" w16du:dateUtc="2026-02-11T05:24:00Z"/>
                <w:rFonts w:eastAsia="Times New Roman" w:cs="Times New Roman"/>
                <w:color w:val="000000"/>
                <w:sz w:val="20"/>
                <w:szCs w:val="20"/>
                <w:lang w:eastAsia="zh-CN"/>
              </w:rPr>
            </w:pPr>
            <w:del w:id="343" w:author="Jujia Li" w:date="2026-02-10T23:24:00Z" w16du:dateUtc="2026-02-11T05:24:00Z">
              <w:r w:rsidRPr="003D30CD" w:rsidDel="0051782D">
                <w:delText>4.8</w:delText>
              </w:r>
            </w:del>
          </w:p>
        </w:tc>
        <w:tc>
          <w:tcPr>
            <w:tcW w:w="0" w:type="auto"/>
            <w:noWrap/>
            <w:vAlign w:val="center"/>
            <w:hideMark/>
          </w:tcPr>
          <w:p w14:paraId="19C74F3D" w14:textId="30F7AB77" w:rsidR="0022125D" w:rsidRPr="003D30CD" w:rsidDel="0051782D" w:rsidRDefault="0022125D">
            <w:pPr>
              <w:spacing w:after="0" w:line="240" w:lineRule="auto"/>
              <w:jc w:val="center"/>
              <w:rPr>
                <w:del w:id="344" w:author="Jujia Li" w:date="2026-02-10T23:24:00Z" w16du:dateUtc="2026-02-11T05:24:00Z"/>
                <w:rFonts w:eastAsia="Times New Roman" w:cs="Times New Roman"/>
                <w:color w:val="000000"/>
                <w:sz w:val="20"/>
                <w:szCs w:val="20"/>
                <w:lang w:eastAsia="zh-CN"/>
              </w:rPr>
            </w:pPr>
            <w:del w:id="345" w:author="Jujia Li" w:date="2026-02-10T23:24:00Z" w16du:dateUtc="2026-02-11T05:24:00Z">
              <w:r w:rsidRPr="003D30CD" w:rsidDel="0051782D">
                <w:rPr>
                  <w:i/>
                  <w:iCs/>
                </w:rPr>
                <w:delText>NA</w:delText>
              </w:r>
            </w:del>
          </w:p>
        </w:tc>
        <w:tc>
          <w:tcPr>
            <w:tcW w:w="0" w:type="auto"/>
            <w:noWrap/>
            <w:vAlign w:val="center"/>
            <w:hideMark/>
          </w:tcPr>
          <w:p w14:paraId="0E379B50" w14:textId="6159B770" w:rsidR="0022125D" w:rsidRPr="003D30CD" w:rsidDel="0051782D" w:rsidRDefault="0022125D">
            <w:pPr>
              <w:spacing w:after="0" w:line="240" w:lineRule="auto"/>
              <w:jc w:val="center"/>
              <w:rPr>
                <w:del w:id="346" w:author="Jujia Li" w:date="2026-02-10T23:24:00Z" w16du:dateUtc="2026-02-11T05:24:00Z"/>
                <w:rFonts w:eastAsia="Times New Roman" w:cs="Times New Roman"/>
                <w:color w:val="000000"/>
                <w:sz w:val="20"/>
                <w:szCs w:val="20"/>
                <w:lang w:eastAsia="zh-CN"/>
              </w:rPr>
            </w:pPr>
            <w:del w:id="347" w:author="Jujia Li" w:date="2026-02-10T23:24:00Z" w16du:dateUtc="2026-02-11T05:24:00Z">
              <w:r w:rsidRPr="003D30CD" w:rsidDel="0051782D">
                <w:rPr>
                  <w:i/>
                  <w:iCs/>
                </w:rPr>
                <w:delText>NA</w:delText>
              </w:r>
            </w:del>
          </w:p>
        </w:tc>
      </w:tr>
      <w:tr w:rsidR="0022125D" w:rsidRPr="003D30CD" w:rsidDel="0051782D" w14:paraId="56D91D78" w14:textId="5D78223D" w:rsidTr="0022125D">
        <w:trPr>
          <w:trHeight w:val="300"/>
          <w:del w:id="348" w:author="Jujia Li" w:date="2026-02-10T23:24:00Z"/>
        </w:trPr>
        <w:tc>
          <w:tcPr>
            <w:tcW w:w="0" w:type="auto"/>
            <w:noWrap/>
            <w:vAlign w:val="center"/>
            <w:hideMark/>
          </w:tcPr>
          <w:p w14:paraId="779AC686" w14:textId="4EF0A800" w:rsidR="0022125D" w:rsidRPr="003D30CD" w:rsidDel="0051782D" w:rsidRDefault="0022125D">
            <w:pPr>
              <w:spacing w:after="0" w:line="240" w:lineRule="auto"/>
              <w:rPr>
                <w:del w:id="349" w:author="Jujia Li" w:date="2026-02-10T23:24:00Z" w16du:dateUtc="2026-02-11T05:24:00Z"/>
                <w:rFonts w:eastAsia="Times New Roman" w:cs="Times New Roman"/>
                <w:color w:val="000000"/>
                <w:sz w:val="20"/>
                <w:szCs w:val="20"/>
                <w:lang w:eastAsia="zh-CN"/>
              </w:rPr>
            </w:pPr>
            <w:del w:id="350" w:author="Jujia Li" w:date="2026-02-10T23:24:00Z" w16du:dateUtc="2026-02-11T05:24:00Z">
              <w:r w:rsidRPr="003D30CD" w:rsidDel="0051782D">
                <w:delText>Etowah</w:delText>
              </w:r>
            </w:del>
          </w:p>
        </w:tc>
        <w:tc>
          <w:tcPr>
            <w:tcW w:w="0" w:type="auto"/>
            <w:noWrap/>
            <w:vAlign w:val="center"/>
            <w:hideMark/>
          </w:tcPr>
          <w:p w14:paraId="07BEFDE7" w14:textId="562F2518" w:rsidR="0022125D" w:rsidRPr="003D30CD" w:rsidDel="0051782D" w:rsidRDefault="0022125D">
            <w:pPr>
              <w:spacing w:after="0" w:line="240" w:lineRule="auto"/>
              <w:jc w:val="right"/>
              <w:rPr>
                <w:del w:id="351" w:author="Jujia Li" w:date="2026-02-10T23:24:00Z" w16du:dateUtc="2026-02-11T05:24:00Z"/>
                <w:rFonts w:eastAsia="Times New Roman" w:cs="Times New Roman"/>
                <w:color w:val="000000"/>
                <w:sz w:val="20"/>
                <w:szCs w:val="20"/>
                <w:lang w:eastAsia="zh-CN"/>
              </w:rPr>
            </w:pPr>
            <w:del w:id="352" w:author="Jujia Li" w:date="2026-02-10T23:24:00Z" w16du:dateUtc="2026-02-11T05:24:00Z">
              <w:r w:rsidRPr="003D30CD" w:rsidDel="0051782D">
                <w:delText>102522</w:delText>
              </w:r>
            </w:del>
          </w:p>
        </w:tc>
        <w:tc>
          <w:tcPr>
            <w:tcW w:w="0" w:type="auto"/>
            <w:vAlign w:val="center"/>
          </w:tcPr>
          <w:p w14:paraId="4DA26365" w14:textId="78C3BAE5" w:rsidR="0022125D" w:rsidRPr="0022125D" w:rsidDel="0051782D" w:rsidRDefault="0022125D">
            <w:pPr>
              <w:spacing w:after="0" w:line="240" w:lineRule="auto"/>
              <w:jc w:val="center"/>
              <w:rPr>
                <w:del w:id="353" w:author="Jujia Li" w:date="2026-02-10T23:24:00Z" w16du:dateUtc="2026-02-11T05:24:00Z"/>
                <w:rFonts w:cs="Times New Roman"/>
                <w:sz w:val="20"/>
                <w:szCs w:val="20"/>
              </w:rPr>
            </w:pPr>
            <w:del w:id="354"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451F427C" w14:textId="1AA49C2E" w:rsidR="0022125D" w:rsidRPr="003D30CD" w:rsidDel="0051782D" w:rsidRDefault="0022125D">
            <w:pPr>
              <w:spacing w:after="0" w:line="240" w:lineRule="auto"/>
              <w:jc w:val="center"/>
              <w:rPr>
                <w:del w:id="355" w:author="Jujia Li" w:date="2026-02-10T23:24:00Z" w16du:dateUtc="2026-02-11T05:24:00Z"/>
                <w:rFonts w:eastAsia="Times New Roman" w:cs="Times New Roman"/>
                <w:color w:val="000000"/>
                <w:sz w:val="20"/>
                <w:szCs w:val="20"/>
                <w:lang w:eastAsia="zh-CN"/>
              </w:rPr>
            </w:pPr>
            <w:del w:id="356" w:author="Jujia Li" w:date="2026-02-10T23:24:00Z" w16du:dateUtc="2026-02-11T05:24:00Z">
              <w:r w:rsidRPr="003D30CD" w:rsidDel="0051782D">
                <w:delText>4.8</w:delText>
              </w:r>
            </w:del>
          </w:p>
        </w:tc>
        <w:tc>
          <w:tcPr>
            <w:tcW w:w="0" w:type="auto"/>
            <w:noWrap/>
            <w:vAlign w:val="center"/>
            <w:hideMark/>
          </w:tcPr>
          <w:p w14:paraId="5B467865" w14:textId="3303F664" w:rsidR="0022125D" w:rsidRPr="003D30CD" w:rsidDel="0051782D" w:rsidRDefault="0022125D">
            <w:pPr>
              <w:spacing w:after="0" w:line="240" w:lineRule="auto"/>
              <w:jc w:val="center"/>
              <w:rPr>
                <w:del w:id="357" w:author="Jujia Li" w:date="2026-02-10T23:24:00Z" w16du:dateUtc="2026-02-11T05:24:00Z"/>
                <w:rFonts w:eastAsia="Times New Roman" w:cs="Times New Roman"/>
                <w:color w:val="000000"/>
                <w:sz w:val="20"/>
                <w:szCs w:val="20"/>
                <w:lang w:eastAsia="zh-CN"/>
              </w:rPr>
            </w:pPr>
            <w:del w:id="358" w:author="Jujia Li" w:date="2026-02-10T23:24:00Z" w16du:dateUtc="2026-02-11T05:24:00Z">
              <w:r w:rsidRPr="003D30CD" w:rsidDel="0051782D">
                <w:rPr>
                  <w:i/>
                  <w:iCs/>
                </w:rPr>
                <w:delText>NA</w:delText>
              </w:r>
            </w:del>
          </w:p>
        </w:tc>
        <w:tc>
          <w:tcPr>
            <w:tcW w:w="0" w:type="auto"/>
            <w:noWrap/>
            <w:vAlign w:val="center"/>
            <w:hideMark/>
          </w:tcPr>
          <w:p w14:paraId="3985A35E" w14:textId="199753D7" w:rsidR="0022125D" w:rsidRPr="003D30CD" w:rsidDel="0051782D" w:rsidRDefault="0022125D">
            <w:pPr>
              <w:spacing w:after="0" w:line="240" w:lineRule="auto"/>
              <w:jc w:val="center"/>
              <w:rPr>
                <w:del w:id="359" w:author="Jujia Li" w:date="2026-02-10T23:24:00Z" w16du:dateUtc="2026-02-11T05:24:00Z"/>
                <w:rFonts w:eastAsia="Times New Roman" w:cs="Times New Roman"/>
                <w:color w:val="000000"/>
                <w:sz w:val="20"/>
                <w:szCs w:val="20"/>
                <w:lang w:eastAsia="zh-CN"/>
              </w:rPr>
            </w:pPr>
            <w:del w:id="360" w:author="Jujia Li" w:date="2026-02-10T23:24:00Z" w16du:dateUtc="2026-02-11T05:24:00Z">
              <w:r w:rsidRPr="003D30CD" w:rsidDel="0051782D">
                <w:rPr>
                  <w:i/>
                  <w:iCs/>
                </w:rPr>
                <w:delText>NA</w:delText>
              </w:r>
            </w:del>
          </w:p>
        </w:tc>
      </w:tr>
      <w:tr w:rsidR="0022125D" w:rsidRPr="003D30CD" w:rsidDel="0051782D" w14:paraId="64DB1356" w14:textId="619151E1" w:rsidTr="0022125D">
        <w:trPr>
          <w:trHeight w:val="300"/>
          <w:del w:id="361" w:author="Jujia Li" w:date="2026-02-10T23:24:00Z"/>
        </w:trPr>
        <w:tc>
          <w:tcPr>
            <w:tcW w:w="0" w:type="auto"/>
            <w:noWrap/>
            <w:vAlign w:val="center"/>
            <w:hideMark/>
          </w:tcPr>
          <w:p w14:paraId="624C7A01" w14:textId="2C7A9803" w:rsidR="0022125D" w:rsidRPr="003D30CD" w:rsidDel="0051782D" w:rsidRDefault="0022125D">
            <w:pPr>
              <w:spacing w:after="0" w:line="240" w:lineRule="auto"/>
              <w:rPr>
                <w:del w:id="362" w:author="Jujia Li" w:date="2026-02-10T23:24:00Z" w16du:dateUtc="2026-02-11T05:24:00Z"/>
                <w:rFonts w:eastAsia="Times New Roman" w:cs="Times New Roman"/>
                <w:color w:val="000000"/>
                <w:sz w:val="20"/>
                <w:szCs w:val="20"/>
                <w:lang w:eastAsia="zh-CN"/>
              </w:rPr>
            </w:pPr>
            <w:del w:id="363" w:author="Jujia Li" w:date="2026-02-10T23:24:00Z" w16du:dateUtc="2026-02-11T05:24:00Z">
              <w:r w:rsidRPr="003D30CD" w:rsidDel="0051782D">
                <w:delText>Fayette</w:delText>
              </w:r>
            </w:del>
          </w:p>
        </w:tc>
        <w:tc>
          <w:tcPr>
            <w:tcW w:w="0" w:type="auto"/>
            <w:noWrap/>
            <w:vAlign w:val="center"/>
            <w:hideMark/>
          </w:tcPr>
          <w:p w14:paraId="2AF16A68" w14:textId="3D454177" w:rsidR="0022125D" w:rsidRPr="003D30CD" w:rsidDel="0051782D" w:rsidRDefault="0022125D">
            <w:pPr>
              <w:spacing w:after="0" w:line="240" w:lineRule="auto"/>
              <w:jc w:val="right"/>
              <w:rPr>
                <w:del w:id="364" w:author="Jujia Li" w:date="2026-02-10T23:24:00Z" w16du:dateUtc="2026-02-11T05:24:00Z"/>
                <w:rFonts w:eastAsia="Times New Roman" w:cs="Times New Roman"/>
                <w:color w:val="000000"/>
                <w:sz w:val="20"/>
                <w:szCs w:val="20"/>
                <w:lang w:eastAsia="zh-CN"/>
              </w:rPr>
            </w:pPr>
            <w:del w:id="365" w:author="Jujia Li" w:date="2026-02-10T23:24:00Z" w16du:dateUtc="2026-02-11T05:24:00Z">
              <w:r w:rsidRPr="003D30CD" w:rsidDel="0051782D">
                <w:delText>16437</w:delText>
              </w:r>
            </w:del>
          </w:p>
        </w:tc>
        <w:tc>
          <w:tcPr>
            <w:tcW w:w="0" w:type="auto"/>
            <w:vAlign w:val="center"/>
          </w:tcPr>
          <w:p w14:paraId="52A61EEB" w14:textId="3AFFC914" w:rsidR="0022125D" w:rsidRPr="0022125D" w:rsidDel="0051782D" w:rsidRDefault="0022125D">
            <w:pPr>
              <w:spacing w:after="0" w:line="240" w:lineRule="auto"/>
              <w:jc w:val="center"/>
              <w:rPr>
                <w:del w:id="366" w:author="Jujia Li" w:date="2026-02-10T23:24:00Z" w16du:dateUtc="2026-02-11T05:24:00Z"/>
                <w:rFonts w:cs="Times New Roman"/>
                <w:sz w:val="20"/>
                <w:szCs w:val="20"/>
              </w:rPr>
            </w:pPr>
            <w:del w:id="367" w:author="Jujia Li" w:date="2026-02-10T23:24:00Z" w16du:dateUtc="2026-02-11T05:24:00Z">
              <w:r w:rsidRPr="0022125D" w:rsidDel="0051782D">
                <w:rPr>
                  <w:rFonts w:cs="Times New Roman"/>
                  <w:color w:val="000000"/>
                  <w:sz w:val="20"/>
                  <w:szCs w:val="20"/>
                </w:rPr>
                <w:delText>6</w:delText>
              </w:r>
            </w:del>
          </w:p>
        </w:tc>
        <w:tc>
          <w:tcPr>
            <w:tcW w:w="0" w:type="auto"/>
            <w:noWrap/>
            <w:vAlign w:val="center"/>
            <w:hideMark/>
          </w:tcPr>
          <w:p w14:paraId="0A8BDCCB" w14:textId="6AE0C7E0" w:rsidR="0022125D" w:rsidRPr="003D30CD" w:rsidDel="0051782D" w:rsidRDefault="0022125D">
            <w:pPr>
              <w:spacing w:after="0" w:line="240" w:lineRule="auto"/>
              <w:jc w:val="center"/>
              <w:rPr>
                <w:del w:id="368" w:author="Jujia Li" w:date="2026-02-10T23:24:00Z" w16du:dateUtc="2026-02-11T05:24:00Z"/>
                <w:rFonts w:eastAsia="Times New Roman" w:cs="Times New Roman"/>
                <w:color w:val="000000"/>
                <w:sz w:val="20"/>
                <w:szCs w:val="20"/>
                <w:lang w:eastAsia="zh-CN"/>
              </w:rPr>
            </w:pPr>
            <w:del w:id="369" w:author="Jujia Li" w:date="2026-02-10T23:24:00Z" w16du:dateUtc="2026-02-11T05:24:00Z">
              <w:r w:rsidRPr="003D30CD" w:rsidDel="0051782D">
                <w:delText>3.6</w:delText>
              </w:r>
            </w:del>
          </w:p>
        </w:tc>
        <w:tc>
          <w:tcPr>
            <w:tcW w:w="0" w:type="auto"/>
            <w:noWrap/>
            <w:vAlign w:val="center"/>
            <w:hideMark/>
          </w:tcPr>
          <w:p w14:paraId="32A21663" w14:textId="38EA1A3D" w:rsidR="0022125D" w:rsidRPr="003D30CD" w:rsidDel="0051782D" w:rsidRDefault="0022125D">
            <w:pPr>
              <w:spacing w:after="0" w:line="240" w:lineRule="auto"/>
              <w:jc w:val="center"/>
              <w:rPr>
                <w:del w:id="370" w:author="Jujia Li" w:date="2026-02-10T23:24:00Z" w16du:dateUtc="2026-02-11T05:24:00Z"/>
                <w:rFonts w:eastAsia="Times New Roman" w:cs="Times New Roman"/>
                <w:color w:val="000000"/>
                <w:sz w:val="20"/>
                <w:szCs w:val="20"/>
                <w:lang w:eastAsia="zh-CN"/>
              </w:rPr>
            </w:pPr>
            <w:del w:id="371" w:author="Jujia Li" w:date="2026-02-10T23:24:00Z" w16du:dateUtc="2026-02-11T05:24:00Z">
              <w:r w:rsidRPr="003D30CD" w:rsidDel="0051782D">
                <w:rPr>
                  <w:i/>
                  <w:iCs/>
                </w:rPr>
                <w:delText>NA</w:delText>
              </w:r>
            </w:del>
          </w:p>
        </w:tc>
        <w:tc>
          <w:tcPr>
            <w:tcW w:w="0" w:type="auto"/>
            <w:noWrap/>
            <w:vAlign w:val="center"/>
            <w:hideMark/>
          </w:tcPr>
          <w:p w14:paraId="0F41A81D" w14:textId="1DF8819E" w:rsidR="0022125D" w:rsidRPr="003D30CD" w:rsidDel="0051782D" w:rsidRDefault="0022125D">
            <w:pPr>
              <w:spacing w:after="0" w:line="240" w:lineRule="auto"/>
              <w:jc w:val="center"/>
              <w:rPr>
                <w:del w:id="372" w:author="Jujia Li" w:date="2026-02-10T23:24:00Z" w16du:dateUtc="2026-02-11T05:24:00Z"/>
                <w:rFonts w:eastAsia="Times New Roman" w:cs="Times New Roman"/>
                <w:color w:val="000000"/>
                <w:sz w:val="20"/>
                <w:szCs w:val="20"/>
                <w:lang w:eastAsia="zh-CN"/>
              </w:rPr>
            </w:pPr>
            <w:del w:id="373" w:author="Jujia Li" w:date="2026-02-10T23:24:00Z" w16du:dateUtc="2026-02-11T05:24:00Z">
              <w:r w:rsidRPr="003D30CD" w:rsidDel="0051782D">
                <w:rPr>
                  <w:i/>
                  <w:iCs/>
                </w:rPr>
                <w:delText>NA</w:delText>
              </w:r>
            </w:del>
          </w:p>
        </w:tc>
      </w:tr>
      <w:tr w:rsidR="0022125D" w:rsidRPr="003D30CD" w:rsidDel="0051782D" w14:paraId="7B546AE3" w14:textId="66678E72" w:rsidTr="0022125D">
        <w:trPr>
          <w:trHeight w:val="300"/>
          <w:del w:id="374" w:author="Jujia Li" w:date="2026-02-10T23:24:00Z"/>
        </w:trPr>
        <w:tc>
          <w:tcPr>
            <w:tcW w:w="0" w:type="auto"/>
            <w:noWrap/>
            <w:vAlign w:val="center"/>
            <w:hideMark/>
          </w:tcPr>
          <w:p w14:paraId="4381A9ED" w14:textId="391CF28E" w:rsidR="0022125D" w:rsidRPr="003D30CD" w:rsidDel="0051782D" w:rsidRDefault="0022125D">
            <w:pPr>
              <w:spacing w:after="0" w:line="240" w:lineRule="auto"/>
              <w:rPr>
                <w:del w:id="375" w:author="Jujia Li" w:date="2026-02-10T23:24:00Z" w16du:dateUtc="2026-02-11T05:24:00Z"/>
                <w:rFonts w:eastAsia="Times New Roman" w:cs="Times New Roman"/>
                <w:color w:val="000000"/>
                <w:sz w:val="20"/>
                <w:szCs w:val="20"/>
                <w:lang w:eastAsia="zh-CN"/>
              </w:rPr>
            </w:pPr>
            <w:del w:id="376" w:author="Jujia Li" w:date="2026-02-10T23:24:00Z" w16du:dateUtc="2026-02-11T05:24:00Z">
              <w:r w:rsidRPr="003D30CD" w:rsidDel="0051782D">
                <w:delText>Franklin</w:delText>
              </w:r>
            </w:del>
          </w:p>
        </w:tc>
        <w:tc>
          <w:tcPr>
            <w:tcW w:w="0" w:type="auto"/>
            <w:noWrap/>
            <w:vAlign w:val="center"/>
            <w:hideMark/>
          </w:tcPr>
          <w:p w14:paraId="6060C136" w14:textId="4D8D9218" w:rsidR="0022125D" w:rsidRPr="003D30CD" w:rsidDel="0051782D" w:rsidRDefault="0022125D">
            <w:pPr>
              <w:spacing w:after="0" w:line="240" w:lineRule="auto"/>
              <w:jc w:val="right"/>
              <w:rPr>
                <w:del w:id="377" w:author="Jujia Li" w:date="2026-02-10T23:24:00Z" w16du:dateUtc="2026-02-11T05:24:00Z"/>
                <w:rFonts w:eastAsia="Times New Roman" w:cs="Times New Roman"/>
                <w:color w:val="000000"/>
                <w:sz w:val="20"/>
                <w:szCs w:val="20"/>
                <w:lang w:eastAsia="zh-CN"/>
              </w:rPr>
            </w:pPr>
            <w:del w:id="378" w:author="Jujia Li" w:date="2026-02-10T23:24:00Z" w16du:dateUtc="2026-02-11T05:24:00Z">
              <w:r w:rsidRPr="003D30CD" w:rsidDel="0051782D">
                <w:delText>31462</w:delText>
              </w:r>
            </w:del>
          </w:p>
        </w:tc>
        <w:tc>
          <w:tcPr>
            <w:tcW w:w="0" w:type="auto"/>
            <w:vAlign w:val="center"/>
          </w:tcPr>
          <w:p w14:paraId="0B1D07D7" w14:textId="394C7C5D" w:rsidR="0022125D" w:rsidRPr="0022125D" w:rsidDel="0051782D" w:rsidRDefault="0022125D">
            <w:pPr>
              <w:spacing w:after="0" w:line="240" w:lineRule="auto"/>
              <w:jc w:val="center"/>
              <w:rPr>
                <w:del w:id="379" w:author="Jujia Li" w:date="2026-02-10T23:24:00Z" w16du:dateUtc="2026-02-11T05:24:00Z"/>
                <w:rFonts w:cs="Times New Roman"/>
                <w:sz w:val="20"/>
                <w:szCs w:val="20"/>
              </w:rPr>
            </w:pPr>
            <w:del w:id="380" w:author="Jujia Li" w:date="2026-02-10T23:24:00Z" w16du:dateUtc="2026-02-11T05:24:00Z">
              <w:r w:rsidRPr="0022125D" w:rsidDel="0051782D">
                <w:rPr>
                  <w:rFonts w:cs="Times New Roman"/>
                  <w:color w:val="000000"/>
                  <w:sz w:val="20"/>
                  <w:szCs w:val="20"/>
                </w:rPr>
                <w:delText>5</w:delText>
              </w:r>
            </w:del>
          </w:p>
        </w:tc>
        <w:tc>
          <w:tcPr>
            <w:tcW w:w="0" w:type="auto"/>
            <w:noWrap/>
            <w:vAlign w:val="center"/>
            <w:hideMark/>
          </w:tcPr>
          <w:p w14:paraId="7AE125D5" w14:textId="625B5A51" w:rsidR="0022125D" w:rsidRPr="003D30CD" w:rsidDel="0051782D" w:rsidRDefault="0022125D">
            <w:pPr>
              <w:spacing w:after="0" w:line="240" w:lineRule="auto"/>
              <w:jc w:val="center"/>
              <w:rPr>
                <w:del w:id="381" w:author="Jujia Li" w:date="2026-02-10T23:24:00Z" w16du:dateUtc="2026-02-11T05:24:00Z"/>
                <w:rFonts w:eastAsia="Times New Roman" w:cs="Times New Roman"/>
                <w:color w:val="000000"/>
                <w:sz w:val="20"/>
                <w:szCs w:val="20"/>
                <w:lang w:eastAsia="zh-CN"/>
              </w:rPr>
            </w:pPr>
            <w:del w:id="382" w:author="Jujia Li" w:date="2026-02-10T23:24:00Z" w16du:dateUtc="2026-02-11T05:24:00Z">
              <w:r w:rsidRPr="003D30CD" w:rsidDel="0051782D">
                <w:delText>6.8</w:delText>
              </w:r>
            </w:del>
          </w:p>
        </w:tc>
        <w:tc>
          <w:tcPr>
            <w:tcW w:w="0" w:type="auto"/>
            <w:noWrap/>
            <w:vAlign w:val="center"/>
            <w:hideMark/>
          </w:tcPr>
          <w:p w14:paraId="2A7547D4" w14:textId="7E7F2059" w:rsidR="0022125D" w:rsidRPr="003D30CD" w:rsidDel="0051782D" w:rsidRDefault="0022125D">
            <w:pPr>
              <w:spacing w:after="0" w:line="240" w:lineRule="auto"/>
              <w:jc w:val="center"/>
              <w:rPr>
                <w:del w:id="383" w:author="Jujia Li" w:date="2026-02-10T23:24:00Z" w16du:dateUtc="2026-02-11T05:24:00Z"/>
                <w:rFonts w:eastAsia="Times New Roman" w:cs="Times New Roman"/>
                <w:color w:val="000000"/>
                <w:sz w:val="20"/>
                <w:szCs w:val="20"/>
                <w:lang w:eastAsia="zh-CN"/>
              </w:rPr>
            </w:pPr>
            <w:del w:id="384" w:author="Jujia Li" w:date="2026-02-10T23:24:00Z" w16du:dateUtc="2026-02-11T05:24:00Z">
              <w:r w:rsidRPr="003D30CD" w:rsidDel="0051782D">
                <w:rPr>
                  <w:i/>
                  <w:iCs/>
                </w:rPr>
                <w:delText>NA</w:delText>
              </w:r>
            </w:del>
          </w:p>
        </w:tc>
        <w:tc>
          <w:tcPr>
            <w:tcW w:w="0" w:type="auto"/>
            <w:noWrap/>
            <w:vAlign w:val="center"/>
            <w:hideMark/>
          </w:tcPr>
          <w:p w14:paraId="705155C5" w14:textId="68963B23" w:rsidR="0022125D" w:rsidRPr="003D30CD" w:rsidDel="0051782D" w:rsidRDefault="0022125D">
            <w:pPr>
              <w:spacing w:after="0" w:line="240" w:lineRule="auto"/>
              <w:jc w:val="center"/>
              <w:rPr>
                <w:del w:id="385" w:author="Jujia Li" w:date="2026-02-10T23:24:00Z" w16du:dateUtc="2026-02-11T05:24:00Z"/>
                <w:rFonts w:eastAsia="Times New Roman" w:cs="Times New Roman"/>
                <w:color w:val="000000"/>
                <w:sz w:val="20"/>
                <w:szCs w:val="20"/>
                <w:lang w:eastAsia="zh-CN"/>
              </w:rPr>
            </w:pPr>
            <w:del w:id="386" w:author="Jujia Li" w:date="2026-02-10T23:24:00Z" w16du:dateUtc="2026-02-11T05:24:00Z">
              <w:r w:rsidRPr="003D30CD" w:rsidDel="0051782D">
                <w:rPr>
                  <w:i/>
                  <w:iCs/>
                </w:rPr>
                <w:delText>NA</w:delText>
              </w:r>
            </w:del>
          </w:p>
        </w:tc>
      </w:tr>
      <w:tr w:rsidR="0022125D" w:rsidRPr="003D30CD" w:rsidDel="0051782D" w14:paraId="3719175D" w14:textId="70D3F42A" w:rsidTr="0022125D">
        <w:trPr>
          <w:trHeight w:val="300"/>
          <w:del w:id="387" w:author="Jujia Li" w:date="2026-02-10T23:24:00Z"/>
        </w:trPr>
        <w:tc>
          <w:tcPr>
            <w:tcW w:w="0" w:type="auto"/>
            <w:noWrap/>
            <w:vAlign w:val="center"/>
            <w:hideMark/>
          </w:tcPr>
          <w:p w14:paraId="70957E46" w14:textId="3671DF4F" w:rsidR="0022125D" w:rsidRPr="003D30CD" w:rsidDel="0051782D" w:rsidRDefault="0022125D">
            <w:pPr>
              <w:spacing w:after="0" w:line="240" w:lineRule="auto"/>
              <w:rPr>
                <w:del w:id="388" w:author="Jujia Li" w:date="2026-02-10T23:24:00Z" w16du:dateUtc="2026-02-11T05:24:00Z"/>
                <w:rFonts w:eastAsia="Times New Roman" w:cs="Times New Roman"/>
                <w:color w:val="000000"/>
                <w:sz w:val="20"/>
                <w:szCs w:val="20"/>
                <w:lang w:eastAsia="zh-CN"/>
              </w:rPr>
            </w:pPr>
            <w:del w:id="389" w:author="Jujia Li" w:date="2026-02-10T23:24:00Z" w16du:dateUtc="2026-02-11T05:24:00Z">
              <w:r w:rsidRPr="003D30CD" w:rsidDel="0051782D">
                <w:delText>Jackson</w:delText>
              </w:r>
            </w:del>
          </w:p>
        </w:tc>
        <w:tc>
          <w:tcPr>
            <w:tcW w:w="0" w:type="auto"/>
            <w:noWrap/>
            <w:vAlign w:val="center"/>
            <w:hideMark/>
          </w:tcPr>
          <w:p w14:paraId="321A2E5B" w14:textId="4CF18193" w:rsidR="0022125D" w:rsidRPr="003D30CD" w:rsidDel="0051782D" w:rsidRDefault="0022125D">
            <w:pPr>
              <w:spacing w:after="0" w:line="240" w:lineRule="auto"/>
              <w:jc w:val="right"/>
              <w:rPr>
                <w:del w:id="390" w:author="Jujia Li" w:date="2026-02-10T23:24:00Z" w16du:dateUtc="2026-02-11T05:24:00Z"/>
                <w:rFonts w:eastAsia="Times New Roman" w:cs="Times New Roman"/>
                <w:color w:val="000000"/>
                <w:sz w:val="20"/>
                <w:szCs w:val="20"/>
                <w:lang w:eastAsia="zh-CN"/>
              </w:rPr>
            </w:pPr>
            <w:del w:id="391" w:author="Jujia Li" w:date="2026-02-10T23:24:00Z" w16du:dateUtc="2026-02-11T05:24:00Z">
              <w:r w:rsidRPr="003D30CD" w:rsidDel="0051782D">
                <w:delText>51852</w:delText>
              </w:r>
            </w:del>
          </w:p>
        </w:tc>
        <w:tc>
          <w:tcPr>
            <w:tcW w:w="0" w:type="auto"/>
            <w:vAlign w:val="center"/>
          </w:tcPr>
          <w:p w14:paraId="08572C44" w14:textId="1A4DB353" w:rsidR="0022125D" w:rsidRPr="0022125D" w:rsidDel="0051782D" w:rsidRDefault="0022125D">
            <w:pPr>
              <w:spacing w:after="0" w:line="240" w:lineRule="auto"/>
              <w:jc w:val="center"/>
              <w:rPr>
                <w:del w:id="392" w:author="Jujia Li" w:date="2026-02-10T23:24:00Z" w16du:dateUtc="2026-02-11T05:24:00Z"/>
                <w:rFonts w:cs="Times New Roman"/>
                <w:sz w:val="20"/>
                <w:szCs w:val="20"/>
              </w:rPr>
            </w:pPr>
            <w:del w:id="393" w:author="Jujia Li" w:date="2026-02-10T23:24:00Z" w16du:dateUtc="2026-02-11T05:24:00Z">
              <w:r w:rsidRPr="0022125D" w:rsidDel="0051782D">
                <w:rPr>
                  <w:rFonts w:cs="Times New Roman"/>
                  <w:color w:val="000000"/>
                  <w:sz w:val="20"/>
                  <w:szCs w:val="20"/>
                </w:rPr>
                <w:delText>5</w:delText>
              </w:r>
            </w:del>
          </w:p>
        </w:tc>
        <w:tc>
          <w:tcPr>
            <w:tcW w:w="0" w:type="auto"/>
            <w:noWrap/>
            <w:vAlign w:val="center"/>
            <w:hideMark/>
          </w:tcPr>
          <w:p w14:paraId="31711454" w14:textId="43476A21" w:rsidR="0022125D" w:rsidRPr="003D30CD" w:rsidDel="0051782D" w:rsidRDefault="0022125D">
            <w:pPr>
              <w:spacing w:after="0" w:line="240" w:lineRule="auto"/>
              <w:jc w:val="center"/>
              <w:rPr>
                <w:del w:id="394" w:author="Jujia Li" w:date="2026-02-10T23:24:00Z" w16du:dateUtc="2026-02-11T05:24:00Z"/>
                <w:rFonts w:eastAsia="Times New Roman" w:cs="Times New Roman"/>
                <w:color w:val="000000"/>
                <w:sz w:val="20"/>
                <w:szCs w:val="20"/>
                <w:lang w:eastAsia="zh-CN"/>
              </w:rPr>
            </w:pPr>
            <w:del w:id="395" w:author="Jujia Li" w:date="2026-02-10T23:24:00Z" w16du:dateUtc="2026-02-11T05:24:00Z">
              <w:r w:rsidRPr="003D30CD" w:rsidDel="0051782D">
                <w:delText>4.3</w:delText>
              </w:r>
            </w:del>
          </w:p>
        </w:tc>
        <w:tc>
          <w:tcPr>
            <w:tcW w:w="0" w:type="auto"/>
            <w:noWrap/>
            <w:vAlign w:val="center"/>
            <w:hideMark/>
          </w:tcPr>
          <w:p w14:paraId="5A25A7FD" w14:textId="3789AAA5" w:rsidR="0022125D" w:rsidRPr="003D30CD" w:rsidDel="0051782D" w:rsidRDefault="0022125D">
            <w:pPr>
              <w:spacing w:after="0" w:line="240" w:lineRule="auto"/>
              <w:jc w:val="center"/>
              <w:rPr>
                <w:del w:id="396" w:author="Jujia Li" w:date="2026-02-10T23:24:00Z" w16du:dateUtc="2026-02-11T05:24:00Z"/>
                <w:rFonts w:eastAsia="Times New Roman" w:cs="Times New Roman"/>
                <w:color w:val="000000"/>
                <w:sz w:val="20"/>
                <w:szCs w:val="20"/>
                <w:lang w:eastAsia="zh-CN"/>
              </w:rPr>
            </w:pPr>
            <w:del w:id="397" w:author="Jujia Li" w:date="2026-02-10T23:24:00Z" w16du:dateUtc="2026-02-11T05:24:00Z">
              <w:r w:rsidRPr="003D30CD" w:rsidDel="0051782D">
                <w:rPr>
                  <w:i/>
                  <w:iCs/>
                </w:rPr>
                <w:delText>NA</w:delText>
              </w:r>
            </w:del>
          </w:p>
        </w:tc>
        <w:tc>
          <w:tcPr>
            <w:tcW w:w="0" w:type="auto"/>
            <w:noWrap/>
            <w:vAlign w:val="center"/>
            <w:hideMark/>
          </w:tcPr>
          <w:p w14:paraId="71AA8E11" w14:textId="1E1398A7" w:rsidR="0022125D" w:rsidRPr="003D30CD" w:rsidDel="0051782D" w:rsidRDefault="0022125D">
            <w:pPr>
              <w:spacing w:after="0" w:line="240" w:lineRule="auto"/>
              <w:jc w:val="center"/>
              <w:rPr>
                <w:del w:id="398" w:author="Jujia Li" w:date="2026-02-10T23:24:00Z" w16du:dateUtc="2026-02-11T05:24:00Z"/>
                <w:rFonts w:eastAsia="Times New Roman" w:cs="Times New Roman"/>
                <w:color w:val="000000"/>
                <w:sz w:val="20"/>
                <w:szCs w:val="20"/>
                <w:lang w:eastAsia="zh-CN"/>
              </w:rPr>
            </w:pPr>
            <w:del w:id="399" w:author="Jujia Li" w:date="2026-02-10T23:24:00Z" w16du:dateUtc="2026-02-11T05:24:00Z">
              <w:r w:rsidRPr="003D30CD" w:rsidDel="0051782D">
                <w:rPr>
                  <w:i/>
                  <w:iCs/>
                </w:rPr>
                <w:delText>NA</w:delText>
              </w:r>
            </w:del>
          </w:p>
        </w:tc>
      </w:tr>
      <w:tr w:rsidR="0022125D" w:rsidRPr="003D30CD" w:rsidDel="0051782D" w14:paraId="74B0DD16" w14:textId="77CECBF0" w:rsidTr="0022125D">
        <w:trPr>
          <w:trHeight w:val="300"/>
          <w:del w:id="400" w:author="Jujia Li" w:date="2026-02-10T23:24:00Z"/>
        </w:trPr>
        <w:tc>
          <w:tcPr>
            <w:tcW w:w="0" w:type="auto"/>
            <w:noWrap/>
            <w:vAlign w:val="center"/>
            <w:hideMark/>
          </w:tcPr>
          <w:p w14:paraId="58A227EB" w14:textId="6A0B280C" w:rsidR="0022125D" w:rsidRPr="003D30CD" w:rsidDel="0051782D" w:rsidRDefault="0022125D">
            <w:pPr>
              <w:spacing w:after="0" w:line="240" w:lineRule="auto"/>
              <w:rPr>
                <w:del w:id="401" w:author="Jujia Li" w:date="2026-02-10T23:24:00Z" w16du:dateUtc="2026-02-11T05:24:00Z"/>
                <w:rFonts w:eastAsia="Times New Roman" w:cs="Times New Roman"/>
                <w:color w:val="000000"/>
                <w:sz w:val="20"/>
                <w:szCs w:val="20"/>
                <w:lang w:eastAsia="zh-CN"/>
              </w:rPr>
            </w:pPr>
            <w:del w:id="402" w:author="Jujia Li" w:date="2026-02-10T23:24:00Z" w16du:dateUtc="2026-02-11T05:24:00Z">
              <w:r w:rsidRPr="003D30CD" w:rsidDel="0051782D">
                <w:delText>Jefferson</w:delText>
              </w:r>
            </w:del>
          </w:p>
        </w:tc>
        <w:tc>
          <w:tcPr>
            <w:tcW w:w="0" w:type="auto"/>
            <w:noWrap/>
            <w:vAlign w:val="center"/>
            <w:hideMark/>
          </w:tcPr>
          <w:p w14:paraId="5FE25A1B" w14:textId="742702C1" w:rsidR="0022125D" w:rsidRPr="003D30CD" w:rsidDel="0051782D" w:rsidRDefault="0022125D">
            <w:pPr>
              <w:spacing w:after="0" w:line="240" w:lineRule="auto"/>
              <w:jc w:val="right"/>
              <w:rPr>
                <w:del w:id="403" w:author="Jujia Li" w:date="2026-02-10T23:24:00Z" w16du:dateUtc="2026-02-11T05:24:00Z"/>
                <w:rFonts w:eastAsia="Times New Roman" w:cs="Times New Roman"/>
                <w:color w:val="000000"/>
                <w:sz w:val="20"/>
                <w:szCs w:val="20"/>
                <w:lang w:eastAsia="zh-CN"/>
              </w:rPr>
            </w:pPr>
            <w:del w:id="404" w:author="Jujia Li" w:date="2026-02-10T23:24:00Z" w16du:dateUtc="2026-02-11T05:24:00Z">
              <w:r w:rsidRPr="003D30CD" w:rsidDel="0051782D">
                <w:delText>659148</w:delText>
              </w:r>
            </w:del>
          </w:p>
        </w:tc>
        <w:tc>
          <w:tcPr>
            <w:tcW w:w="0" w:type="auto"/>
            <w:vAlign w:val="center"/>
          </w:tcPr>
          <w:p w14:paraId="16ADF96B" w14:textId="304DD98D" w:rsidR="0022125D" w:rsidRPr="0022125D" w:rsidDel="0051782D" w:rsidRDefault="0022125D">
            <w:pPr>
              <w:spacing w:after="0" w:line="240" w:lineRule="auto"/>
              <w:jc w:val="center"/>
              <w:rPr>
                <w:del w:id="405" w:author="Jujia Li" w:date="2026-02-10T23:24:00Z" w16du:dateUtc="2026-02-11T05:24:00Z"/>
                <w:rFonts w:cs="Times New Roman"/>
                <w:sz w:val="20"/>
                <w:szCs w:val="20"/>
              </w:rPr>
            </w:pPr>
            <w:del w:id="406" w:author="Jujia Li" w:date="2026-02-10T23:24:00Z" w16du:dateUtc="2026-02-11T05:24:00Z">
              <w:r w:rsidRPr="0022125D" w:rsidDel="0051782D">
                <w:rPr>
                  <w:rFonts w:cs="Times New Roman"/>
                  <w:color w:val="000000"/>
                  <w:sz w:val="20"/>
                  <w:szCs w:val="20"/>
                </w:rPr>
                <w:delText>2</w:delText>
              </w:r>
            </w:del>
          </w:p>
        </w:tc>
        <w:tc>
          <w:tcPr>
            <w:tcW w:w="0" w:type="auto"/>
            <w:noWrap/>
            <w:vAlign w:val="center"/>
            <w:hideMark/>
          </w:tcPr>
          <w:p w14:paraId="09A7A1B1" w14:textId="4AF0162C" w:rsidR="0022125D" w:rsidRPr="003D30CD" w:rsidDel="0051782D" w:rsidRDefault="0022125D">
            <w:pPr>
              <w:spacing w:after="0" w:line="240" w:lineRule="auto"/>
              <w:jc w:val="center"/>
              <w:rPr>
                <w:del w:id="407" w:author="Jujia Li" w:date="2026-02-10T23:24:00Z" w16du:dateUtc="2026-02-11T05:24:00Z"/>
                <w:rFonts w:eastAsia="Times New Roman" w:cs="Times New Roman"/>
                <w:color w:val="000000"/>
                <w:sz w:val="20"/>
                <w:szCs w:val="20"/>
                <w:lang w:eastAsia="zh-CN"/>
              </w:rPr>
            </w:pPr>
            <w:del w:id="408" w:author="Jujia Li" w:date="2026-02-10T23:24:00Z" w16du:dateUtc="2026-02-11T05:24:00Z">
              <w:r w:rsidRPr="003D30CD" w:rsidDel="0051782D">
                <w:delText>4.7</w:delText>
              </w:r>
            </w:del>
          </w:p>
        </w:tc>
        <w:tc>
          <w:tcPr>
            <w:tcW w:w="0" w:type="auto"/>
            <w:noWrap/>
            <w:vAlign w:val="center"/>
            <w:hideMark/>
          </w:tcPr>
          <w:p w14:paraId="7EF2BBA5" w14:textId="536BB2B7" w:rsidR="0022125D" w:rsidRPr="003D30CD" w:rsidDel="0051782D" w:rsidRDefault="0022125D">
            <w:pPr>
              <w:spacing w:after="0" w:line="240" w:lineRule="auto"/>
              <w:jc w:val="center"/>
              <w:rPr>
                <w:del w:id="409" w:author="Jujia Li" w:date="2026-02-10T23:24:00Z" w16du:dateUtc="2026-02-11T05:24:00Z"/>
                <w:rFonts w:eastAsia="Times New Roman" w:cs="Times New Roman"/>
                <w:color w:val="000000"/>
                <w:sz w:val="20"/>
                <w:szCs w:val="20"/>
                <w:lang w:eastAsia="zh-CN"/>
              </w:rPr>
            </w:pPr>
            <w:del w:id="410" w:author="Jujia Li" w:date="2026-02-10T23:24:00Z" w16du:dateUtc="2026-02-11T05:24:00Z">
              <w:r w:rsidRPr="003D30CD" w:rsidDel="0051782D">
                <w:rPr>
                  <w:i/>
                  <w:iCs/>
                </w:rPr>
                <w:delText>NA</w:delText>
              </w:r>
            </w:del>
          </w:p>
        </w:tc>
        <w:tc>
          <w:tcPr>
            <w:tcW w:w="0" w:type="auto"/>
            <w:noWrap/>
            <w:vAlign w:val="center"/>
            <w:hideMark/>
          </w:tcPr>
          <w:p w14:paraId="4115998F" w14:textId="41C9DA77" w:rsidR="0022125D" w:rsidRPr="003D30CD" w:rsidDel="0051782D" w:rsidRDefault="0022125D">
            <w:pPr>
              <w:spacing w:after="0" w:line="240" w:lineRule="auto"/>
              <w:jc w:val="center"/>
              <w:rPr>
                <w:del w:id="411" w:author="Jujia Li" w:date="2026-02-10T23:24:00Z" w16du:dateUtc="2026-02-11T05:24:00Z"/>
                <w:rFonts w:eastAsia="Times New Roman" w:cs="Times New Roman"/>
                <w:color w:val="000000"/>
                <w:sz w:val="20"/>
                <w:szCs w:val="20"/>
                <w:lang w:eastAsia="zh-CN"/>
              </w:rPr>
            </w:pPr>
            <w:del w:id="412" w:author="Jujia Li" w:date="2026-02-10T23:24:00Z" w16du:dateUtc="2026-02-11T05:24:00Z">
              <w:r w:rsidRPr="003D30CD" w:rsidDel="0051782D">
                <w:rPr>
                  <w:i/>
                  <w:iCs/>
                </w:rPr>
                <w:delText>NA</w:delText>
              </w:r>
            </w:del>
          </w:p>
        </w:tc>
      </w:tr>
      <w:tr w:rsidR="0022125D" w:rsidRPr="003D30CD" w:rsidDel="0051782D" w14:paraId="47903B42" w14:textId="39276621" w:rsidTr="0022125D">
        <w:trPr>
          <w:trHeight w:val="300"/>
          <w:del w:id="413" w:author="Jujia Li" w:date="2026-02-10T23:24:00Z"/>
        </w:trPr>
        <w:tc>
          <w:tcPr>
            <w:tcW w:w="0" w:type="auto"/>
            <w:noWrap/>
            <w:vAlign w:val="center"/>
            <w:hideMark/>
          </w:tcPr>
          <w:p w14:paraId="401E828A" w14:textId="704AE8D6" w:rsidR="0022125D" w:rsidRPr="003D30CD" w:rsidDel="0051782D" w:rsidRDefault="0022125D">
            <w:pPr>
              <w:spacing w:after="0" w:line="240" w:lineRule="auto"/>
              <w:rPr>
                <w:del w:id="414" w:author="Jujia Li" w:date="2026-02-10T23:24:00Z" w16du:dateUtc="2026-02-11T05:24:00Z"/>
                <w:rFonts w:eastAsia="Times New Roman" w:cs="Times New Roman"/>
                <w:color w:val="000000"/>
                <w:sz w:val="20"/>
                <w:szCs w:val="20"/>
                <w:lang w:eastAsia="zh-CN"/>
              </w:rPr>
            </w:pPr>
            <w:del w:id="415" w:author="Jujia Li" w:date="2026-02-10T23:24:00Z" w16du:dateUtc="2026-02-11T05:24:00Z">
              <w:r w:rsidRPr="003D30CD" w:rsidDel="0051782D">
                <w:delText>Lamar</w:delText>
              </w:r>
            </w:del>
          </w:p>
        </w:tc>
        <w:tc>
          <w:tcPr>
            <w:tcW w:w="0" w:type="auto"/>
            <w:noWrap/>
            <w:vAlign w:val="center"/>
            <w:hideMark/>
          </w:tcPr>
          <w:p w14:paraId="6D82B12F" w14:textId="3ADB0E7D" w:rsidR="0022125D" w:rsidRPr="003D30CD" w:rsidDel="0051782D" w:rsidRDefault="0022125D">
            <w:pPr>
              <w:spacing w:after="0" w:line="240" w:lineRule="auto"/>
              <w:jc w:val="right"/>
              <w:rPr>
                <w:del w:id="416" w:author="Jujia Li" w:date="2026-02-10T23:24:00Z" w16du:dateUtc="2026-02-11T05:24:00Z"/>
                <w:rFonts w:eastAsia="Times New Roman" w:cs="Times New Roman"/>
                <w:color w:val="000000"/>
                <w:sz w:val="20"/>
                <w:szCs w:val="20"/>
                <w:lang w:eastAsia="zh-CN"/>
              </w:rPr>
            </w:pPr>
            <w:del w:id="417" w:author="Jujia Li" w:date="2026-02-10T23:24:00Z" w16du:dateUtc="2026-02-11T05:24:00Z">
              <w:r w:rsidRPr="003D30CD" w:rsidDel="0051782D">
                <w:delText>13878</w:delText>
              </w:r>
            </w:del>
          </w:p>
        </w:tc>
        <w:tc>
          <w:tcPr>
            <w:tcW w:w="0" w:type="auto"/>
            <w:vAlign w:val="center"/>
          </w:tcPr>
          <w:p w14:paraId="3E72B9EB" w14:textId="03F0CB3B" w:rsidR="0022125D" w:rsidRPr="0022125D" w:rsidDel="0051782D" w:rsidRDefault="0022125D">
            <w:pPr>
              <w:spacing w:after="0" w:line="240" w:lineRule="auto"/>
              <w:jc w:val="center"/>
              <w:rPr>
                <w:del w:id="418" w:author="Jujia Li" w:date="2026-02-10T23:24:00Z" w16du:dateUtc="2026-02-11T05:24:00Z"/>
                <w:rFonts w:cs="Times New Roman"/>
                <w:sz w:val="20"/>
                <w:szCs w:val="20"/>
              </w:rPr>
            </w:pPr>
            <w:del w:id="419" w:author="Jujia Li" w:date="2026-02-10T23:24:00Z" w16du:dateUtc="2026-02-11T05:24:00Z">
              <w:r w:rsidRPr="0022125D" w:rsidDel="0051782D">
                <w:rPr>
                  <w:rFonts w:cs="Times New Roman"/>
                  <w:color w:val="000000"/>
                  <w:sz w:val="20"/>
                  <w:szCs w:val="20"/>
                </w:rPr>
                <w:delText>6</w:delText>
              </w:r>
            </w:del>
          </w:p>
        </w:tc>
        <w:tc>
          <w:tcPr>
            <w:tcW w:w="0" w:type="auto"/>
            <w:noWrap/>
            <w:vAlign w:val="center"/>
            <w:hideMark/>
          </w:tcPr>
          <w:p w14:paraId="49D45C19" w14:textId="793C17FD" w:rsidR="0022125D" w:rsidRPr="003D30CD" w:rsidDel="0051782D" w:rsidRDefault="0022125D">
            <w:pPr>
              <w:spacing w:after="0" w:line="240" w:lineRule="auto"/>
              <w:jc w:val="center"/>
              <w:rPr>
                <w:del w:id="420" w:author="Jujia Li" w:date="2026-02-10T23:24:00Z" w16du:dateUtc="2026-02-11T05:24:00Z"/>
                <w:rFonts w:eastAsia="Times New Roman" w:cs="Times New Roman"/>
                <w:color w:val="000000"/>
                <w:sz w:val="20"/>
                <w:szCs w:val="20"/>
                <w:lang w:eastAsia="zh-CN"/>
              </w:rPr>
            </w:pPr>
            <w:del w:id="421" w:author="Jujia Li" w:date="2026-02-10T23:24:00Z" w16du:dateUtc="2026-02-11T05:24:00Z">
              <w:r w:rsidRPr="003D30CD" w:rsidDel="0051782D">
                <w:delText>6.8</w:delText>
              </w:r>
            </w:del>
          </w:p>
        </w:tc>
        <w:tc>
          <w:tcPr>
            <w:tcW w:w="0" w:type="auto"/>
            <w:noWrap/>
            <w:vAlign w:val="center"/>
            <w:hideMark/>
          </w:tcPr>
          <w:p w14:paraId="72DE0704" w14:textId="40C0235B" w:rsidR="0022125D" w:rsidRPr="003D30CD" w:rsidDel="0051782D" w:rsidRDefault="0022125D">
            <w:pPr>
              <w:spacing w:after="0" w:line="240" w:lineRule="auto"/>
              <w:jc w:val="center"/>
              <w:rPr>
                <w:del w:id="422" w:author="Jujia Li" w:date="2026-02-10T23:24:00Z" w16du:dateUtc="2026-02-11T05:24:00Z"/>
                <w:rFonts w:eastAsia="Times New Roman" w:cs="Times New Roman"/>
                <w:color w:val="000000"/>
                <w:sz w:val="20"/>
                <w:szCs w:val="20"/>
                <w:lang w:eastAsia="zh-CN"/>
              </w:rPr>
            </w:pPr>
            <w:del w:id="423" w:author="Jujia Li" w:date="2026-02-10T23:24:00Z" w16du:dateUtc="2026-02-11T05:24:00Z">
              <w:r w:rsidRPr="003D30CD" w:rsidDel="0051782D">
                <w:rPr>
                  <w:i/>
                  <w:iCs/>
                </w:rPr>
                <w:delText>NA</w:delText>
              </w:r>
            </w:del>
          </w:p>
        </w:tc>
        <w:tc>
          <w:tcPr>
            <w:tcW w:w="0" w:type="auto"/>
            <w:noWrap/>
            <w:vAlign w:val="center"/>
            <w:hideMark/>
          </w:tcPr>
          <w:p w14:paraId="4AC01FC9" w14:textId="2E818065" w:rsidR="0022125D" w:rsidRPr="003D30CD" w:rsidDel="0051782D" w:rsidRDefault="0022125D">
            <w:pPr>
              <w:spacing w:after="0" w:line="240" w:lineRule="auto"/>
              <w:jc w:val="center"/>
              <w:rPr>
                <w:del w:id="424" w:author="Jujia Li" w:date="2026-02-10T23:24:00Z" w16du:dateUtc="2026-02-11T05:24:00Z"/>
                <w:rFonts w:eastAsia="Times New Roman" w:cs="Times New Roman"/>
                <w:color w:val="000000"/>
                <w:sz w:val="20"/>
                <w:szCs w:val="20"/>
                <w:lang w:eastAsia="zh-CN"/>
              </w:rPr>
            </w:pPr>
            <w:del w:id="425" w:author="Jujia Li" w:date="2026-02-10T23:24:00Z" w16du:dateUtc="2026-02-11T05:24:00Z">
              <w:r w:rsidRPr="003D30CD" w:rsidDel="0051782D">
                <w:rPr>
                  <w:i/>
                  <w:iCs/>
                </w:rPr>
                <w:delText>NA</w:delText>
              </w:r>
            </w:del>
          </w:p>
        </w:tc>
      </w:tr>
      <w:tr w:rsidR="0022125D" w:rsidRPr="003D30CD" w:rsidDel="0051782D" w14:paraId="1ADE7A7C" w14:textId="18D58464" w:rsidTr="0022125D">
        <w:trPr>
          <w:trHeight w:val="300"/>
          <w:del w:id="426" w:author="Jujia Li" w:date="2026-02-10T23:24:00Z"/>
        </w:trPr>
        <w:tc>
          <w:tcPr>
            <w:tcW w:w="0" w:type="auto"/>
            <w:noWrap/>
            <w:vAlign w:val="center"/>
            <w:hideMark/>
          </w:tcPr>
          <w:p w14:paraId="033E39A2" w14:textId="22000E59" w:rsidR="0022125D" w:rsidRPr="003D30CD" w:rsidDel="0051782D" w:rsidRDefault="0022125D">
            <w:pPr>
              <w:spacing w:after="0" w:line="240" w:lineRule="auto"/>
              <w:rPr>
                <w:del w:id="427" w:author="Jujia Li" w:date="2026-02-10T23:24:00Z" w16du:dateUtc="2026-02-11T05:24:00Z"/>
                <w:rFonts w:eastAsia="Times New Roman" w:cs="Times New Roman"/>
                <w:color w:val="000000"/>
                <w:sz w:val="20"/>
                <w:szCs w:val="20"/>
                <w:lang w:eastAsia="zh-CN"/>
              </w:rPr>
            </w:pPr>
            <w:del w:id="428" w:author="Jujia Li" w:date="2026-02-10T23:24:00Z" w16du:dateUtc="2026-02-11T05:24:00Z">
              <w:r w:rsidRPr="003D30CD" w:rsidDel="0051782D">
                <w:delText>Lauderdale</w:delText>
              </w:r>
            </w:del>
          </w:p>
        </w:tc>
        <w:tc>
          <w:tcPr>
            <w:tcW w:w="0" w:type="auto"/>
            <w:noWrap/>
            <w:vAlign w:val="center"/>
            <w:hideMark/>
          </w:tcPr>
          <w:p w14:paraId="0535A97D" w14:textId="03D02667" w:rsidR="0022125D" w:rsidRPr="003D30CD" w:rsidDel="0051782D" w:rsidRDefault="0022125D">
            <w:pPr>
              <w:spacing w:after="0" w:line="240" w:lineRule="auto"/>
              <w:jc w:val="right"/>
              <w:rPr>
                <w:del w:id="429" w:author="Jujia Li" w:date="2026-02-10T23:24:00Z" w16du:dateUtc="2026-02-11T05:24:00Z"/>
                <w:rFonts w:eastAsia="Times New Roman" w:cs="Times New Roman"/>
                <w:color w:val="000000"/>
                <w:sz w:val="20"/>
                <w:szCs w:val="20"/>
                <w:lang w:eastAsia="zh-CN"/>
              </w:rPr>
            </w:pPr>
            <w:del w:id="430" w:author="Jujia Li" w:date="2026-02-10T23:24:00Z" w16du:dateUtc="2026-02-11T05:24:00Z">
              <w:r w:rsidRPr="003D30CD" w:rsidDel="0051782D">
                <w:delText>92493</w:delText>
              </w:r>
            </w:del>
          </w:p>
        </w:tc>
        <w:tc>
          <w:tcPr>
            <w:tcW w:w="0" w:type="auto"/>
            <w:vAlign w:val="center"/>
          </w:tcPr>
          <w:p w14:paraId="6020D2A2" w14:textId="27484359" w:rsidR="0022125D" w:rsidRPr="0022125D" w:rsidDel="0051782D" w:rsidRDefault="0022125D">
            <w:pPr>
              <w:spacing w:after="0" w:line="240" w:lineRule="auto"/>
              <w:jc w:val="center"/>
              <w:rPr>
                <w:del w:id="431" w:author="Jujia Li" w:date="2026-02-10T23:24:00Z" w16du:dateUtc="2026-02-11T05:24:00Z"/>
                <w:rFonts w:cs="Times New Roman"/>
                <w:sz w:val="20"/>
                <w:szCs w:val="20"/>
              </w:rPr>
            </w:pPr>
            <w:del w:id="432"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76B3C546" w14:textId="7FBA7067" w:rsidR="0022125D" w:rsidRPr="003D30CD" w:rsidDel="0051782D" w:rsidRDefault="0022125D">
            <w:pPr>
              <w:spacing w:after="0" w:line="240" w:lineRule="auto"/>
              <w:jc w:val="center"/>
              <w:rPr>
                <w:del w:id="433" w:author="Jujia Li" w:date="2026-02-10T23:24:00Z" w16du:dateUtc="2026-02-11T05:24:00Z"/>
                <w:rFonts w:eastAsia="Times New Roman" w:cs="Times New Roman"/>
                <w:color w:val="000000"/>
                <w:sz w:val="20"/>
                <w:szCs w:val="20"/>
                <w:lang w:eastAsia="zh-CN"/>
              </w:rPr>
            </w:pPr>
            <w:del w:id="434" w:author="Jujia Li" w:date="2026-02-10T23:24:00Z" w16du:dateUtc="2026-02-11T05:24:00Z">
              <w:r w:rsidRPr="003D30CD" w:rsidDel="0051782D">
                <w:delText>4.3</w:delText>
              </w:r>
            </w:del>
          </w:p>
        </w:tc>
        <w:tc>
          <w:tcPr>
            <w:tcW w:w="0" w:type="auto"/>
            <w:noWrap/>
            <w:vAlign w:val="center"/>
            <w:hideMark/>
          </w:tcPr>
          <w:p w14:paraId="69A40D59" w14:textId="28D181DC" w:rsidR="0022125D" w:rsidRPr="003D30CD" w:rsidDel="0051782D" w:rsidRDefault="0022125D">
            <w:pPr>
              <w:spacing w:after="0" w:line="240" w:lineRule="auto"/>
              <w:jc w:val="center"/>
              <w:rPr>
                <w:del w:id="435" w:author="Jujia Li" w:date="2026-02-10T23:24:00Z" w16du:dateUtc="2026-02-11T05:24:00Z"/>
                <w:rFonts w:eastAsia="Times New Roman" w:cs="Times New Roman"/>
                <w:color w:val="000000"/>
                <w:sz w:val="20"/>
                <w:szCs w:val="20"/>
                <w:lang w:eastAsia="zh-CN"/>
              </w:rPr>
            </w:pPr>
            <w:del w:id="436" w:author="Jujia Li" w:date="2026-02-10T23:24:00Z" w16du:dateUtc="2026-02-11T05:24:00Z">
              <w:r w:rsidRPr="003D30CD" w:rsidDel="0051782D">
                <w:rPr>
                  <w:i/>
                  <w:iCs/>
                </w:rPr>
                <w:delText>NA</w:delText>
              </w:r>
            </w:del>
          </w:p>
        </w:tc>
        <w:tc>
          <w:tcPr>
            <w:tcW w:w="0" w:type="auto"/>
            <w:noWrap/>
            <w:vAlign w:val="center"/>
            <w:hideMark/>
          </w:tcPr>
          <w:p w14:paraId="55A0F4DC" w14:textId="3B1B13DB" w:rsidR="0022125D" w:rsidRPr="003D30CD" w:rsidDel="0051782D" w:rsidRDefault="0022125D">
            <w:pPr>
              <w:spacing w:after="0" w:line="240" w:lineRule="auto"/>
              <w:jc w:val="center"/>
              <w:rPr>
                <w:del w:id="437" w:author="Jujia Li" w:date="2026-02-10T23:24:00Z" w16du:dateUtc="2026-02-11T05:24:00Z"/>
                <w:rFonts w:eastAsia="Times New Roman" w:cs="Times New Roman"/>
                <w:color w:val="000000"/>
                <w:sz w:val="20"/>
                <w:szCs w:val="20"/>
                <w:lang w:eastAsia="zh-CN"/>
              </w:rPr>
            </w:pPr>
            <w:del w:id="438" w:author="Jujia Li" w:date="2026-02-10T23:24:00Z" w16du:dateUtc="2026-02-11T05:24:00Z">
              <w:r w:rsidRPr="003D30CD" w:rsidDel="0051782D">
                <w:rPr>
                  <w:i/>
                  <w:iCs/>
                </w:rPr>
                <w:delText>NA</w:delText>
              </w:r>
            </w:del>
          </w:p>
        </w:tc>
      </w:tr>
      <w:tr w:rsidR="0022125D" w:rsidRPr="003D30CD" w:rsidDel="0051782D" w14:paraId="55EBABE9" w14:textId="14E8B373" w:rsidTr="0022125D">
        <w:trPr>
          <w:trHeight w:val="300"/>
          <w:del w:id="439" w:author="Jujia Li" w:date="2026-02-10T23:24:00Z"/>
        </w:trPr>
        <w:tc>
          <w:tcPr>
            <w:tcW w:w="0" w:type="auto"/>
            <w:noWrap/>
            <w:vAlign w:val="center"/>
            <w:hideMark/>
          </w:tcPr>
          <w:p w14:paraId="640DA35D" w14:textId="2D447368" w:rsidR="0022125D" w:rsidRPr="003D30CD" w:rsidDel="0051782D" w:rsidRDefault="0022125D">
            <w:pPr>
              <w:spacing w:after="0" w:line="240" w:lineRule="auto"/>
              <w:rPr>
                <w:del w:id="440" w:author="Jujia Li" w:date="2026-02-10T23:24:00Z" w16du:dateUtc="2026-02-11T05:24:00Z"/>
                <w:rFonts w:eastAsia="Times New Roman" w:cs="Times New Roman"/>
                <w:color w:val="000000"/>
                <w:sz w:val="20"/>
                <w:szCs w:val="20"/>
                <w:lang w:eastAsia="zh-CN"/>
              </w:rPr>
            </w:pPr>
            <w:del w:id="441" w:author="Jujia Li" w:date="2026-02-10T23:24:00Z" w16du:dateUtc="2026-02-11T05:24:00Z">
              <w:r w:rsidRPr="003D30CD" w:rsidDel="0051782D">
                <w:delText>Lawrence</w:delText>
              </w:r>
            </w:del>
          </w:p>
        </w:tc>
        <w:tc>
          <w:tcPr>
            <w:tcW w:w="0" w:type="auto"/>
            <w:noWrap/>
            <w:vAlign w:val="center"/>
            <w:hideMark/>
          </w:tcPr>
          <w:p w14:paraId="7A410916" w14:textId="0CDA8BF9" w:rsidR="0022125D" w:rsidRPr="003D30CD" w:rsidDel="0051782D" w:rsidRDefault="0022125D">
            <w:pPr>
              <w:spacing w:after="0" w:line="240" w:lineRule="auto"/>
              <w:jc w:val="right"/>
              <w:rPr>
                <w:del w:id="442" w:author="Jujia Li" w:date="2026-02-10T23:24:00Z" w16du:dateUtc="2026-02-11T05:24:00Z"/>
                <w:rFonts w:eastAsia="Times New Roman" w:cs="Times New Roman"/>
                <w:color w:val="000000"/>
                <w:sz w:val="20"/>
                <w:szCs w:val="20"/>
                <w:lang w:eastAsia="zh-CN"/>
              </w:rPr>
            </w:pPr>
            <w:del w:id="443" w:author="Jujia Li" w:date="2026-02-10T23:24:00Z" w16du:dateUtc="2026-02-11T05:24:00Z">
              <w:r w:rsidRPr="003D30CD" w:rsidDel="0051782D">
                <w:delText>33044</w:delText>
              </w:r>
            </w:del>
          </w:p>
        </w:tc>
        <w:tc>
          <w:tcPr>
            <w:tcW w:w="0" w:type="auto"/>
            <w:vAlign w:val="center"/>
          </w:tcPr>
          <w:p w14:paraId="5DE511F4" w14:textId="0E76D754" w:rsidR="0022125D" w:rsidRPr="0022125D" w:rsidDel="0051782D" w:rsidRDefault="0022125D">
            <w:pPr>
              <w:spacing w:after="0" w:line="240" w:lineRule="auto"/>
              <w:jc w:val="center"/>
              <w:rPr>
                <w:del w:id="444" w:author="Jujia Li" w:date="2026-02-10T23:24:00Z" w16du:dateUtc="2026-02-11T05:24:00Z"/>
                <w:rFonts w:cs="Times New Roman"/>
                <w:sz w:val="20"/>
                <w:szCs w:val="20"/>
              </w:rPr>
            </w:pPr>
            <w:del w:id="445"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2C069D2F" w14:textId="337C0A61" w:rsidR="0022125D" w:rsidRPr="003D30CD" w:rsidDel="0051782D" w:rsidRDefault="0022125D">
            <w:pPr>
              <w:spacing w:after="0" w:line="240" w:lineRule="auto"/>
              <w:jc w:val="center"/>
              <w:rPr>
                <w:del w:id="446" w:author="Jujia Li" w:date="2026-02-10T23:24:00Z" w16du:dateUtc="2026-02-11T05:24:00Z"/>
                <w:rFonts w:eastAsia="Times New Roman" w:cs="Times New Roman"/>
                <w:color w:val="000000"/>
                <w:sz w:val="20"/>
                <w:szCs w:val="20"/>
                <w:lang w:eastAsia="zh-CN"/>
              </w:rPr>
            </w:pPr>
            <w:del w:id="447" w:author="Jujia Li" w:date="2026-02-10T23:24:00Z" w16du:dateUtc="2026-02-11T05:24:00Z">
              <w:r w:rsidRPr="003D30CD" w:rsidDel="0051782D">
                <w:delText>4.0</w:delText>
              </w:r>
            </w:del>
          </w:p>
        </w:tc>
        <w:tc>
          <w:tcPr>
            <w:tcW w:w="0" w:type="auto"/>
            <w:noWrap/>
            <w:vAlign w:val="center"/>
            <w:hideMark/>
          </w:tcPr>
          <w:p w14:paraId="14C8E839" w14:textId="7A4132E8" w:rsidR="0022125D" w:rsidRPr="003D30CD" w:rsidDel="0051782D" w:rsidRDefault="0022125D">
            <w:pPr>
              <w:spacing w:after="0" w:line="240" w:lineRule="auto"/>
              <w:jc w:val="center"/>
              <w:rPr>
                <w:del w:id="448" w:author="Jujia Li" w:date="2026-02-10T23:24:00Z" w16du:dateUtc="2026-02-11T05:24:00Z"/>
                <w:rFonts w:eastAsia="Times New Roman" w:cs="Times New Roman"/>
                <w:color w:val="000000"/>
                <w:sz w:val="20"/>
                <w:szCs w:val="20"/>
                <w:lang w:eastAsia="zh-CN"/>
              </w:rPr>
            </w:pPr>
            <w:del w:id="449" w:author="Jujia Li" w:date="2026-02-10T23:24:00Z" w16du:dateUtc="2026-02-11T05:24:00Z">
              <w:r w:rsidRPr="003D30CD" w:rsidDel="0051782D">
                <w:rPr>
                  <w:i/>
                  <w:iCs/>
                </w:rPr>
                <w:delText>NA</w:delText>
              </w:r>
            </w:del>
          </w:p>
        </w:tc>
        <w:tc>
          <w:tcPr>
            <w:tcW w:w="0" w:type="auto"/>
            <w:noWrap/>
            <w:vAlign w:val="center"/>
            <w:hideMark/>
          </w:tcPr>
          <w:p w14:paraId="7A818581" w14:textId="7FBD1C04" w:rsidR="0022125D" w:rsidRPr="003D30CD" w:rsidDel="0051782D" w:rsidRDefault="0022125D">
            <w:pPr>
              <w:spacing w:after="0" w:line="240" w:lineRule="auto"/>
              <w:jc w:val="center"/>
              <w:rPr>
                <w:del w:id="450" w:author="Jujia Li" w:date="2026-02-10T23:24:00Z" w16du:dateUtc="2026-02-11T05:24:00Z"/>
                <w:rFonts w:eastAsia="Times New Roman" w:cs="Times New Roman"/>
                <w:color w:val="000000"/>
                <w:sz w:val="20"/>
                <w:szCs w:val="20"/>
                <w:lang w:eastAsia="zh-CN"/>
              </w:rPr>
            </w:pPr>
            <w:del w:id="451" w:author="Jujia Li" w:date="2026-02-10T23:24:00Z" w16du:dateUtc="2026-02-11T05:24:00Z">
              <w:r w:rsidRPr="003D30CD" w:rsidDel="0051782D">
                <w:rPr>
                  <w:i/>
                  <w:iCs/>
                </w:rPr>
                <w:delText>NA</w:delText>
              </w:r>
            </w:del>
          </w:p>
        </w:tc>
      </w:tr>
      <w:tr w:rsidR="0022125D" w:rsidRPr="003D30CD" w:rsidDel="0051782D" w14:paraId="2251DEDD" w14:textId="635D9236" w:rsidTr="0022125D">
        <w:trPr>
          <w:trHeight w:val="300"/>
          <w:del w:id="452" w:author="Jujia Li" w:date="2026-02-10T23:24:00Z"/>
        </w:trPr>
        <w:tc>
          <w:tcPr>
            <w:tcW w:w="0" w:type="auto"/>
            <w:noWrap/>
            <w:vAlign w:val="center"/>
            <w:hideMark/>
          </w:tcPr>
          <w:p w14:paraId="4D2EE1D6" w14:textId="2E06425A" w:rsidR="0022125D" w:rsidRPr="003D30CD" w:rsidDel="0051782D" w:rsidRDefault="0022125D">
            <w:pPr>
              <w:spacing w:after="0" w:line="240" w:lineRule="auto"/>
              <w:rPr>
                <w:del w:id="453" w:author="Jujia Li" w:date="2026-02-10T23:24:00Z" w16du:dateUtc="2026-02-11T05:24:00Z"/>
                <w:rFonts w:eastAsia="Times New Roman" w:cs="Times New Roman"/>
                <w:color w:val="000000"/>
                <w:sz w:val="20"/>
                <w:szCs w:val="20"/>
                <w:lang w:eastAsia="zh-CN"/>
              </w:rPr>
            </w:pPr>
            <w:del w:id="454" w:author="Jujia Li" w:date="2026-02-10T23:24:00Z" w16du:dateUtc="2026-02-11T05:24:00Z">
              <w:r w:rsidRPr="003D30CD" w:rsidDel="0051782D">
                <w:delText>Limestone</w:delText>
              </w:r>
            </w:del>
          </w:p>
        </w:tc>
        <w:tc>
          <w:tcPr>
            <w:tcW w:w="0" w:type="auto"/>
            <w:noWrap/>
            <w:vAlign w:val="center"/>
            <w:hideMark/>
          </w:tcPr>
          <w:p w14:paraId="1A9AA091" w14:textId="5837D630" w:rsidR="0022125D" w:rsidRPr="003D30CD" w:rsidDel="0051782D" w:rsidRDefault="0022125D">
            <w:pPr>
              <w:spacing w:after="0" w:line="240" w:lineRule="auto"/>
              <w:jc w:val="right"/>
              <w:rPr>
                <w:del w:id="455" w:author="Jujia Li" w:date="2026-02-10T23:24:00Z" w16du:dateUtc="2026-02-11T05:24:00Z"/>
                <w:rFonts w:eastAsia="Times New Roman" w:cs="Times New Roman"/>
                <w:color w:val="000000"/>
                <w:sz w:val="20"/>
                <w:szCs w:val="20"/>
                <w:lang w:eastAsia="zh-CN"/>
              </w:rPr>
            </w:pPr>
            <w:del w:id="456" w:author="Jujia Li" w:date="2026-02-10T23:24:00Z" w16du:dateUtc="2026-02-11T05:24:00Z">
              <w:r w:rsidRPr="003D30CD" w:rsidDel="0051782D">
                <w:delText>95561</w:delText>
              </w:r>
            </w:del>
          </w:p>
        </w:tc>
        <w:tc>
          <w:tcPr>
            <w:tcW w:w="0" w:type="auto"/>
            <w:vAlign w:val="center"/>
          </w:tcPr>
          <w:p w14:paraId="591905A1" w14:textId="12BC701F" w:rsidR="0022125D" w:rsidRPr="0022125D" w:rsidDel="0051782D" w:rsidRDefault="0022125D">
            <w:pPr>
              <w:spacing w:after="0" w:line="240" w:lineRule="auto"/>
              <w:jc w:val="center"/>
              <w:rPr>
                <w:del w:id="457" w:author="Jujia Li" w:date="2026-02-10T23:24:00Z" w16du:dateUtc="2026-02-11T05:24:00Z"/>
                <w:rFonts w:cs="Times New Roman"/>
                <w:sz w:val="20"/>
                <w:szCs w:val="20"/>
              </w:rPr>
            </w:pPr>
            <w:del w:id="458"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390E9BA4" w14:textId="6A7471F2" w:rsidR="0022125D" w:rsidRPr="003D30CD" w:rsidDel="0051782D" w:rsidRDefault="0022125D">
            <w:pPr>
              <w:spacing w:after="0" w:line="240" w:lineRule="auto"/>
              <w:jc w:val="center"/>
              <w:rPr>
                <w:del w:id="459" w:author="Jujia Li" w:date="2026-02-10T23:24:00Z" w16du:dateUtc="2026-02-11T05:24:00Z"/>
                <w:rFonts w:eastAsia="Times New Roman" w:cs="Times New Roman"/>
                <w:color w:val="000000"/>
                <w:sz w:val="20"/>
                <w:szCs w:val="20"/>
                <w:lang w:eastAsia="zh-CN"/>
              </w:rPr>
            </w:pPr>
            <w:del w:id="460" w:author="Jujia Li" w:date="2026-02-10T23:24:00Z" w16du:dateUtc="2026-02-11T05:24:00Z">
              <w:r w:rsidRPr="003D30CD" w:rsidDel="0051782D">
                <w:delText>5.0</w:delText>
              </w:r>
            </w:del>
          </w:p>
        </w:tc>
        <w:tc>
          <w:tcPr>
            <w:tcW w:w="0" w:type="auto"/>
            <w:noWrap/>
            <w:vAlign w:val="center"/>
            <w:hideMark/>
          </w:tcPr>
          <w:p w14:paraId="0075A891" w14:textId="2855F8A8" w:rsidR="0022125D" w:rsidRPr="003D30CD" w:rsidDel="0051782D" w:rsidRDefault="0022125D">
            <w:pPr>
              <w:spacing w:after="0" w:line="240" w:lineRule="auto"/>
              <w:jc w:val="center"/>
              <w:rPr>
                <w:del w:id="461" w:author="Jujia Li" w:date="2026-02-10T23:24:00Z" w16du:dateUtc="2026-02-11T05:24:00Z"/>
                <w:rFonts w:eastAsia="Times New Roman" w:cs="Times New Roman"/>
                <w:color w:val="000000"/>
                <w:sz w:val="20"/>
                <w:szCs w:val="20"/>
                <w:lang w:eastAsia="zh-CN"/>
              </w:rPr>
            </w:pPr>
            <w:del w:id="462" w:author="Jujia Li" w:date="2026-02-10T23:24:00Z" w16du:dateUtc="2026-02-11T05:24:00Z">
              <w:r w:rsidRPr="003D30CD" w:rsidDel="0051782D">
                <w:rPr>
                  <w:i/>
                  <w:iCs/>
                </w:rPr>
                <w:delText>NA</w:delText>
              </w:r>
            </w:del>
          </w:p>
        </w:tc>
        <w:tc>
          <w:tcPr>
            <w:tcW w:w="0" w:type="auto"/>
            <w:noWrap/>
            <w:vAlign w:val="center"/>
            <w:hideMark/>
          </w:tcPr>
          <w:p w14:paraId="3CD068D1" w14:textId="47F028E4" w:rsidR="0022125D" w:rsidRPr="003D30CD" w:rsidDel="0051782D" w:rsidRDefault="0022125D">
            <w:pPr>
              <w:spacing w:after="0" w:line="240" w:lineRule="auto"/>
              <w:jc w:val="center"/>
              <w:rPr>
                <w:del w:id="463" w:author="Jujia Li" w:date="2026-02-10T23:24:00Z" w16du:dateUtc="2026-02-11T05:24:00Z"/>
                <w:rFonts w:eastAsia="Times New Roman" w:cs="Times New Roman"/>
                <w:color w:val="000000"/>
                <w:sz w:val="20"/>
                <w:szCs w:val="20"/>
                <w:lang w:eastAsia="zh-CN"/>
              </w:rPr>
            </w:pPr>
            <w:del w:id="464" w:author="Jujia Li" w:date="2026-02-10T23:24:00Z" w16du:dateUtc="2026-02-11T05:24:00Z">
              <w:r w:rsidRPr="003D30CD" w:rsidDel="0051782D">
                <w:rPr>
                  <w:i/>
                  <w:iCs/>
                </w:rPr>
                <w:delText>NA</w:delText>
              </w:r>
            </w:del>
          </w:p>
        </w:tc>
      </w:tr>
      <w:tr w:rsidR="0022125D" w:rsidRPr="003D30CD" w:rsidDel="0051782D" w14:paraId="123A87DA" w14:textId="115356A5" w:rsidTr="0022125D">
        <w:trPr>
          <w:trHeight w:val="300"/>
          <w:del w:id="465" w:author="Jujia Li" w:date="2026-02-10T23:24:00Z"/>
        </w:trPr>
        <w:tc>
          <w:tcPr>
            <w:tcW w:w="0" w:type="auto"/>
            <w:noWrap/>
            <w:vAlign w:val="center"/>
            <w:hideMark/>
          </w:tcPr>
          <w:p w14:paraId="39DF876C" w14:textId="1611DA0C" w:rsidR="0022125D" w:rsidRPr="003D30CD" w:rsidDel="0051782D" w:rsidRDefault="0022125D">
            <w:pPr>
              <w:spacing w:after="0" w:line="240" w:lineRule="auto"/>
              <w:rPr>
                <w:del w:id="466" w:author="Jujia Li" w:date="2026-02-10T23:24:00Z" w16du:dateUtc="2026-02-11T05:24:00Z"/>
                <w:rFonts w:eastAsia="Times New Roman" w:cs="Times New Roman"/>
                <w:color w:val="000000"/>
                <w:sz w:val="20"/>
                <w:szCs w:val="20"/>
                <w:lang w:eastAsia="zh-CN"/>
              </w:rPr>
            </w:pPr>
            <w:del w:id="467" w:author="Jujia Li" w:date="2026-02-10T23:24:00Z" w16du:dateUtc="2026-02-11T05:24:00Z">
              <w:r w:rsidRPr="003D30CD" w:rsidDel="0051782D">
                <w:delText>Madison</w:delText>
              </w:r>
            </w:del>
          </w:p>
        </w:tc>
        <w:tc>
          <w:tcPr>
            <w:tcW w:w="0" w:type="auto"/>
            <w:noWrap/>
            <w:vAlign w:val="center"/>
            <w:hideMark/>
          </w:tcPr>
          <w:p w14:paraId="4F5B0A7B" w14:textId="40AB349C" w:rsidR="0022125D" w:rsidRPr="003D30CD" w:rsidDel="0051782D" w:rsidRDefault="0022125D">
            <w:pPr>
              <w:spacing w:after="0" w:line="240" w:lineRule="auto"/>
              <w:jc w:val="right"/>
              <w:rPr>
                <w:del w:id="468" w:author="Jujia Li" w:date="2026-02-10T23:24:00Z" w16du:dateUtc="2026-02-11T05:24:00Z"/>
                <w:rFonts w:eastAsia="Times New Roman" w:cs="Times New Roman"/>
                <w:color w:val="000000"/>
                <w:sz w:val="20"/>
                <w:szCs w:val="20"/>
                <w:lang w:eastAsia="zh-CN"/>
              </w:rPr>
            </w:pPr>
            <w:del w:id="469" w:author="Jujia Li" w:date="2026-02-10T23:24:00Z" w16du:dateUtc="2026-02-11T05:24:00Z">
              <w:r w:rsidRPr="003D30CD" w:rsidDel="0051782D">
                <w:delText>364360</w:delText>
              </w:r>
            </w:del>
          </w:p>
        </w:tc>
        <w:tc>
          <w:tcPr>
            <w:tcW w:w="0" w:type="auto"/>
            <w:vAlign w:val="center"/>
          </w:tcPr>
          <w:p w14:paraId="1CA3EB12" w14:textId="4F174060" w:rsidR="0022125D" w:rsidRPr="0022125D" w:rsidDel="0051782D" w:rsidRDefault="0022125D">
            <w:pPr>
              <w:spacing w:after="0" w:line="240" w:lineRule="auto"/>
              <w:jc w:val="center"/>
              <w:rPr>
                <w:del w:id="470" w:author="Jujia Li" w:date="2026-02-10T23:24:00Z" w16du:dateUtc="2026-02-11T05:24:00Z"/>
                <w:rFonts w:cs="Times New Roman"/>
                <w:sz w:val="20"/>
                <w:szCs w:val="20"/>
              </w:rPr>
            </w:pPr>
            <w:del w:id="471"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72ADFF20" w14:textId="01DE0804" w:rsidR="0022125D" w:rsidRPr="003D30CD" w:rsidDel="0051782D" w:rsidRDefault="0022125D">
            <w:pPr>
              <w:spacing w:after="0" w:line="240" w:lineRule="auto"/>
              <w:jc w:val="center"/>
              <w:rPr>
                <w:del w:id="472" w:author="Jujia Li" w:date="2026-02-10T23:24:00Z" w16du:dateUtc="2026-02-11T05:24:00Z"/>
                <w:rFonts w:eastAsia="Times New Roman" w:cs="Times New Roman"/>
                <w:color w:val="000000"/>
                <w:sz w:val="20"/>
                <w:szCs w:val="20"/>
                <w:lang w:eastAsia="zh-CN"/>
              </w:rPr>
            </w:pPr>
            <w:del w:id="473" w:author="Jujia Li" w:date="2026-02-10T23:24:00Z" w16du:dateUtc="2026-02-11T05:24:00Z">
              <w:r w:rsidRPr="003D30CD" w:rsidDel="0051782D">
                <w:delText>4.5</w:delText>
              </w:r>
            </w:del>
          </w:p>
        </w:tc>
        <w:tc>
          <w:tcPr>
            <w:tcW w:w="0" w:type="auto"/>
            <w:noWrap/>
            <w:vAlign w:val="center"/>
            <w:hideMark/>
          </w:tcPr>
          <w:p w14:paraId="182164CA" w14:textId="405904DD" w:rsidR="0022125D" w:rsidRPr="003D30CD" w:rsidDel="0051782D" w:rsidRDefault="0022125D">
            <w:pPr>
              <w:spacing w:after="0" w:line="240" w:lineRule="auto"/>
              <w:jc w:val="center"/>
              <w:rPr>
                <w:del w:id="474" w:author="Jujia Li" w:date="2026-02-10T23:24:00Z" w16du:dateUtc="2026-02-11T05:24:00Z"/>
                <w:rFonts w:eastAsia="Times New Roman" w:cs="Times New Roman"/>
                <w:color w:val="000000"/>
                <w:sz w:val="20"/>
                <w:szCs w:val="20"/>
                <w:lang w:eastAsia="zh-CN"/>
              </w:rPr>
            </w:pPr>
            <w:del w:id="475" w:author="Jujia Li" w:date="2026-02-10T23:24:00Z" w16du:dateUtc="2026-02-11T05:24:00Z">
              <w:r w:rsidRPr="003D30CD" w:rsidDel="0051782D">
                <w:rPr>
                  <w:i/>
                  <w:iCs/>
                </w:rPr>
                <w:delText>NA</w:delText>
              </w:r>
            </w:del>
          </w:p>
        </w:tc>
        <w:tc>
          <w:tcPr>
            <w:tcW w:w="0" w:type="auto"/>
            <w:noWrap/>
            <w:vAlign w:val="center"/>
            <w:hideMark/>
          </w:tcPr>
          <w:p w14:paraId="54245E17" w14:textId="07F9B2F7" w:rsidR="0022125D" w:rsidRPr="003D30CD" w:rsidDel="0051782D" w:rsidRDefault="0022125D">
            <w:pPr>
              <w:spacing w:after="0" w:line="240" w:lineRule="auto"/>
              <w:jc w:val="center"/>
              <w:rPr>
                <w:del w:id="476" w:author="Jujia Li" w:date="2026-02-10T23:24:00Z" w16du:dateUtc="2026-02-11T05:24:00Z"/>
                <w:rFonts w:eastAsia="Times New Roman" w:cs="Times New Roman"/>
                <w:color w:val="000000"/>
                <w:sz w:val="20"/>
                <w:szCs w:val="20"/>
                <w:lang w:eastAsia="zh-CN"/>
              </w:rPr>
            </w:pPr>
            <w:del w:id="477" w:author="Jujia Li" w:date="2026-02-10T23:24:00Z" w16du:dateUtc="2026-02-11T05:24:00Z">
              <w:r w:rsidRPr="003D30CD" w:rsidDel="0051782D">
                <w:rPr>
                  <w:i/>
                  <w:iCs/>
                </w:rPr>
                <w:delText>NA</w:delText>
              </w:r>
            </w:del>
          </w:p>
        </w:tc>
      </w:tr>
      <w:tr w:rsidR="0022125D" w:rsidRPr="003D30CD" w:rsidDel="0051782D" w14:paraId="7CFE25A7" w14:textId="10A3E59F" w:rsidTr="0022125D">
        <w:trPr>
          <w:trHeight w:val="300"/>
          <w:del w:id="478" w:author="Jujia Li" w:date="2026-02-10T23:24:00Z"/>
        </w:trPr>
        <w:tc>
          <w:tcPr>
            <w:tcW w:w="0" w:type="auto"/>
            <w:noWrap/>
            <w:vAlign w:val="center"/>
            <w:hideMark/>
          </w:tcPr>
          <w:p w14:paraId="6A7A7475" w14:textId="51D2ADE7" w:rsidR="0022125D" w:rsidRPr="003D30CD" w:rsidDel="0051782D" w:rsidRDefault="0022125D">
            <w:pPr>
              <w:spacing w:after="0" w:line="240" w:lineRule="auto"/>
              <w:rPr>
                <w:del w:id="479" w:author="Jujia Li" w:date="2026-02-10T23:24:00Z" w16du:dateUtc="2026-02-11T05:24:00Z"/>
                <w:rFonts w:eastAsia="Times New Roman" w:cs="Times New Roman"/>
                <w:color w:val="000000"/>
                <w:sz w:val="20"/>
                <w:szCs w:val="20"/>
                <w:lang w:eastAsia="zh-CN"/>
              </w:rPr>
            </w:pPr>
            <w:del w:id="480" w:author="Jujia Li" w:date="2026-02-10T23:24:00Z" w16du:dateUtc="2026-02-11T05:24:00Z">
              <w:r w:rsidRPr="003D30CD" w:rsidDel="0051782D">
                <w:delText>Marion</w:delText>
              </w:r>
            </w:del>
          </w:p>
        </w:tc>
        <w:tc>
          <w:tcPr>
            <w:tcW w:w="0" w:type="auto"/>
            <w:noWrap/>
            <w:vAlign w:val="center"/>
            <w:hideMark/>
          </w:tcPr>
          <w:p w14:paraId="76D2AA88" w14:textId="640C5EF0" w:rsidR="0022125D" w:rsidRPr="003D30CD" w:rsidDel="0051782D" w:rsidRDefault="0022125D">
            <w:pPr>
              <w:spacing w:after="0" w:line="240" w:lineRule="auto"/>
              <w:jc w:val="right"/>
              <w:rPr>
                <w:del w:id="481" w:author="Jujia Li" w:date="2026-02-10T23:24:00Z" w16du:dateUtc="2026-02-11T05:24:00Z"/>
                <w:rFonts w:eastAsia="Times New Roman" w:cs="Times New Roman"/>
                <w:color w:val="000000"/>
                <w:sz w:val="20"/>
                <w:szCs w:val="20"/>
                <w:lang w:eastAsia="zh-CN"/>
              </w:rPr>
            </w:pPr>
            <w:del w:id="482" w:author="Jujia Li" w:date="2026-02-10T23:24:00Z" w16du:dateUtc="2026-02-11T05:24:00Z">
              <w:r w:rsidRPr="003D30CD" w:rsidDel="0051782D">
                <w:delText>29826</w:delText>
              </w:r>
            </w:del>
          </w:p>
        </w:tc>
        <w:tc>
          <w:tcPr>
            <w:tcW w:w="0" w:type="auto"/>
            <w:vAlign w:val="center"/>
          </w:tcPr>
          <w:p w14:paraId="10326E29" w14:textId="0E0DC0A5" w:rsidR="0022125D" w:rsidRPr="0022125D" w:rsidDel="0051782D" w:rsidRDefault="0022125D">
            <w:pPr>
              <w:spacing w:after="0" w:line="240" w:lineRule="auto"/>
              <w:jc w:val="center"/>
              <w:rPr>
                <w:del w:id="483" w:author="Jujia Li" w:date="2026-02-10T23:24:00Z" w16du:dateUtc="2026-02-11T05:24:00Z"/>
                <w:rFonts w:cs="Times New Roman"/>
                <w:sz w:val="20"/>
                <w:szCs w:val="20"/>
              </w:rPr>
            </w:pPr>
            <w:del w:id="484" w:author="Jujia Li" w:date="2026-02-10T23:24:00Z" w16du:dateUtc="2026-02-11T05:24:00Z">
              <w:r w:rsidRPr="0022125D" w:rsidDel="0051782D">
                <w:rPr>
                  <w:rFonts w:cs="Times New Roman"/>
                  <w:color w:val="000000"/>
                  <w:sz w:val="20"/>
                  <w:szCs w:val="20"/>
                </w:rPr>
                <w:delText>6</w:delText>
              </w:r>
            </w:del>
          </w:p>
        </w:tc>
        <w:tc>
          <w:tcPr>
            <w:tcW w:w="0" w:type="auto"/>
            <w:noWrap/>
            <w:vAlign w:val="center"/>
            <w:hideMark/>
          </w:tcPr>
          <w:p w14:paraId="0AE5112E" w14:textId="78C20D42" w:rsidR="0022125D" w:rsidRPr="003D30CD" w:rsidDel="0051782D" w:rsidRDefault="0022125D">
            <w:pPr>
              <w:spacing w:after="0" w:line="240" w:lineRule="auto"/>
              <w:jc w:val="center"/>
              <w:rPr>
                <w:del w:id="485" w:author="Jujia Li" w:date="2026-02-10T23:24:00Z" w16du:dateUtc="2026-02-11T05:24:00Z"/>
                <w:rFonts w:eastAsia="Times New Roman" w:cs="Times New Roman"/>
                <w:color w:val="000000"/>
                <w:sz w:val="20"/>
                <w:szCs w:val="20"/>
                <w:lang w:eastAsia="zh-CN"/>
              </w:rPr>
            </w:pPr>
            <w:del w:id="486" w:author="Jujia Li" w:date="2026-02-10T23:24:00Z" w16du:dateUtc="2026-02-11T05:24:00Z">
              <w:r w:rsidRPr="003D30CD" w:rsidDel="0051782D">
                <w:delText>3.8</w:delText>
              </w:r>
            </w:del>
          </w:p>
        </w:tc>
        <w:tc>
          <w:tcPr>
            <w:tcW w:w="0" w:type="auto"/>
            <w:noWrap/>
            <w:vAlign w:val="center"/>
            <w:hideMark/>
          </w:tcPr>
          <w:p w14:paraId="10D0C93C" w14:textId="204B72C9" w:rsidR="0022125D" w:rsidRPr="003D30CD" w:rsidDel="0051782D" w:rsidRDefault="0022125D">
            <w:pPr>
              <w:spacing w:after="0" w:line="240" w:lineRule="auto"/>
              <w:jc w:val="center"/>
              <w:rPr>
                <w:del w:id="487" w:author="Jujia Li" w:date="2026-02-10T23:24:00Z" w16du:dateUtc="2026-02-11T05:24:00Z"/>
                <w:rFonts w:eastAsia="Times New Roman" w:cs="Times New Roman"/>
                <w:color w:val="000000"/>
                <w:sz w:val="20"/>
                <w:szCs w:val="20"/>
                <w:lang w:eastAsia="zh-CN"/>
              </w:rPr>
            </w:pPr>
            <w:del w:id="488" w:author="Jujia Li" w:date="2026-02-10T23:24:00Z" w16du:dateUtc="2026-02-11T05:24:00Z">
              <w:r w:rsidRPr="003D30CD" w:rsidDel="0051782D">
                <w:rPr>
                  <w:i/>
                  <w:iCs/>
                </w:rPr>
                <w:delText>NA</w:delText>
              </w:r>
            </w:del>
          </w:p>
        </w:tc>
        <w:tc>
          <w:tcPr>
            <w:tcW w:w="0" w:type="auto"/>
            <w:noWrap/>
            <w:vAlign w:val="center"/>
            <w:hideMark/>
          </w:tcPr>
          <w:p w14:paraId="34C4CD20" w14:textId="74F25B42" w:rsidR="0022125D" w:rsidRPr="003D30CD" w:rsidDel="0051782D" w:rsidRDefault="0022125D">
            <w:pPr>
              <w:spacing w:after="0" w:line="240" w:lineRule="auto"/>
              <w:jc w:val="center"/>
              <w:rPr>
                <w:del w:id="489" w:author="Jujia Li" w:date="2026-02-10T23:24:00Z" w16du:dateUtc="2026-02-11T05:24:00Z"/>
                <w:rFonts w:eastAsia="Times New Roman" w:cs="Times New Roman"/>
                <w:color w:val="000000"/>
                <w:sz w:val="20"/>
                <w:szCs w:val="20"/>
                <w:lang w:eastAsia="zh-CN"/>
              </w:rPr>
            </w:pPr>
            <w:del w:id="490" w:author="Jujia Li" w:date="2026-02-10T23:24:00Z" w16du:dateUtc="2026-02-11T05:24:00Z">
              <w:r w:rsidRPr="003D30CD" w:rsidDel="0051782D">
                <w:rPr>
                  <w:i/>
                  <w:iCs/>
                </w:rPr>
                <w:delText>NA</w:delText>
              </w:r>
            </w:del>
          </w:p>
        </w:tc>
      </w:tr>
      <w:tr w:rsidR="0022125D" w:rsidRPr="003D30CD" w:rsidDel="0051782D" w14:paraId="12CE435E" w14:textId="6BA64C80" w:rsidTr="0022125D">
        <w:trPr>
          <w:trHeight w:val="300"/>
          <w:del w:id="491" w:author="Jujia Li" w:date="2026-02-10T23:24:00Z"/>
        </w:trPr>
        <w:tc>
          <w:tcPr>
            <w:tcW w:w="0" w:type="auto"/>
            <w:noWrap/>
            <w:vAlign w:val="center"/>
            <w:hideMark/>
          </w:tcPr>
          <w:p w14:paraId="3CF7807D" w14:textId="4EA65386" w:rsidR="0022125D" w:rsidRPr="003D30CD" w:rsidDel="0051782D" w:rsidRDefault="0022125D">
            <w:pPr>
              <w:spacing w:after="0" w:line="240" w:lineRule="auto"/>
              <w:rPr>
                <w:del w:id="492" w:author="Jujia Li" w:date="2026-02-10T23:24:00Z" w16du:dateUtc="2026-02-11T05:24:00Z"/>
                <w:rFonts w:eastAsia="Times New Roman" w:cs="Times New Roman"/>
                <w:color w:val="000000"/>
                <w:sz w:val="20"/>
                <w:szCs w:val="20"/>
                <w:lang w:eastAsia="zh-CN"/>
              </w:rPr>
            </w:pPr>
            <w:del w:id="493" w:author="Jujia Li" w:date="2026-02-10T23:24:00Z" w16du:dateUtc="2026-02-11T05:24:00Z">
              <w:r w:rsidRPr="003D30CD" w:rsidDel="0051782D">
                <w:delText>Marshall</w:delText>
              </w:r>
            </w:del>
          </w:p>
        </w:tc>
        <w:tc>
          <w:tcPr>
            <w:tcW w:w="0" w:type="auto"/>
            <w:noWrap/>
            <w:vAlign w:val="center"/>
            <w:hideMark/>
          </w:tcPr>
          <w:p w14:paraId="7E0908F5" w14:textId="50AB739C" w:rsidR="0022125D" w:rsidRPr="003D30CD" w:rsidDel="0051782D" w:rsidRDefault="0022125D">
            <w:pPr>
              <w:spacing w:after="0" w:line="240" w:lineRule="auto"/>
              <w:jc w:val="right"/>
              <w:rPr>
                <w:del w:id="494" w:author="Jujia Li" w:date="2026-02-10T23:24:00Z" w16du:dateUtc="2026-02-11T05:24:00Z"/>
                <w:rFonts w:eastAsia="Times New Roman" w:cs="Times New Roman"/>
                <w:color w:val="000000"/>
                <w:sz w:val="20"/>
                <w:szCs w:val="20"/>
                <w:lang w:eastAsia="zh-CN"/>
              </w:rPr>
            </w:pPr>
            <w:del w:id="495" w:author="Jujia Li" w:date="2026-02-10T23:24:00Z" w16du:dateUtc="2026-02-11T05:24:00Z">
              <w:r w:rsidRPr="003D30CD" w:rsidDel="0051782D">
                <w:delText>95897</w:delText>
              </w:r>
            </w:del>
          </w:p>
        </w:tc>
        <w:tc>
          <w:tcPr>
            <w:tcW w:w="0" w:type="auto"/>
            <w:vAlign w:val="center"/>
          </w:tcPr>
          <w:p w14:paraId="440B0A94" w14:textId="120A7201" w:rsidR="0022125D" w:rsidRPr="0022125D" w:rsidDel="0051782D" w:rsidRDefault="0022125D">
            <w:pPr>
              <w:spacing w:after="0" w:line="240" w:lineRule="auto"/>
              <w:jc w:val="center"/>
              <w:rPr>
                <w:del w:id="496" w:author="Jujia Li" w:date="2026-02-10T23:24:00Z" w16du:dateUtc="2026-02-11T05:24:00Z"/>
                <w:rFonts w:cs="Times New Roman"/>
                <w:sz w:val="20"/>
                <w:szCs w:val="20"/>
              </w:rPr>
            </w:pPr>
            <w:del w:id="497" w:author="Jujia Li" w:date="2026-02-10T23:24:00Z" w16du:dateUtc="2026-02-11T05:24:00Z">
              <w:r w:rsidRPr="0022125D" w:rsidDel="0051782D">
                <w:rPr>
                  <w:rFonts w:cs="Times New Roman"/>
                  <w:color w:val="000000"/>
                  <w:sz w:val="20"/>
                  <w:szCs w:val="20"/>
                </w:rPr>
                <w:delText>5</w:delText>
              </w:r>
            </w:del>
          </w:p>
        </w:tc>
        <w:tc>
          <w:tcPr>
            <w:tcW w:w="0" w:type="auto"/>
            <w:noWrap/>
            <w:vAlign w:val="center"/>
            <w:hideMark/>
          </w:tcPr>
          <w:p w14:paraId="3BA99F22" w14:textId="4490EA9B" w:rsidR="0022125D" w:rsidRPr="003D30CD" w:rsidDel="0051782D" w:rsidRDefault="0022125D">
            <w:pPr>
              <w:spacing w:after="0" w:line="240" w:lineRule="auto"/>
              <w:jc w:val="center"/>
              <w:rPr>
                <w:del w:id="498" w:author="Jujia Li" w:date="2026-02-10T23:24:00Z" w16du:dateUtc="2026-02-11T05:24:00Z"/>
                <w:rFonts w:eastAsia="Times New Roman" w:cs="Times New Roman"/>
                <w:color w:val="000000"/>
                <w:sz w:val="20"/>
                <w:szCs w:val="20"/>
                <w:lang w:eastAsia="zh-CN"/>
              </w:rPr>
            </w:pPr>
            <w:del w:id="499" w:author="Jujia Li" w:date="2026-02-10T23:24:00Z" w16du:dateUtc="2026-02-11T05:24:00Z">
              <w:r w:rsidRPr="003D30CD" w:rsidDel="0051782D">
                <w:delText>6.1</w:delText>
              </w:r>
            </w:del>
          </w:p>
        </w:tc>
        <w:tc>
          <w:tcPr>
            <w:tcW w:w="0" w:type="auto"/>
            <w:noWrap/>
            <w:vAlign w:val="center"/>
            <w:hideMark/>
          </w:tcPr>
          <w:p w14:paraId="754AA634" w14:textId="3B8FB764" w:rsidR="0022125D" w:rsidRPr="003D30CD" w:rsidDel="0051782D" w:rsidRDefault="0022125D">
            <w:pPr>
              <w:spacing w:after="0" w:line="240" w:lineRule="auto"/>
              <w:jc w:val="center"/>
              <w:rPr>
                <w:del w:id="500" w:author="Jujia Li" w:date="2026-02-10T23:24:00Z" w16du:dateUtc="2026-02-11T05:24:00Z"/>
                <w:rFonts w:eastAsia="Times New Roman" w:cs="Times New Roman"/>
                <w:color w:val="000000"/>
                <w:sz w:val="20"/>
                <w:szCs w:val="20"/>
                <w:lang w:eastAsia="zh-CN"/>
              </w:rPr>
            </w:pPr>
            <w:del w:id="501" w:author="Jujia Li" w:date="2026-02-10T23:24:00Z" w16du:dateUtc="2026-02-11T05:24:00Z">
              <w:r w:rsidRPr="003D30CD" w:rsidDel="0051782D">
                <w:rPr>
                  <w:i/>
                  <w:iCs/>
                </w:rPr>
                <w:delText>NA</w:delText>
              </w:r>
            </w:del>
          </w:p>
        </w:tc>
        <w:tc>
          <w:tcPr>
            <w:tcW w:w="0" w:type="auto"/>
            <w:noWrap/>
            <w:vAlign w:val="center"/>
            <w:hideMark/>
          </w:tcPr>
          <w:p w14:paraId="4BD70456" w14:textId="7AA6CA28" w:rsidR="0022125D" w:rsidRPr="003D30CD" w:rsidDel="0051782D" w:rsidRDefault="0022125D">
            <w:pPr>
              <w:spacing w:after="0" w:line="240" w:lineRule="auto"/>
              <w:jc w:val="center"/>
              <w:rPr>
                <w:del w:id="502" w:author="Jujia Li" w:date="2026-02-10T23:24:00Z" w16du:dateUtc="2026-02-11T05:24:00Z"/>
                <w:rFonts w:eastAsia="Times New Roman" w:cs="Times New Roman"/>
                <w:color w:val="000000"/>
                <w:sz w:val="20"/>
                <w:szCs w:val="20"/>
                <w:lang w:eastAsia="zh-CN"/>
              </w:rPr>
            </w:pPr>
            <w:del w:id="503" w:author="Jujia Li" w:date="2026-02-10T23:24:00Z" w16du:dateUtc="2026-02-11T05:24:00Z">
              <w:r w:rsidRPr="003D30CD" w:rsidDel="0051782D">
                <w:rPr>
                  <w:i/>
                  <w:iCs/>
                </w:rPr>
                <w:delText>NA</w:delText>
              </w:r>
            </w:del>
          </w:p>
        </w:tc>
      </w:tr>
      <w:tr w:rsidR="0022125D" w:rsidRPr="003D30CD" w:rsidDel="0051782D" w14:paraId="158708FD" w14:textId="7D90A338" w:rsidTr="0022125D">
        <w:trPr>
          <w:trHeight w:val="300"/>
          <w:del w:id="504" w:author="Jujia Li" w:date="2026-02-10T23:24:00Z"/>
        </w:trPr>
        <w:tc>
          <w:tcPr>
            <w:tcW w:w="0" w:type="auto"/>
            <w:noWrap/>
            <w:vAlign w:val="center"/>
            <w:hideMark/>
          </w:tcPr>
          <w:p w14:paraId="0DFB24C0" w14:textId="3AE47DF3" w:rsidR="0022125D" w:rsidRPr="003D30CD" w:rsidDel="0051782D" w:rsidRDefault="0022125D">
            <w:pPr>
              <w:spacing w:after="0" w:line="240" w:lineRule="auto"/>
              <w:rPr>
                <w:del w:id="505" w:author="Jujia Li" w:date="2026-02-10T23:24:00Z" w16du:dateUtc="2026-02-11T05:24:00Z"/>
                <w:rFonts w:eastAsia="Times New Roman" w:cs="Times New Roman"/>
                <w:color w:val="000000"/>
                <w:sz w:val="20"/>
                <w:szCs w:val="20"/>
                <w:lang w:eastAsia="zh-CN"/>
              </w:rPr>
            </w:pPr>
            <w:del w:id="506" w:author="Jujia Li" w:date="2026-02-10T23:24:00Z" w16du:dateUtc="2026-02-11T05:24:00Z">
              <w:r w:rsidRPr="003D30CD" w:rsidDel="0051782D">
                <w:delText>Morgan</w:delText>
              </w:r>
            </w:del>
          </w:p>
        </w:tc>
        <w:tc>
          <w:tcPr>
            <w:tcW w:w="0" w:type="auto"/>
            <w:noWrap/>
            <w:vAlign w:val="center"/>
            <w:hideMark/>
          </w:tcPr>
          <w:p w14:paraId="76BD84AE" w14:textId="7D8480A5" w:rsidR="0022125D" w:rsidRPr="003D30CD" w:rsidDel="0051782D" w:rsidRDefault="0022125D">
            <w:pPr>
              <w:spacing w:after="0" w:line="240" w:lineRule="auto"/>
              <w:jc w:val="right"/>
              <w:rPr>
                <w:del w:id="507" w:author="Jujia Li" w:date="2026-02-10T23:24:00Z" w16du:dateUtc="2026-02-11T05:24:00Z"/>
                <w:rFonts w:eastAsia="Times New Roman" w:cs="Times New Roman"/>
                <w:color w:val="000000"/>
                <w:sz w:val="20"/>
                <w:szCs w:val="20"/>
                <w:lang w:eastAsia="zh-CN"/>
              </w:rPr>
            </w:pPr>
            <w:del w:id="508" w:author="Jujia Li" w:date="2026-02-10T23:24:00Z" w16du:dateUtc="2026-02-11T05:24:00Z">
              <w:r w:rsidRPr="003D30CD" w:rsidDel="0051782D">
                <w:delText>119150</w:delText>
              </w:r>
            </w:del>
          </w:p>
        </w:tc>
        <w:tc>
          <w:tcPr>
            <w:tcW w:w="0" w:type="auto"/>
            <w:vAlign w:val="center"/>
          </w:tcPr>
          <w:p w14:paraId="3156839B" w14:textId="6E7BAB53" w:rsidR="0022125D" w:rsidRPr="0022125D" w:rsidDel="0051782D" w:rsidRDefault="0022125D">
            <w:pPr>
              <w:spacing w:after="0" w:line="240" w:lineRule="auto"/>
              <w:jc w:val="center"/>
              <w:rPr>
                <w:del w:id="509" w:author="Jujia Li" w:date="2026-02-10T23:24:00Z" w16du:dateUtc="2026-02-11T05:24:00Z"/>
                <w:rFonts w:cs="Times New Roman"/>
                <w:sz w:val="20"/>
                <w:szCs w:val="20"/>
              </w:rPr>
            </w:pPr>
            <w:del w:id="510"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5F980A7C" w14:textId="595F1E41" w:rsidR="0022125D" w:rsidRPr="003D30CD" w:rsidDel="0051782D" w:rsidRDefault="0022125D">
            <w:pPr>
              <w:spacing w:after="0" w:line="240" w:lineRule="auto"/>
              <w:jc w:val="center"/>
              <w:rPr>
                <w:del w:id="511" w:author="Jujia Li" w:date="2026-02-10T23:24:00Z" w16du:dateUtc="2026-02-11T05:24:00Z"/>
                <w:rFonts w:eastAsia="Times New Roman" w:cs="Times New Roman"/>
                <w:color w:val="000000"/>
                <w:sz w:val="20"/>
                <w:szCs w:val="20"/>
                <w:lang w:eastAsia="zh-CN"/>
              </w:rPr>
            </w:pPr>
            <w:del w:id="512" w:author="Jujia Li" w:date="2026-02-10T23:24:00Z" w16du:dateUtc="2026-02-11T05:24:00Z">
              <w:r w:rsidRPr="003D30CD" w:rsidDel="0051782D">
                <w:delText>5.0</w:delText>
              </w:r>
            </w:del>
          </w:p>
        </w:tc>
        <w:tc>
          <w:tcPr>
            <w:tcW w:w="0" w:type="auto"/>
            <w:noWrap/>
            <w:vAlign w:val="center"/>
            <w:hideMark/>
          </w:tcPr>
          <w:p w14:paraId="66D719E0" w14:textId="1332C115" w:rsidR="0022125D" w:rsidRPr="003D30CD" w:rsidDel="0051782D" w:rsidRDefault="0022125D">
            <w:pPr>
              <w:spacing w:after="0" w:line="240" w:lineRule="auto"/>
              <w:jc w:val="center"/>
              <w:rPr>
                <w:del w:id="513" w:author="Jujia Li" w:date="2026-02-10T23:24:00Z" w16du:dateUtc="2026-02-11T05:24:00Z"/>
                <w:rFonts w:eastAsia="Times New Roman" w:cs="Times New Roman"/>
                <w:color w:val="000000"/>
                <w:sz w:val="20"/>
                <w:szCs w:val="20"/>
                <w:lang w:eastAsia="zh-CN"/>
              </w:rPr>
            </w:pPr>
            <w:del w:id="514" w:author="Jujia Li" w:date="2026-02-10T23:24:00Z" w16du:dateUtc="2026-02-11T05:24:00Z">
              <w:r w:rsidRPr="003D30CD" w:rsidDel="0051782D">
                <w:rPr>
                  <w:i/>
                  <w:iCs/>
                </w:rPr>
                <w:delText>NA</w:delText>
              </w:r>
            </w:del>
          </w:p>
        </w:tc>
        <w:tc>
          <w:tcPr>
            <w:tcW w:w="0" w:type="auto"/>
            <w:noWrap/>
            <w:vAlign w:val="center"/>
            <w:hideMark/>
          </w:tcPr>
          <w:p w14:paraId="6508969E" w14:textId="576FF82C" w:rsidR="0022125D" w:rsidRPr="003D30CD" w:rsidDel="0051782D" w:rsidRDefault="0022125D">
            <w:pPr>
              <w:spacing w:after="0" w:line="240" w:lineRule="auto"/>
              <w:jc w:val="center"/>
              <w:rPr>
                <w:del w:id="515" w:author="Jujia Li" w:date="2026-02-10T23:24:00Z" w16du:dateUtc="2026-02-11T05:24:00Z"/>
                <w:rFonts w:eastAsia="Times New Roman" w:cs="Times New Roman"/>
                <w:color w:val="000000"/>
                <w:sz w:val="20"/>
                <w:szCs w:val="20"/>
                <w:lang w:eastAsia="zh-CN"/>
              </w:rPr>
            </w:pPr>
            <w:del w:id="516" w:author="Jujia Li" w:date="2026-02-10T23:24:00Z" w16du:dateUtc="2026-02-11T05:24:00Z">
              <w:r w:rsidRPr="003D30CD" w:rsidDel="0051782D">
                <w:rPr>
                  <w:i/>
                  <w:iCs/>
                </w:rPr>
                <w:delText>NA</w:delText>
              </w:r>
            </w:del>
          </w:p>
        </w:tc>
      </w:tr>
      <w:tr w:rsidR="0022125D" w:rsidRPr="003D30CD" w:rsidDel="0051782D" w14:paraId="5C4EF320" w14:textId="2488B6EB" w:rsidTr="0022125D">
        <w:trPr>
          <w:trHeight w:val="300"/>
          <w:del w:id="517" w:author="Jujia Li" w:date="2026-02-10T23:24:00Z"/>
        </w:trPr>
        <w:tc>
          <w:tcPr>
            <w:tcW w:w="0" w:type="auto"/>
            <w:noWrap/>
            <w:vAlign w:val="center"/>
            <w:hideMark/>
          </w:tcPr>
          <w:p w14:paraId="7870805D" w14:textId="1CBCC38E" w:rsidR="0022125D" w:rsidRPr="003D30CD" w:rsidDel="0051782D" w:rsidRDefault="0022125D">
            <w:pPr>
              <w:spacing w:after="0" w:line="240" w:lineRule="auto"/>
              <w:rPr>
                <w:del w:id="518" w:author="Jujia Li" w:date="2026-02-10T23:24:00Z" w16du:dateUtc="2026-02-11T05:24:00Z"/>
                <w:rFonts w:eastAsia="Times New Roman" w:cs="Times New Roman"/>
                <w:color w:val="000000"/>
                <w:sz w:val="20"/>
                <w:szCs w:val="20"/>
                <w:lang w:eastAsia="zh-CN"/>
              </w:rPr>
            </w:pPr>
            <w:del w:id="519" w:author="Jujia Li" w:date="2026-02-10T23:24:00Z" w16du:dateUtc="2026-02-11T05:24:00Z">
              <w:r w:rsidRPr="003D30CD" w:rsidDel="0051782D">
                <w:delText>Pickens</w:delText>
              </w:r>
            </w:del>
          </w:p>
        </w:tc>
        <w:tc>
          <w:tcPr>
            <w:tcW w:w="0" w:type="auto"/>
            <w:noWrap/>
            <w:vAlign w:val="center"/>
            <w:hideMark/>
          </w:tcPr>
          <w:p w14:paraId="0EF9614E" w14:textId="6BEC54F0" w:rsidR="0022125D" w:rsidRPr="003D30CD" w:rsidDel="0051782D" w:rsidRDefault="0022125D">
            <w:pPr>
              <w:spacing w:after="0" w:line="240" w:lineRule="auto"/>
              <w:jc w:val="right"/>
              <w:rPr>
                <w:del w:id="520" w:author="Jujia Li" w:date="2026-02-10T23:24:00Z" w16du:dateUtc="2026-02-11T05:24:00Z"/>
                <w:rFonts w:eastAsia="Times New Roman" w:cs="Times New Roman"/>
                <w:color w:val="000000"/>
                <w:sz w:val="20"/>
                <w:szCs w:val="20"/>
                <w:lang w:eastAsia="zh-CN"/>
              </w:rPr>
            </w:pPr>
            <w:del w:id="521" w:author="Jujia Li" w:date="2026-02-10T23:24:00Z" w16du:dateUtc="2026-02-11T05:24:00Z">
              <w:r w:rsidRPr="003D30CD" w:rsidDel="0051782D">
                <w:delText>20092</w:delText>
              </w:r>
            </w:del>
          </w:p>
        </w:tc>
        <w:tc>
          <w:tcPr>
            <w:tcW w:w="0" w:type="auto"/>
            <w:vAlign w:val="center"/>
          </w:tcPr>
          <w:p w14:paraId="27B0462C" w14:textId="20A639BC" w:rsidR="0022125D" w:rsidRPr="0022125D" w:rsidDel="0051782D" w:rsidRDefault="0022125D">
            <w:pPr>
              <w:spacing w:after="0" w:line="240" w:lineRule="auto"/>
              <w:jc w:val="center"/>
              <w:rPr>
                <w:del w:id="522" w:author="Jujia Li" w:date="2026-02-10T23:24:00Z" w16du:dateUtc="2026-02-11T05:24:00Z"/>
                <w:rFonts w:cs="Times New Roman"/>
                <w:sz w:val="20"/>
                <w:szCs w:val="20"/>
              </w:rPr>
            </w:pPr>
            <w:del w:id="523"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1016A802" w14:textId="6C3C5B85" w:rsidR="0022125D" w:rsidRPr="003D30CD" w:rsidDel="0051782D" w:rsidRDefault="0022125D">
            <w:pPr>
              <w:spacing w:after="0" w:line="240" w:lineRule="auto"/>
              <w:jc w:val="center"/>
              <w:rPr>
                <w:del w:id="524" w:author="Jujia Li" w:date="2026-02-10T23:24:00Z" w16du:dateUtc="2026-02-11T05:24:00Z"/>
                <w:rFonts w:eastAsia="Times New Roman" w:cs="Times New Roman"/>
                <w:color w:val="000000"/>
                <w:sz w:val="20"/>
                <w:szCs w:val="20"/>
                <w:lang w:eastAsia="zh-CN"/>
              </w:rPr>
            </w:pPr>
            <w:del w:id="525" w:author="Jujia Li" w:date="2026-02-10T23:24:00Z" w16du:dateUtc="2026-02-11T05:24:00Z">
              <w:r w:rsidRPr="003D30CD" w:rsidDel="0051782D">
                <w:delText>4.7</w:delText>
              </w:r>
            </w:del>
          </w:p>
        </w:tc>
        <w:tc>
          <w:tcPr>
            <w:tcW w:w="0" w:type="auto"/>
            <w:noWrap/>
            <w:vAlign w:val="center"/>
            <w:hideMark/>
          </w:tcPr>
          <w:p w14:paraId="503810D2" w14:textId="48A48CFF" w:rsidR="0022125D" w:rsidRPr="003D30CD" w:rsidDel="0051782D" w:rsidRDefault="0022125D">
            <w:pPr>
              <w:spacing w:after="0" w:line="240" w:lineRule="auto"/>
              <w:jc w:val="center"/>
              <w:rPr>
                <w:del w:id="526" w:author="Jujia Li" w:date="2026-02-10T23:24:00Z" w16du:dateUtc="2026-02-11T05:24:00Z"/>
                <w:rFonts w:eastAsia="Times New Roman" w:cs="Times New Roman"/>
                <w:color w:val="000000"/>
                <w:sz w:val="20"/>
                <w:szCs w:val="20"/>
                <w:lang w:eastAsia="zh-CN"/>
              </w:rPr>
            </w:pPr>
            <w:del w:id="527" w:author="Jujia Li" w:date="2026-02-10T23:24:00Z" w16du:dateUtc="2026-02-11T05:24:00Z">
              <w:r w:rsidRPr="003D30CD" w:rsidDel="0051782D">
                <w:rPr>
                  <w:i/>
                  <w:iCs/>
                </w:rPr>
                <w:delText>NA</w:delText>
              </w:r>
            </w:del>
          </w:p>
        </w:tc>
        <w:tc>
          <w:tcPr>
            <w:tcW w:w="0" w:type="auto"/>
            <w:noWrap/>
            <w:vAlign w:val="center"/>
            <w:hideMark/>
          </w:tcPr>
          <w:p w14:paraId="11EA15B1" w14:textId="0B6E60EA" w:rsidR="0022125D" w:rsidRPr="003D30CD" w:rsidDel="0051782D" w:rsidRDefault="0022125D">
            <w:pPr>
              <w:spacing w:after="0" w:line="240" w:lineRule="auto"/>
              <w:jc w:val="center"/>
              <w:rPr>
                <w:del w:id="528" w:author="Jujia Li" w:date="2026-02-10T23:24:00Z" w16du:dateUtc="2026-02-11T05:24:00Z"/>
                <w:rFonts w:eastAsia="Times New Roman" w:cs="Times New Roman"/>
                <w:color w:val="000000"/>
                <w:sz w:val="20"/>
                <w:szCs w:val="20"/>
                <w:lang w:eastAsia="zh-CN"/>
              </w:rPr>
            </w:pPr>
            <w:del w:id="529" w:author="Jujia Li" w:date="2026-02-10T23:24:00Z" w16du:dateUtc="2026-02-11T05:24:00Z">
              <w:r w:rsidRPr="003D30CD" w:rsidDel="0051782D">
                <w:rPr>
                  <w:i/>
                  <w:iCs/>
                </w:rPr>
                <w:delText>NA</w:delText>
              </w:r>
            </w:del>
          </w:p>
        </w:tc>
      </w:tr>
      <w:tr w:rsidR="0022125D" w:rsidRPr="003D30CD" w:rsidDel="0051782D" w14:paraId="400307E1" w14:textId="1ACAF1B3" w:rsidTr="0022125D">
        <w:trPr>
          <w:trHeight w:val="300"/>
          <w:del w:id="530" w:author="Jujia Li" w:date="2026-02-10T23:24:00Z"/>
        </w:trPr>
        <w:tc>
          <w:tcPr>
            <w:tcW w:w="0" w:type="auto"/>
            <w:noWrap/>
            <w:vAlign w:val="center"/>
            <w:hideMark/>
          </w:tcPr>
          <w:p w14:paraId="5BD20BEF" w14:textId="02BAFF57" w:rsidR="0022125D" w:rsidRPr="003D30CD" w:rsidDel="0051782D" w:rsidRDefault="0022125D">
            <w:pPr>
              <w:spacing w:after="0" w:line="240" w:lineRule="auto"/>
              <w:rPr>
                <w:del w:id="531" w:author="Jujia Li" w:date="2026-02-10T23:24:00Z" w16du:dateUtc="2026-02-11T05:24:00Z"/>
                <w:rFonts w:eastAsia="Times New Roman" w:cs="Times New Roman"/>
                <w:color w:val="000000"/>
                <w:sz w:val="20"/>
                <w:szCs w:val="20"/>
                <w:lang w:eastAsia="zh-CN"/>
              </w:rPr>
            </w:pPr>
            <w:del w:id="532" w:author="Jujia Li" w:date="2026-02-10T23:24:00Z" w16du:dateUtc="2026-02-11T05:24:00Z">
              <w:r w:rsidRPr="003D30CD" w:rsidDel="0051782D">
                <w:delText>Shelby</w:delText>
              </w:r>
            </w:del>
          </w:p>
        </w:tc>
        <w:tc>
          <w:tcPr>
            <w:tcW w:w="0" w:type="auto"/>
            <w:noWrap/>
            <w:vAlign w:val="center"/>
            <w:hideMark/>
          </w:tcPr>
          <w:p w14:paraId="2420AC96" w14:textId="3A1F70B5" w:rsidR="0022125D" w:rsidRPr="003D30CD" w:rsidDel="0051782D" w:rsidRDefault="0022125D">
            <w:pPr>
              <w:spacing w:after="0" w:line="240" w:lineRule="auto"/>
              <w:jc w:val="right"/>
              <w:rPr>
                <w:del w:id="533" w:author="Jujia Li" w:date="2026-02-10T23:24:00Z" w16du:dateUtc="2026-02-11T05:24:00Z"/>
                <w:rFonts w:eastAsia="Times New Roman" w:cs="Times New Roman"/>
                <w:color w:val="000000"/>
                <w:sz w:val="20"/>
                <w:szCs w:val="20"/>
                <w:lang w:eastAsia="zh-CN"/>
              </w:rPr>
            </w:pPr>
            <w:del w:id="534" w:author="Jujia Li" w:date="2026-02-10T23:24:00Z" w16du:dateUtc="2026-02-11T05:24:00Z">
              <w:r w:rsidRPr="003D30CD" w:rsidDel="0051782D">
                <w:delText>214409</w:delText>
              </w:r>
            </w:del>
          </w:p>
        </w:tc>
        <w:tc>
          <w:tcPr>
            <w:tcW w:w="0" w:type="auto"/>
            <w:vAlign w:val="center"/>
          </w:tcPr>
          <w:p w14:paraId="5900CB61" w14:textId="509EF6A6" w:rsidR="0022125D" w:rsidRPr="0022125D" w:rsidDel="0051782D" w:rsidRDefault="0022125D">
            <w:pPr>
              <w:spacing w:after="0" w:line="240" w:lineRule="auto"/>
              <w:jc w:val="center"/>
              <w:rPr>
                <w:del w:id="535" w:author="Jujia Li" w:date="2026-02-10T23:24:00Z" w16du:dateUtc="2026-02-11T05:24:00Z"/>
                <w:rFonts w:cs="Times New Roman"/>
                <w:sz w:val="20"/>
                <w:szCs w:val="20"/>
              </w:rPr>
            </w:pPr>
            <w:del w:id="536" w:author="Jujia Li" w:date="2026-02-10T23:24:00Z" w16du:dateUtc="2026-02-11T05:24:00Z">
              <w:r w:rsidRPr="0022125D" w:rsidDel="0051782D">
                <w:rPr>
                  <w:rFonts w:cs="Times New Roman"/>
                  <w:color w:val="000000"/>
                  <w:sz w:val="20"/>
                  <w:szCs w:val="20"/>
                </w:rPr>
                <w:delText>2</w:delText>
              </w:r>
            </w:del>
          </w:p>
        </w:tc>
        <w:tc>
          <w:tcPr>
            <w:tcW w:w="0" w:type="auto"/>
            <w:noWrap/>
            <w:vAlign w:val="center"/>
            <w:hideMark/>
          </w:tcPr>
          <w:p w14:paraId="1489CB64" w14:textId="43A7D6ED" w:rsidR="0022125D" w:rsidRPr="003D30CD" w:rsidDel="0051782D" w:rsidRDefault="0022125D">
            <w:pPr>
              <w:spacing w:after="0" w:line="240" w:lineRule="auto"/>
              <w:jc w:val="center"/>
              <w:rPr>
                <w:del w:id="537" w:author="Jujia Li" w:date="2026-02-10T23:24:00Z" w16du:dateUtc="2026-02-11T05:24:00Z"/>
                <w:rFonts w:eastAsia="Times New Roman" w:cs="Times New Roman"/>
                <w:color w:val="000000"/>
                <w:sz w:val="20"/>
                <w:szCs w:val="20"/>
                <w:lang w:eastAsia="zh-CN"/>
              </w:rPr>
            </w:pPr>
            <w:del w:id="538" w:author="Jujia Li" w:date="2026-02-10T23:24:00Z" w16du:dateUtc="2026-02-11T05:24:00Z">
              <w:r w:rsidRPr="003D30CD" w:rsidDel="0051782D">
                <w:delText>3.1</w:delText>
              </w:r>
            </w:del>
          </w:p>
        </w:tc>
        <w:tc>
          <w:tcPr>
            <w:tcW w:w="0" w:type="auto"/>
            <w:noWrap/>
            <w:vAlign w:val="center"/>
            <w:hideMark/>
          </w:tcPr>
          <w:p w14:paraId="054C6717" w14:textId="586A397C" w:rsidR="0022125D" w:rsidRPr="003D30CD" w:rsidDel="0051782D" w:rsidRDefault="0022125D">
            <w:pPr>
              <w:spacing w:after="0" w:line="240" w:lineRule="auto"/>
              <w:jc w:val="center"/>
              <w:rPr>
                <w:del w:id="539" w:author="Jujia Li" w:date="2026-02-10T23:24:00Z" w16du:dateUtc="2026-02-11T05:24:00Z"/>
                <w:rFonts w:eastAsia="Times New Roman" w:cs="Times New Roman"/>
                <w:color w:val="000000"/>
                <w:sz w:val="20"/>
                <w:szCs w:val="20"/>
                <w:lang w:eastAsia="zh-CN"/>
              </w:rPr>
            </w:pPr>
            <w:del w:id="540" w:author="Jujia Li" w:date="2026-02-10T23:24:00Z" w16du:dateUtc="2026-02-11T05:24:00Z">
              <w:r w:rsidRPr="003D30CD" w:rsidDel="0051782D">
                <w:rPr>
                  <w:i/>
                  <w:iCs/>
                </w:rPr>
                <w:delText>NA</w:delText>
              </w:r>
            </w:del>
          </w:p>
        </w:tc>
        <w:tc>
          <w:tcPr>
            <w:tcW w:w="0" w:type="auto"/>
            <w:noWrap/>
            <w:vAlign w:val="center"/>
            <w:hideMark/>
          </w:tcPr>
          <w:p w14:paraId="5F1B93D4" w14:textId="7DF0D291" w:rsidR="0022125D" w:rsidRPr="003D30CD" w:rsidDel="0051782D" w:rsidRDefault="0022125D">
            <w:pPr>
              <w:spacing w:after="0" w:line="240" w:lineRule="auto"/>
              <w:jc w:val="center"/>
              <w:rPr>
                <w:del w:id="541" w:author="Jujia Li" w:date="2026-02-10T23:24:00Z" w16du:dateUtc="2026-02-11T05:24:00Z"/>
                <w:rFonts w:eastAsia="Times New Roman" w:cs="Times New Roman"/>
                <w:color w:val="000000"/>
                <w:sz w:val="20"/>
                <w:szCs w:val="20"/>
                <w:lang w:eastAsia="zh-CN"/>
              </w:rPr>
            </w:pPr>
            <w:del w:id="542" w:author="Jujia Li" w:date="2026-02-10T23:24:00Z" w16du:dateUtc="2026-02-11T05:24:00Z">
              <w:r w:rsidRPr="003D30CD" w:rsidDel="0051782D">
                <w:rPr>
                  <w:i/>
                  <w:iCs/>
                </w:rPr>
                <w:delText>NA</w:delText>
              </w:r>
            </w:del>
          </w:p>
        </w:tc>
      </w:tr>
      <w:tr w:rsidR="0022125D" w:rsidRPr="003D30CD" w:rsidDel="0051782D" w14:paraId="6AD7CEE0" w14:textId="69D448E9" w:rsidTr="0022125D">
        <w:trPr>
          <w:trHeight w:val="300"/>
          <w:del w:id="543" w:author="Jujia Li" w:date="2026-02-10T23:24:00Z"/>
        </w:trPr>
        <w:tc>
          <w:tcPr>
            <w:tcW w:w="0" w:type="auto"/>
            <w:noWrap/>
            <w:vAlign w:val="center"/>
            <w:hideMark/>
          </w:tcPr>
          <w:p w14:paraId="4F5210BD" w14:textId="044D7A66" w:rsidR="0022125D" w:rsidRPr="003D30CD" w:rsidDel="0051782D" w:rsidRDefault="0022125D">
            <w:pPr>
              <w:spacing w:after="0" w:line="240" w:lineRule="auto"/>
              <w:rPr>
                <w:del w:id="544" w:author="Jujia Li" w:date="2026-02-10T23:24:00Z" w16du:dateUtc="2026-02-11T05:24:00Z"/>
                <w:rFonts w:eastAsia="Times New Roman" w:cs="Times New Roman"/>
                <w:color w:val="000000"/>
                <w:sz w:val="20"/>
                <w:szCs w:val="20"/>
                <w:lang w:eastAsia="zh-CN"/>
              </w:rPr>
            </w:pPr>
            <w:del w:id="545" w:author="Jujia Li" w:date="2026-02-10T23:24:00Z" w16du:dateUtc="2026-02-11T05:24:00Z">
              <w:r w:rsidRPr="003D30CD" w:rsidDel="0051782D">
                <w:delText>Tuscaloosa</w:delText>
              </w:r>
            </w:del>
          </w:p>
        </w:tc>
        <w:tc>
          <w:tcPr>
            <w:tcW w:w="0" w:type="auto"/>
            <w:noWrap/>
            <w:vAlign w:val="center"/>
            <w:hideMark/>
          </w:tcPr>
          <w:p w14:paraId="1A58FFE0" w14:textId="362482DF" w:rsidR="0022125D" w:rsidRPr="003D30CD" w:rsidDel="0051782D" w:rsidRDefault="0022125D">
            <w:pPr>
              <w:spacing w:after="0" w:line="240" w:lineRule="auto"/>
              <w:jc w:val="right"/>
              <w:rPr>
                <w:del w:id="546" w:author="Jujia Li" w:date="2026-02-10T23:24:00Z" w16du:dateUtc="2026-02-11T05:24:00Z"/>
                <w:rFonts w:eastAsia="Times New Roman" w:cs="Times New Roman"/>
                <w:color w:val="000000"/>
                <w:sz w:val="20"/>
                <w:szCs w:val="20"/>
                <w:lang w:eastAsia="zh-CN"/>
              </w:rPr>
            </w:pPr>
            <w:del w:id="547" w:author="Jujia Li" w:date="2026-02-10T23:24:00Z" w16du:dateUtc="2026-02-11T05:24:00Z">
              <w:r w:rsidRPr="003D30CD" w:rsidDel="0051782D">
                <w:delText>208045</w:delText>
              </w:r>
            </w:del>
          </w:p>
        </w:tc>
        <w:tc>
          <w:tcPr>
            <w:tcW w:w="0" w:type="auto"/>
            <w:vAlign w:val="center"/>
          </w:tcPr>
          <w:p w14:paraId="71052D01" w14:textId="4CC10DFD" w:rsidR="0022125D" w:rsidRPr="0022125D" w:rsidDel="0051782D" w:rsidRDefault="0022125D">
            <w:pPr>
              <w:spacing w:after="0" w:line="240" w:lineRule="auto"/>
              <w:jc w:val="center"/>
              <w:rPr>
                <w:del w:id="548" w:author="Jujia Li" w:date="2026-02-10T23:24:00Z" w16du:dateUtc="2026-02-11T05:24:00Z"/>
                <w:rFonts w:cs="Times New Roman"/>
                <w:sz w:val="20"/>
                <w:szCs w:val="20"/>
              </w:rPr>
            </w:pPr>
            <w:del w:id="549"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635CE65A" w14:textId="0406146D" w:rsidR="0022125D" w:rsidRPr="003D30CD" w:rsidDel="0051782D" w:rsidRDefault="0022125D">
            <w:pPr>
              <w:spacing w:after="0" w:line="240" w:lineRule="auto"/>
              <w:jc w:val="center"/>
              <w:rPr>
                <w:del w:id="550" w:author="Jujia Li" w:date="2026-02-10T23:24:00Z" w16du:dateUtc="2026-02-11T05:24:00Z"/>
                <w:rFonts w:eastAsia="Times New Roman" w:cs="Times New Roman"/>
                <w:color w:val="000000"/>
                <w:sz w:val="20"/>
                <w:szCs w:val="20"/>
                <w:lang w:eastAsia="zh-CN"/>
              </w:rPr>
            </w:pPr>
            <w:del w:id="551" w:author="Jujia Li" w:date="2026-02-10T23:24:00Z" w16du:dateUtc="2026-02-11T05:24:00Z">
              <w:r w:rsidRPr="003D30CD" w:rsidDel="0051782D">
                <w:delText>3.9</w:delText>
              </w:r>
            </w:del>
          </w:p>
        </w:tc>
        <w:tc>
          <w:tcPr>
            <w:tcW w:w="0" w:type="auto"/>
            <w:noWrap/>
            <w:vAlign w:val="center"/>
            <w:hideMark/>
          </w:tcPr>
          <w:p w14:paraId="7DFDEA73" w14:textId="52C402DF" w:rsidR="0022125D" w:rsidRPr="003D30CD" w:rsidDel="0051782D" w:rsidRDefault="0022125D">
            <w:pPr>
              <w:spacing w:after="0" w:line="240" w:lineRule="auto"/>
              <w:jc w:val="center"/>
              <w:rPr>
                <w:del w:id="552" w:author="Jujia Li" w:date="2026-02-10T23:24:00Z" w16du:dateUtc="2026-02-11T05:24:00Z"/>
                <w:rFonts w:eastAsia="Times New Roman" w:cs="Times New Roman"/>
                <w:color w:val="000000"/>
                <w:sz w:val="20"/>
                <w:szCs w:val="20"/>
                <w:lang w:eastAsia="zh-CN"/>
              </w:rPr>
            </w:pPr>
            <w:del w:id="553" w:author="Jujia Li" w:date="2026-02-10T23:24:00Z" w16du:dateUtc="2026-02-11T05:24:00Z">
              <w:r w:rsidRPr="003D30CD" w:rsidDel="0051782D">
                <w:rPr>
                  <w:i/>
                  <w:iCs/>
                </w:rPr>
                <w:delText>NA</w:delText>
              </w:r>
            </w:del>
          </w:p>
        </w:tc>
        <w:tc>
          <w:tcPr>
            <w:tcW w:w="0" w:type="auto"/>
            <w:noWrap/>
            <w:vAlign w:val="center"/>
            <w:hideMark/>
          </w:tcPr>
          <w:p w14:paraId="1118433A" w14:textId="085CC3E8" w:rsidR="0022125D" w:rsidRPr="003D30CD" w:rsidDel="0051782D" w:rsidRDefault="0022125D">
            <w:pPr>
              <w:spacing w:after="0" w:line="240" w:lineRule="auto"/>
              <w:jc w:val="center"/>
              <w:rPr>
                <w:del w:id="554" w:author="Jujia Li" w:date="2026-02-10T23:24:00Z" w16du:dateUtc="2026-02-11T05:24:00Z"/>
                <w:rFonts w:eastAsia="Times New Roman" w:cs="Times New Roman"/>
                <w:color w:val="000000"/>
                <w:sz w:val="20"/>
                <w:szCs w:val="20"/>
                <w:lang w:eastAsia="zh-CN"/>
              </w:rPr>
            </w:pPr>
            <w:del w:id="555" w:author="Jujia Li" w:date="2026-02-10T23:24:00Z" w16du:dateUtc="2026-02-11T05:24:00Z">
              <w:r w:rsidRPr="003D30CD" w:rsidDel="0051782D">
                <w:rPr>
                  <w:i/>
                  <w:iCs/>
                </w:rPr>
                <w:delText>NA</w:delText>
              </w:r>
            </w:del>
          </w:p>
        </w:tc>
      </w:tr>
      <w:tr w:rsidR="0022125D" w:rsidRPr="003D30CD" w:rsidDel="0051782D" w14:paraId="713DD0B5" w14:textId="0FF322B7" w:rsidTr="0022125D">
        <w:trPr>
          <w:trHeight w:val="300"/>
          <w:del w:id="556" w:author="Jujia Li" w:date="2026-02-10T23:24:00Z"/>
        </w:trPr>
        <w:tc>
          <w:tcPr>
            <w:tcW w:w="0" w:type="auto"/>
            <w:noWrap/>
            <w:vAlign w:val="center"/>
            <w:hideMark/>
          </w:tcPr>
          <w:p w14:paraId="74285A2A" w14:textId="1EF559BA" w:rsidR="0022125D" w:rsidRPr="003D30CD" w:rsidDel="0051782D" w:rsidRDefault="0022125D">
            <w:pPr>
              <w:spacing w:after="0" w:line="240" w:lineRule="auto"/>
              <w:rPr>
                <w:del w:id="557" w:author="Jujia Li" w:date="2026-02-10T23:24:00Z" w16du:dateUtc="2026-02-11T05:24:00Z"/>
                <w:rFonts w:eastAsia="Times New Roman" w:cs="Times New Roman"/>
                <w:color w:val="000000"/>
                <w:sz w:val="20"/>
                <w:szCs w:val="20"/>
                <w:lang w:eastAsia="zh-CN"/>
              </w:rPr>
            </w:pPr>
            <w:del w:id="558" w:author="Jujia Li" w:date="2026-02-10T23:24:00Z" w16du:dateUtc="2026-02-11T05:24:00Z">
              <w:r w:rsidRPr="003D30CD" w:rsidDel="0051782D">
                <w:delText>Walker</w:delText>
              </w:r>
            </w:del>
          </w:p>
        </w:tc>
        <w:tc>
          <w:tcPr>
            <w:tcW w:w="0" w:type="auto"/>
            <w:noWrap/>
            <w:vAlign w:val="center"/>
            <w:hideMark/>
          </w:tcPr>
          <w:p w14:paraId="4B17E196" w14:textId="56970A4C" w:rsidR="0022125D" w:rsidRPr="003D30CD" w:rsidDel="0051782D" w:rsidRDefault="0022125D">
            <w:pPr>
              <w:spacing w:after="0" w:line="240" w:lineRule="auto"/>
              <w:jc w:val="right"/>
              <w:rPr>
                <w:del w:id="559" w:author="Jujia Li" w:date="2026-02-10T23:24:00Z" w16du:dateUtc="2026-02-11T05:24:00Z"/>
                <w:rFonts w:eastAsia="Times New Roman" w:cs="Times New Roman"/>
                <w:color w:val="000000"/>
                <w:sz w:val="20"/>
                <w:szCs w:val="20"/>
                <w:lang w:eastAsia="zh-CN"/>
              </w:rPr>
            </w:pPr>
            <w:del w:id="560" w:author="Jujia Li" w:date="2026-02-10T23:24:00Z" w16du:dateUtc="2026-02-11T05:24:00Z">
              <w:r w:rsidRPr="003D30CD" w:rsidDel="0051782D">
                <w:delText>64064</w:delText>
              </w:r>
            </w:del>
          </w:p>
        </w:tc>
        <w:tc>
          <w:tcPr>
            <w:tcW w:w="0" w:type="auto"/>
            <w:vAlign w:val="center"/>
          </w:tcPr>
          <w:p w14:paraId="032782D3" w14:textId="0403CD26" w:rsidR="0022125D" w:rsidRPr="0022125D" w:rsidDel="0051782D" w:rsidRDefault="0022125D">
            <w:pPr>
              <w:spacing w:after="0" w:line="240" w:lineRule="auto"/>
              <w:jc w:val="center"/>
              <w:rPr>
                <w:del w:id="561" w:author="Jujia Li" w:date="2026-02-10T23:24:00Z" w16du:dateUtc="2026-02-11T05:24:00Z"/>
                <w:rFonts w:cs="Times New Roman"/>
                <w:sz w:val="20"/>
                <w:szCs w:val="20"/>
              </w:rPr>
            </w:pPr>
            <w:del w:id="562" w:author="Jujia Li" w:date="2026-02-10T23:24:00Z" w16du:dateUtc="2026-02-11T05:24:00Z">
              <w:r w:rsidRPr="0022125D" w:rsidDel="0051782D">
                <w:rPr>
                  <w:rFonts w:cs="Times New Roman"/>
                  <w:color w:val="000000"/>
                  <w:sz w:val="20"/>
                  <w:szCs w:val="20"/>
                </w:rPr>
                <w:delText>2</w:delText>
              </w:r>
            </w:del>
          </w:p>
        </w:tc>
        <w:tc>
          <w:tcPr>
            <w:tcW w:w="0" w:type="auto"/>
            <w:noWrap/>
            <w:vAlign w:val="center"/>
            <w:hideMark/>
          </w:tcPr>
          <w:p w14:paraId="6E3619B8" w14:textId="122AD813" w:rsidR="0022125D" w:rsidRPr="003D30CD" w:rsidDel="0051782D" w:rsidRDefault="0022125D">
            <w:pPr>
              <w:spacing w:after="0" w:line="240" w:lineRule="auto"/>
              <w:jc w:val="center"/>
              <w:rPr>
                <w:del w:id="563" w:author="Jujia Li" w:date="2026-02-10T23:24:00Z" w16du:dateUtc="2026-02-11T05:24:00Z"/>
                <w:rFonts w:eastAsia="Times New Roman" w:cs="Times New Roman"/>
                <w:color w:val="000000"/>
                <w:sz w:val="20"/>
                <w:szCs w:val="20"/>
                <w:lang w:eastAsia="zh-CN"/>
              </w:rPr>
            </w:pPr>
            <w:del w:id="564" w:author="Jujia Li" w:date="2026-02-10T23:24:00Z" w16du:dateUtc="2026-02-11T05:24:00Z">
              <w:r w:rsidRPr="003D30CD" w:rsidDel="0051782D">
                <w:delText>6.0</w:delText>
              </w:r>
            </w:del>
          </w:p>
        </w:tc>
        <w:tc>
          <w:tcPr>
            <w:tcW w:w="0" w:type="auto"/>
            <w:noWrap/>
            <w:vAlign w:val="center"/>
            <w:hideMark/>
          </w:tcPr>
          <w:p w14:paraId="2C85AD11" w14:textId="4E50F021" w:rsidR="0022125D" w:rsidRPr="003D30CD" w:rsidDel="0051782D" w:rsidRDefault="0022125D">
            <w:pPr>
              <w:spacing w:after="0" w:line="240" w:lineRule="auto"/>
              <w:jc w:val="center"/>
              <w:rPr>
                <w:del w:id="565" w:author="Jujia Li" w:date="2026-02-10T23:24:00Z" w16du:dateUtc="2026-02-11T05:24:00Z"/>
                <w:rFonts w:eastAsia="Times New Roman" w:cs="Times New Roman"/>
                <w:color w:val="000000"/>
                <w:sz w:val="20"/>
                <w:szCs w:val="20"/>
                <w:lang w:eastAsia="zh-CN"/>
              </w:rPr>
            </w:pPr>
            <w:del w:id="566" w:author="Jujia Li" w:date="2026-02-10T23:24:00Z" w16du:dateUtc="2026-02-11T05:24:00Z">
              <w:r w:rsidRPr="003D30CD" w:rsidDel="0051782D">
                <w:rPr>
                  <w:i/>
                  <w:iCs/>
                </w:rPr>
                <w:delText>NA</w:delText>
              </w:r>
            </w:del>
          </w:p>
        </w:tc>
        <w:tc>
          <w:tcPr>
            <w:tcW w:w="0" w:type="auto"/>
            <w:noWrap/>
            <w:vAlign w:val="center"/>
            <w:hideMark/>
          </w:tcPr>
          <w:p w14:paraId="1F4D3D85" w14:textId="65EEA9C0" w:rsidR="0022125D" w:rsidRPr="003D30CD" w:rsidDel="0051782D" w:rsidRDefault="0022125D">
            <w:pPr>
              <w:spacing w:after="0" w:line="240" w:lineRule="auto"/>
              <w:jc w:val="center"/>
              <w:rPr>
                <w:del w:id="567" w:author="Jujia Li" w:date="2026-02-10T23:24:00Z" w16du:dateUtc="2026-02-11T05:24:00Z"/>
                <w:rFonts w:eastAsia="Times New Roman" w:cs="Times New Roman"/>
                <w:color w:val="000000"/>
                <w:sz w:val="20"/>
                <w:szCs w:val="20"/>
                <w:lang w:eastAsia="zh-CN"/>
              </w:rPr>
            </w:pPr>
            <w:del w:id="568" w:author="Jujia Li" w:date="2026-02-10T23:24:00Z" w16du:dateUtc="2026-02-11T05:24:00Z">
              <w:r w:rsidRPr="003D30CD" w:rsidDel="0051782D">
                <w:rPr>
                  <w:i/>
                  <w:iCs/>
                </w:rPr>
                <w:delText>NA</w:delText>
              </w:r>
            </w:del>
          </w:p>
        </w:tc>
      </w:tr>
      <w:tr w:rsidR="0022125D" w:rsidRPr="003D30CD" w:rsidDel="0051782D" w14:paraId="146C4559" w14:textId="37ED9CE6" w:rsidTr="0022125D">
        <w:trPr>
          <w:trHeight w:val="300"/>
          <w:del w:id="569" w:author="Jujia Li" w:date="2026-02-10T23:24:00Z"/>
        </w:trPr>
        <w:tc>
          <w:tcPr>
            <w:tcW w:w="0" w:type="auto"/>
            <w:noWrap/>
            <w:vAlign w:val="center"/>
            <w:hideMark/>
          </w:tcPr>
          <w:p w14:paraId="6B7CB533" w14:textId="5041EA7A" w:rsidR="0022125D" w:rsidRPr="003D30CD" w:rsidDel="0051782D" w:rsidRDefault="0022125D">
            <w:pPr>
              <w:spacing w:after="0" w:line="240" w:lineRule="auto"/>
              <w:rPr>
                <w:del w:id="570" w:author="Jujia Li" w:date="2026-02-10T23:24:00Z" w16du:dateUtc="2026-02-11T05:24:00Z"/>
                <w:rFonts w:eastAsia="Times New Roman" w:cs="Times New Roman"/>
                <w:color w:val="000000"/>
                <w:sz w:val="20"/>
                <w:szCs w:val="20"/>
                <w:lang w:eastAsia="zh-CN"/>
              </w:rPr>
            </w:pPr>
            <w:del w:id="571" w:author="Jujia Li" w:date="2026-02-10T23:24:00Z" w16du:dateUtc="2026-02-11T05:24:00Z">
              <w:r w:rsidRPr="003D30CD" w:rsidDel="0051782D">
                <w:delText>Winston</w:delText>
              </w:r>
            </w:del>
          </w:p>
        </w:tc>
        <w:tc>
          <w:tcPr>
            <w:tcW w:w="0" w:type="auto"/>
            <w:noWrap/>
            <w:vAlign w:val="center"/>
            <w:hideMark/>
          </w:tcPr>
          <w:p w14:paraId="2A4052B3" w14:textId="5B88E12E" w:rsidR="0022125D" w:rsidRPr="003D30CD" w:rsidDel="0051782D" w:rsidRDefault="0022125D">
            <w:pPr>
              <w:spacing w:after="0" w:line="240" w:lineRule="auto"/>
              <w:jc w:val="right"/>
              <w:rPr>
                <w:del w:id="572" w:author="Jujia Li" w:date="2026-02-10T23:24:00Z" w16du:dateUtc="2026-02-11T05:24:00Z"/>
                <w:rFonts w:eastAsia="Times New Roman" w:cs="Times New Roman"/>
                <w:color w:val="000000"/>
                <w:sz w:val="20"/>
                <w:szCs w:val="20"/>
                <w:lang w:eastAsia="zh-CN"/>
              </w:rPr>
            </w:pPr>
            <w:del w:id="573" w:author="Jujia Li" w:date="2026-02-10T23:24:00Z" w16du:dateUtc="2026-02-11T05:24:00Z">
              <w:r w:rsidRPr="003D30CD" w:rsidDel="0051782D">
                <w:delText>23704</w:delText>
              </w:r>
            </w:del>
          </w:p>
        </w:tc>
        <w:tc>
          <w:tcPr>
            <w:tcW w:w="0" w:type="auto"/>
            <w:vAlign w:val="center"/>
          </w:tcPr>
          <w:p w14:paraId="32FA4CC8" w14:textId="2E9E394A" w:rsidR="0022125D" w:rsidRPr="0022125D" w:rsidDel="0051782D" w:rsidRDefault="0022125D">
            <w:pPr>
              <w:spacing w:after="0" w:line="240" w:lineRule="auto"/>
              <w:jc w:val="center"/>
              <w:rPr>
                <w:del w:id="574" w:author="Jujia Li" w:date="2026-02-10T23:24:00Z" w16du:dateUtc="2026-02-11T05:24:00Z"/>
                <w:rFonts w:cs="Times New Roman"/>
                <w:sz w:val="20"/>
                <w:szCs w:val="20"/>
              </w:rPr>
            </w:pPr>
            <w:del w:id="575" w:author="Jujia Li" w:date="2026-02-10T23:24:00Z" w16du:dateUtc="2026-02-11T05:24:00Z">
              <w:r w:rsidRPr="0022125D" w:rsidDel="0051782D">
                <w:rPr>
                  <w:rFonts w:cs="Times New Roman"/>
                  <w:color w:val="000000"/>
                  <w:sz w:val="20"/>
                  <w:szCs w:val="20"/>
                </w:rPr>
                <w:delText>6</w:delText>
              </w:r>
            </w:del>
          </w:p>
        </w:tc>
        <w:tc>
          <w:tcPr>
            <w:tcW w:w="0" w:type="auto"/>
            <w:noWrap/>
            <w:vAlign w:val="center"/>
            <w:hideMark/>
          </w:tcPr>
          <w:p w14:paraId="00B16989" w14:textId="6D862D05" w:rsidR="0022125D" w:rsidRPr="003D30CD" w:rsidDel="0051782D" w:rsidRDefault="0022125D">
            <w:pPr>
              <w:spacing w:after="0" w:line="240" w:lineRule="auto"/>
              <w:jc w:val="center"/>
              <w:rPr>
                <w:del w:id="576" w:author="Jujia Li" w:date="2026-02-10T23:24:00Z" w16du:dateUtc="2026-02-11T05:24:00Z"/>
                <w:rFonts w:eastAsia="Times New Roman" w:cs="Times New Roman"/>
                <w:color w:val="000000"/>
                <w:sz w:val="20"/>
                <w:szCs w:val="20"/>
                <w:lang w:eastAsia="zh-CN"/>
              </w:rPr>
            </w:pPr>
            <w:del w:id="577" w:author="Jujia Li" w:date="2026-02-10T23:24:00Z" w16du:dateUtc="2026-02-11T05:24:00Z">
              <w:r w:rsidRPr="003D30CD" w:rsidDel="0051782D">
                <w:delText>6.3</w:delText>
              </w:r>
            </w:del>
          </w:p>
        </w:tc>
        <w:tc>
          <w:tcPr>
            <w:tcW w:w="0" w:type="auto"/>
            <w:noWrap/>
            <w:vAlign w:val="center"/>
            <w:hideMark/>
          </w:tcPr>
          <w:p w14:paraId="312A4B57" w14:textId="1904F33D" w:rsidR="0022125D" w:rsidRPr="003D30CD" w:rsidDel="0051782D" w:rsidRDefault="0022125D">
            <w:pPr>
              <w:spacing w:after="0" w:line="240" w:lineRule="auto"/>
              <w:jc w:val="center"/>
              <w:rPr>
                <w:del w:id="578" w:author="Jujia Li" w:date="2026-02-10T23:24:00Z" w16du:dateUtc="2026-02-11T05:24:00Z"/>
                <w:rFonts w:eastAsia="Times New Roman" w:cs="Times New Roman"/>
                <w:color w:val="000000"/>
                <w:sz w:val="20"/>
                <w:szCs w:val="20"/>
                <w:lang w:eastAsia="zh-CN"/>
              </w:rPr>
            </w:pPr>
            <w:del w:id="579" w:author="Jujia Li" w:date="2026-02-10T23:24:00Z" w16du:dateUtc="2026-02-11T05:24:00Z">
              <w:r w:rsidRPr="003D30CD" w:rsidDel="0051782D">
                <w:rPr>
                  <w:i/>
                  <w:iCs/>
                </w:rPr>
                <w:delText>NA</w:delText>
              </w:r>
            </w:del>
          </w:p>
        </w:tc>
        <w:tc>
          <w:tcPr>
            <w:tcW w:w="0" w:type="auto"/>
            <w:noWrap/>
            <w:vAlign w:val="center"/>
            <w:hideMark/>
          </w:tcPr>
          <w:p w14:paraId="3E9926A4" w14:textId="4D4A56B8" w:rsidR="0022125D" w:rsidRPr="003D30CD" w:rsidDel="0051782D" w:rsidRDefault="0022125D">
            <w:pPr>
              <w:spacing w:after="0" w:line="240" w:lineRule="auto"/>
              <w:jc w:val="center"/>
              <w:rPr>
                <w:del w:id="580" w:author="Jujia Li" w:date="2026-02-10T23:24:00Z" w16du:dateUtc="2026-02-11T05:24:00Z"/>
                <w:rFonts w:eastAsia="Times New Roman" w:cs="Times New Roman"/>
                <w:color w:val="000000"/>
                <w:sz w:val="20"/>
                <w:szCs w:val="20"/>
                <w:lang w:eastAsia="zh-CN"/>
              </w:rPr>
            </w:pPr>
            <w:del w:id="581" w:author="Jujia Li" w:date="2026-02-10T23:24:00Z" w16du:dateUtc="2026-02-11T05:24:00Z">
              <w:r w:rsidRPr="003D30CD" w:rsidDel="0051782D">
                <w:rPr>
                  <w:i/>
                  <w:iCs/>
                </w:rPr>
                <w:delText>NA</w:delText>
              </w:r>
            </w:del>
          </w:p>
        </w:tc>
      </w:tr>
    </w:tbl>
    <w:p w14:paraId="3A6D2C24" w14:textId="09A69A11" w:rsidR="003D30CD" w:rsidDel="0051782D" w:rsidRDefault="007875D0">
      <w:pPr>
        <w:spacing w:after="0"/>
        <w:rPr>
          <w:del w:id="582" w:author="Jujia Li" w:date="2026-02-10T23:24:00Z" w16du:dateUtc="2026-02-11T05:24:00Z"/>
        </w:rPr>
        <w:pPrChange w:id="583" w:author="Jujia Li" w:date="2026-02-14T17:36:00Z" w16du:dateUtc="2026-02-14T23:36:00Z">
          <w:pPr/>
        </w:pPrChange>
      </w:pPr>
      <w:del w:id="584" w:author="Jujia Li" w:date="2026-02-10T23:24:00Z" w16du:dateUtc="2026-02-11T05:24:00Z">
        <w:r w:rsidRPr="007875D0" w:rsidDel="0051782D">
          <w:rPr>
            <w:i/>
            <w:iCs/>
          </w:rPr>
          <w:delText>Note</w:delText>
        </w:r>
        <w:r w:rsidRPr="007875D0" w:rsidDel="0051782D">
          <w:delText xml:space="preserve">. Population values represent the means of </w:delText>
        </w:r>
        <w:r w:rsidDel="0051782D">
          <w:delText xml:space="preserve">population published by </w:delText>
        </w:r>
        <w:r w:rsidRPr="007875D0" w:rsidDel="0051782D">
          <w:delText xml:space="preserve">CDC. </w:delText>
        </w:r>
        <w:r w:rsidR="0022125D" w:rsidDel="0051782D">
          <w:delText xml:space="preserve">URcode is </w:delText>
        </w:r>
        <w:r w:rsidR="0022125D" w:rsidRPr="0022125D" w:rsidDel="0051782D">
          <w:delText>the National Center for Health Statistics (NCHS) Urban-Rural</w:delText>
        </w:r>
        <w:r w:rsidR="0022125D" w:rsidDel="0051782D">
          <w:delText xml:space="preserve"> </w:delText>
        </w:r>
        <w:r w:rsidR="0022125D" w:rsidRPr="0022125D" w:rsidDel="0051782D">
          <w:delText>Classification Scheme</w:delText>
        </w:r>
        <w:r w:rsidR="0022125D" w:rsidDel="0051782D">
          <w:delText xml:space="preserve">, </w:delText>
        </w:r>
        <w:r w:rsidR="0022125D" w:rsidRPr="0022125D" w:rsidDel="0051782D">
          <w:delText>rang</w:delText>
        </w:r>
        <w:r w:rsidR="0022125D" w:rsidDel="0051782D">
          <w:delText>ing</w:delText>
        </w:r>
        <w:r w:rsidR="0022125D" w:rsidRPr="0022125D" w:rsidDel="0051782D">
          <w:delText xml:space="preserve"> from Large Central Metro (NCHS URcode 1, e.g., Jefferson) to Rural (NCHS URcode 6, e.g., Winston).</w:delText>
        </w:r>
        <w:r w:rsidR="0022125D" w:rsidDel="0051782D">
          <w:delText xml:space="preserve"> </w:delText>
        </w:r>
        <w:r w:rsidDel="0051782D">
          <w:delText>% Uninsured is t</w:delText>
        </w:r>
        <w:r w:rsidRPr="007875D0" w:rsidDel="0051782D">
          <w:delText>he percentage of uninsured residents. Median</w:delText>
        </w:r>
        <w:r w:rsidDel="0051782D">
          <w:delText xml:space="preserve"> HH Income is the</w:delText>
        </w:r>
        <w:r w:rsidRPr="007875D0" w:rsidDel="0051782D">
          <w:delText xml:space="preserve"> household income</w:delText>
        </w:r>
        <w:r w:rsidDel="0051782D">
          <w:delText>. HPSA is</w:delText>
        </w:r>
        <w:r w:rsidRPr="007875D0" w:rsidDel="0051782D">
          <w:delText xml:space="preserve"> Health Professional Shortage Area (HPSA) status.</w:delText>
        </w:r>
      </w:del>
    </w:p>
    <w:p w14:paraId="76B1337E" w14:textId="57841E32" w:rsidR="006031B0" w:rsidRDefault="00A67305">
      <w:pPr>
        <w:spacing w:after="0"/>
        <w:ind w:firstLine="720"/>
        <w:rPr>
          <w:ins w:id="585" w:author="Jujia Li" w:date="2026-02-10T23:30:00Z" w16du:dateUtc="2026-02-11T05:30:00Z"/>
        </w:rPr>
        <w:pPrChange w:id="586" w:author="Jujia Li" w:date="2026-02-14T17:36:00Z" w16du:dateUtc="2026-02-14T23:36:00Z">
          <w:pPr>
            <w:ind w:firstLine="720"/>
          </w:pPr>
        </w:pPrChange>
      </w:pPr>
      <w:del w:id="587" w:author="Jujia Li" w:date="2026-02-10T23:37:00Z" w16du:dateUtc="2026-02-11T05:37:00Z">
        <w:r w:rsidRPr="00A67305" w:rsidDel="00660043">
          <w:delText>The 2</w:delText>
        </w:r>
        <w:r w:rsidR="0004118B" w:rsidDel="00660043">
          <w:delText>2</w:delText>
        </w:r>
        <w:r w:rsidRPr="00A67305" w:rsidDel="00660043">
          <w:delText xml:space="preserve">-county study region included a total population of approximately </w:delText>
        </w:r>
        <w:r w:rsidR="0004118B" w:rsidRPr="00775724" w:rsidDel="00660043">
          <w:delText>2</w:delText>
        </w:r>
        <w:r w:rsidR="0004118B" w:rsidDel="00660043">
          <w:delText>,</w:delText>
        </w:r>
        <w:r w:rsidR="0004118B" w:rsidRPr="00775724" w:rsidDel="00660043">
          <w:delText>457</w:delText>
        </w:r>
        <w:r w:rsidR="0004118B" w:rsidDel="00660043">
          <w:delText>,</w:delText>
        </w:r>
        <w:r w:rsidR="0004118B" w:rsidRPr="00775724" w:rsidDel="00660043">
          <w:delText>531</w:delText>
        </w:r>
        <w:r w:rsidRPr="00A67305" w:rsidDel="00660043">
          <w:delText>. Counties ranged from Lamar (13,</w:delText>
        </w:r>
        <w:r w:rsidR="00775724" w:rsidDel="00660043">
          <w:delText>878</w:delText>
        </w:r>
        <w:r w:rsidRPr="00A67305" w:rsidDel="00660043">
          <w:delText>) to Jefferson (</w:delText>
        </w:r>
        <w:r w:rsidR="0039502C" w:rsidRPr="003D30CD" w:rsidDel="00660043">
          <w:delText>659</w:delText>
        </w:r>
        <w:r w:rsidR="0039502C" w:rsidDel="00660043">
          <w:delText>,</w:delText>
        </w:r>
        <w:r w:rsidR="0039502C" w:rsidRPr="003D30CD" w:rsidDel="00660043">
          <w:delText>148</w:delText>
        </w:r>
        <w:r w:rsidRPr="00A67305" w:rsidDel="00660043">
          <w:delText xml:space="preserve">) in population. </w:delText>
        </w:r>
        <w:r w:rsidR="00AE6D69" w:rsidDel="00660043">
          <w:delText>[X] counties were designated as HPSAs. Median household income ranged from [X] to [X], and [X%] of the population was uninsured.</w:delText>
        </w:r>
      </w:del>
      <w:ins w:id="588" w:author="Jujia Li" w:date="2026-02-10T23:24:00Z">
        <w:r w:rsidR="0051782D" w:rsidRPr="0051782D">
          <w:t xml:space="preserve">This </w:t>
        </w:r>
      </w:ins>
      <w:ins w:id="589" w:author="Jujia Li" w:date="2026-02-10T23:25:00Z" w16du:dateUtc="2026-02-11T05:25:00Z">
        <w:r w:rsidR="006031B0">
          <w:t>study included</w:t>
        </w:r>
      </w:ins>
      <w:ins w:id="590" w:author="Jujia Li" w:date="2026-02-10T23:24:00Z">
        <w:r w:rsidR="0051782D" w:rsidRPr="0051782D">
          <w:t xml:space="preserve"> </w:t>
        </w:r>
      </w:ins>
      <w:ins w:id="591" w:author="Jujia Li" w:date="2026-02-10T23:25:00Z" w16du:dateUtc="2026-02-11T05:25:00Z">
        <w:r w:rsidR="006031B0">
          <w:t>22</w:t>
        </w:r>
      </w:ins>
      <w:ins w:id="592" w:author="Jujia Li" w:date="2026-02-10T23:24:00Z">
        <w:r w:rsidR="0051782D" w:rsidRPr="0051782D">
          <w:t xml:space="preserve"> counties in Northwest Alabama from 2016 to 2019.</w:t>
        </w:r>
      </w:ins>
      <w:ins w:id="593" w:author="Jujia Li" w:date="2026-02-10T23:26:00Z" w16du:dateUtc="2026-02-11T05:26:00Z">
        <w:r w:rsidR="006031B0">
          <w:t xml:space="preserve"> It</w:t>
        </w:r>
      </w:ins>
      <w:ins w:id="594" w:author="Jujia Li" w:date="2026-02-10T23:24:00Z">
        <w:r w:rsidR="0051782D" w:rsidRPr="0051782D">
          <w:t xml:space="preserve"> </w:t>
        </w:r>
      </w:ins>
      <w:ins w:id="595" w:author="Jujia Li" w:date="2026-02-10T23:26:00Z" w16du:dateUtc="2026-02-11T05:26:00Z">
        <w:r w:rsidR="006031B0" w:rsidRPr="00A67305">
          <w:t xml:space="preserve">included a total population of approximately </w:t>
        </w:r>
        <w:r w:rsidR="006031B0" w:rsidRPr="00775724">
          <w:t>2</w:t>
        </w:r>
        <w:r w:rsidR="006031B0">
          <w:t>,</w:t>
        </w:r>
        <w:r w:rsidR="006031B0" w:rsidRPr="00775724">
          <w:t>457</w:t>
        </w:r>
        <w:r w:rsidR="006031B0">
          <w:t>,</w:t>
        </w:r>
        <w:r w:rsidR="006031B0" w:rsidRPr="00775724">
          <w:t>531</w:t>
        </w:r>
        <w:r w:rsidR="006031B0" w:rsidRPr="00A67305">
          <w:t>. Counties ranged from</w:t>
        </w:r>
        <w:r w:rsidR="006031B0">
          <w:t xml:space="preserve"> small rural aera</w:t>
        </w:r>
        <w:r w:rsidR="006031B0" w:rsidRPr="00A67305">
          <w:t xml:space="preserve"> Lamar (13,</w:t>
        </w:r>
        <w:r w:rsidR="006031B0">
          <w:t>878</w:t>
        </w:r>
        <w:r w:rsidR="006031B0" w:rsidRPr="00A67305">
          <w:t xml:space="preserve">) to </w:t>
        </w:r>
        <w:r w:rsidR="006031B0">
          <w:t xml:space="preserve">urban aera </w:t>
        </w:r>
        <w:r w:rsidR="006031B0" w:rsidRPr="00A67305">
          <w:t>Jefferson (</w:t>
        </w:r>
        <w:r w:rsidR="006031B0" w:rsidRPr="003D30CD">
          <w:t>659</w:t>
        </w:r>
        <w:r w:rsidR="006031B0">
          <w:t>,</w:t>
        </w:r>
        <w:r w:rsidR="006031B0" w:rsidRPr="003D30CD">
          <w:t>148</w:t>
        </w:r>
        <w:r w:rsidR="006031B0" w:rsidRPr="00A67305">
          <w:t>) in population</w:t>
        </w:r>
      </w:ins>
      <w:ins w:id="596" w:author="Jujia Li" w:date="2026-02-10T23:37:00Z" w16du:dateUtc="2026-02-11T05:37:00Z">
        <w:r w:rsidR="00660043">
          <w:t xml:space="preserve"> (Appendix A1)</w:t>
        </w:r>
      </w:ins>
      <w:ins w:id="597" w:author="Jujia Li" w:date="2026-02-10T23:26:00Z" w16du:dateUtc="2026-02-11T05:26:00Z">
        <w:r w:rsidR="006031B0" w:rsidRPr="00A67305">
          <w:t>.</w:t>
        </w:r>
      </w:ins>
    </w:p>
    <w:p w14:paraId="00B37DC9" w14:textId="4C11D5F6" w:rsidR="006031B0" w:rsidRPr="006031B0" w:rsidRDefault="006031B0">
      <w:pPr>
        <w:spacing w:after="0"/>
        <w:rPr>
          <w:ins w:id="598" w:author="Jujia Li" w:date="2026-02-10T23:30:00Z" w16du:dateUtc="2026-02-11T05:30:00Z"/>
          <w:b/>
          <w:bCs/>
          <w:i/>
          <w:iCs/>
          <w:rPrChange w:id="599" w:author="Jujia Li" w:date="2026-02-10T23:30:00Z" w16du:dateUtc="2026-02-11T05:30:00Z">
            <w:rPr>
              <w:ins w:id="600" w:author="Jujia Li" w:date="2026-02-10T23:30:00Z" w16du:dateUtc="2026-02-11T05:30:00Z"/>
            </w:rPr>
          </w:rPrChange>
        </w:rPr>
        <w:pPrChange w:id="601" w:author="Jujia Li" w:date="2026-02-14T17:36:00Z" w16du:dateUtc="2026-02-14T23:36:00Z">
          <w:pPr>
            <w:ind w:firstLine="720"/>
          </w:pPr>
        </w:pPrChange>
      </w:pPr>
      <w:ins w:id="602" w:author="Jujia Li" w:date="2026-02-10T23:30:00Z">
        <w:r w:rsidRPr="006031B0">
          <w:rPr>
            <w:b/>
            <w:bCs/>
            <w:i/>
            <w:iCs/>
            <w:rPrChange w:id="603" w:author="Jujia Li" w:date="2026-02-10T23:30:00Z" w16du:dateUtc="2026-02-11T05:30:00Z">
              <w:rPr/>
            </w:rPrChange>
          </w:rPr>
          <w:t>ED Visits (Rising Trend)</w:t>
        </w:r>
      </w:ins>
    </w:p>
    <w:p w14:paraId="0028E291" w14:textId="27D8CF8F" w:rsidR="006031B0" w:rsidRPr="006031B0" w:rsidRDefault="006031B0">
      <w:pPr>
        <w:spacing w:after="0"/>
        <w:ind w:firstLine="720"/>
        <w:rPr>
          <w:ins w:id="604" w:author="Jujia Li" w:date="2026-02-10T23:30:00Z"/>
        </w:rPr>
        <w:pPrChange w:id="605" w:author="Jujia Li" w:date="2026-02-14T17:36:00Z" w16du:dateUtc="2026-02-14T23:36:00Z">
          <w:pPr>
            <w:ind w:firstLine="720"/>
          </w:pPr>
        </w:pPrChange>
      </w:pPr>
      <w:ins w:id="606" w:author="Jujia Li" w:date="2026-02-10T23:30:00Z">
        <w:r w:rsidRPr="006031B0">
          <w:t xml:space="preserve">There was a substantial </w:t>
        </w:r>
        <w:r w:rsidRPr="006031B0">
          <w:rPr>
            <w:rPrChange w:id="607" w:author="Jujia Li" w:date="2026-02-10T23:30:00Z" w16du:dateUtc="2026-02-11T05:30:00Z">
              <w:rPr>
                <w:b/>
                <w:bCs/>
              </w:rPr>
            </w:rPrChange>
          </w:rPr>
          <w:t>35.3% increase</w:t>
        </w:r>
        <w:r w:rsidRPr="006031B0">
          <w:t xml:space="preserve"> in the aggregate rate of opioid-related ED visits over the four-year period. The total sum of county rates rose from </w:t>
        </w:r>
        <w:r w:rsidRPr="006031B0">
          <w:rPr>
            <w:rPrChange w:id="608" w:author="Jujia Li" w:date="2026-02-10T23:30:00Z" w16du:dateUtc="2026-02-11T05:30:00Z">
              <w:rPr>
                <w:b/>
                <w:bCs/>
              </w:rPr>
            </w:rPrChange>
          </w:rPr>
          <w:t>166.31</w:t>
        </w:r>
        <w:r w:rsidRPr="006031B0">
          <w:t xml:space="preserve"> in 2016 to a peak of </w:t>
        </w:r>
        <w:r w:rsidRPr="006031B0">
          <w:rPr>
            <w:rPrChange w:id="609" w:author="Jujia Li" w:date="2026-02-10T23:30:00Z" w16du:dateUtc="2026-02-11T05:30:00Z">
              <w:rPr>
                <w:b/>
                <w:bCs/>
              </w:rPr>
            </w:rPrChange>
          </w:rPr>
          <w:t>225.01</w:t>
        </w:r>
        <w:r w:rsidRPr="006031B0">
          <w:t xml:space="preserve"> in 2019.</w:t>
        </w:r>
      </w:ins>
      <w:ins w:id="610" w:author="Jujia Li" w:date="2026-02-10T23:30:00Z" w16du:dateUtc="2026-02-11T05:30:00Z">
        <w:r w:rsidRPr="006031B0">
          <w:t xml:space="preserve"> </w:t>
        </w:r>
      </w:ins>
      <w:ins w:id="611" w:author="Jujia Li" w:date="2026-02-10T23:30:00Z">
        <w:r w:rsidRPr="006031B0">
          <w:t>The sharpest year-over-year increase occurred between 2018 (176.83) and 2019 (225.01), driven by spikes in specific rural and micropolitan counties.</w:t>
        </w:r>
      </w:ins>
    </w:p>
    <w:p w14:paraId="2EF77CC5" w14:textId="57DFDD05" w:rsidR="006031B0" w:rsidRPr="006031B0" w:rsidRDefault="006031B0">
      <w:pPr>
        <w:spacing w:after="0"/>
        <w:rPr>
          <w:ins w:id="612" w:author="Jujia Li" w:date="2026-02-10T23:30:00Z" w16du:dateUtc="2026-02-11T05:30:00Z"/>
          <w:b/>
          <w:bCs/>
          <w:i/>
          <w:iCs/>
          <w:rPrChange w:id="613" w:author="Jujia Li" w:date="2026-02-10T23:31:00Z" w16du:dateUtc="2026-02-11T05:31:00Z">
            <w:rPr>
              <w:ins w:id="614" w:author="Jujia Li" w:date="2026-02-10T23:30:00Z" w16du:dateUtc="2026-02-11T05:30:00Z"/>
              <w:b/>
              <w:bCs/>
            </w:rPr>
          </w:rPrChange>
        </w:rPr>
        <w:pPrChange w:id="615" w:author="Jujia Li" w:date="2026-02-14T17:36:00Z" w16du:dateUtc="2026-02-14T23:36:00Z">
          <w:pPr/>
        </w:pPrChange>
      </w:pPr>
      <w:ins w:id="616" w:author="Jujia Li" w:date="2026-02-10T23:30:00Z">
        <w:r w:rsidRPr="006031B0">
          <w:rPr>
            <w:b/>
            <w:bCs/>
            <w:i/>
            <w:iCs/>
            <w:rPrChange w:id="617" w:author="Jujia Li" w:date="2026-02-10T23:31:00Z" w16du:dateUtc="2026-02-11T05:31:00Z">
              <w:rPr>
                <w:b/>
                <w:bCs/>
              </w:rPr>
            </w:rPrChange>
          </w:rPr>
          <w:t>Mortality (Fluctuating Trend)</w:t>
        </w:r>
      </w:ins>
    </w:p>
    <w:p w14:paraId="25CF4D8D" w14:textId="598ABA62" w:rsidR="006031B0" w:rsidRPr="006031B0" w:rsidRDefault="006031B0">
      <w:pPr>
        <w:spacing w:after="0"/>
        <w:ind w:firstLine="720"/>
        <w:rPr>
          <w:ins w:id="618" w:author="Jujia Li" w:date="2026-02-10T23:30:00Z"/>
        </w:rPr>
        <w:pPrChange w:id="619" w:author="Jujia Li" w:date="2026-02-14T17:36:00Z" w16du:dateUtc="2026-02-14T23:36:00Z">
          <w:pPr>
            <w:numPr>
              <w:numId w:val="10"/>
            </w:numPr>
            <w:tabs>
              <w:tab w:val="num" w:pos="720"/>
            </w:tabs>
            <w:ind w:left="720" w:hanging="360"/>
          </w:pPr>
        </w:pPrChange>
      </w:pPr>
      <w:ins w:id="620" w:author="Jujia Li" w:date="2026-02-10T23:30:00Z">
        <w:r w:rsidRPr="006031B0">
          <w:t xml:space="preserve">Opioid-related mortality rates were more volatile. The aggregate rate peaked in </w:t>
        </w:r>
        <w:r w:rsidRPr="006031B0">
          <w:rPr>
            <w:rPrChange w:id="621" w:author="Jujia Li" w:date="2026-02-10T23:32:00Z" w16du:dateUtc="2026-02-11T05:32:00Z">
              <w:rPr>
                <w:b/>
                <w:bCs/>
              </w:rPr>
            </w:rPrChange>
          </w:rPr>
          <w:t>2017 at 8.90</w:t>
        </w:r>
        <w:r w:rsidRPr="006031B0">
          <w:t xml:space="preserve">, followed by a decline to </w:t>
        </w:r>
        <w:r w:rsidRPr="006031B0">
          <w:rPr>
            <w:rPrChange w:id="622" w:author="Jujia Li" w:date="2026-02-10T23:32:00Z" w16du:dateUtc="2026-02-11T05:32:00Z">
              <w:rPr>
                <w:b/>
                <w:bCs/>
              </w:rPr>
            </w:rPrChange>
          </w:rPr>
          <w:t>8.17 in 2018</w:t>
        </w:r>
        <w:r w:rsidRPr="006031B0">
          <w:t xml:space="preserve"> and </w:t>
        </w:r>
        <w:r w:rsidRPr="006031B0">
          <w:rPr>
            <w:rPrChange w:id="623" w:author="Jujia Li" w:date="2026-02-10T23:32:00Z" w16du:dateUtc="2026-02-11T05:32:00Z">
              <w:rPr>
                <w:b/>
                <w:bCs/>
              </w:rPr>
            </w:rPrChange>
          </w:rPr>
          <w:t>6.24 in 2019</w:t>
        </w:r>
        <w:r w:rsidRPr="006031B0">
          <w:t>.</w:t>
        </w:r>
      </w:ins>
      <w:ins w:id="624" w:author="Jujia Li" w:date="2026-02-10T23:31:00Z" w16du:dateUtc="2026-02-11T05:31:00Z">
        <w:r w:rsidRPr="006031B0">
          <w:t xml:space="preserve"> Attention is nee</w:t>
        </w:r>
      </w:ins>
      <w:ins w:id="625" w:author="Jujia Li" w:date="2026-02-10T23:32:00Z" w16du:dateUtc="2026-02-11T05:32:00Z">
        <w:r w:rsidRPr="006031B0">
          <w:t>ded for that m</w:t>
        </w:r>
      </w:ins>
      <w:ins w:id="626" w:author="Jujia Li" w:date="2026-02-10T23:30:00Z">
        <w:r w:rsidRPr="006031B0">
          <w:t xml:space="preserve">ortality </w:t>
        </w:r>
      </w:ins>
      <w:ins w:id="627" w:author="Jujia Li" w:date="2026-02-10T23:32:00Z" w16du:dateUtc="2026-02-11T05:32:00Z">
        <w:r w:rsidRPr="006031B0">
          <w:t>has</w:t>
        </w:r>
      </w:ins>
      <w:ins w:id="628" w:author="Jujia Li" w:date="2026-02-10T23:30:00Z">
        <w:r w:rsidRPr="006031B0">
          <w:t xml:space="preserve"> significant data suppression (hyphens) in rural counties with fewer than 10 deaths, which likely masks the full extent of mortality in smaller populations.</w:t>
        </w:r>
      </w:ins>
    </w:p>
    <w:p w14:paraId="08EFED13" w14:textId="2E22DF78" w:rsidR="006031B0" w:rsidRPr="006031B0" w:rsidRDefault="006031B0">
      <w:pPr>
        <w:spacing w:after="0"/>
        <w:rPr>
          <w:ins w:id="629" w:author="Jujia Li" w:date="2026-02-10T23:33:00Z"/>
          <w:b/>
          <w:bCs/>
        </w:rPr>
        <w:pPrChange w:id="630" w:author="Jujia Li" w:date="2026-02-14T17:36:00Z" w16du:dateUtc="2026-02-14T23:36:00Z">
          <w:pPr>
            <w:ind w:firstLine="720"/>
          </w:pPr>
        </w:pPrChange>
      </w:pPr>
      <w:ins w:id="631" w:author="Jujia Li" w:date="2026-02-10T23:33:00Z">
        <w:r w:rsidRPr="006031B0">
          <w:rPr>
            <w:b/>
            <w:bCs/>
            <w:i/>
            <w:iCs/>
            <w:rPrChange w:id="632" w:author="Jujia Li" w:date="2026-02-10T23:33:00Z" w16du:dateUtc="2026-02-11T05:33:00Z">
              <w:rPr>
                <w:b/>
                <w:bCs/>
              </w:rPr>
            </w:rPrChange>
          </w:rPr>
          <w:t>Socioeconomic Context</w:t>
        </w:r>
      </w:ins>
      <w:ins w:id="633" w:author="Jujia Li" w:date="2026-02-10T23:33:00Z" w16du:dateUtc="2026-02-11T05:33:00Z">
        <w:r>
          <w:rPr>
            <w:b/>
            <w:bCs/>
          </w:rPr>
          <w:t xml:space="preserve"> </w:t>
        </w:r>
      </w:ins>
      <w:ins w:id="634" w:author="Jujia Li" w:date="2026-02-10T23:33:00Z">
        <w:r w:rsidRPr="006031B0">
          <w:rPr>
            <w:b/>
            <w:bCs/>
            <w:i/>
            <w:iCs/>
            <w:rPrChange w:id="635" w:author="Jujia Li" w:date="2026-02-10T23:33:00Z" w16du:dateUtc="2026-02-11T05:33:00Z">
              <w:rPr>
                <w:b/>
                <w:bCs/>
              </w:rPr>
            </w:rPrChange>
          </w:rPr>
          <w:t>&amp; Disparities</w:t>
        </w:r>
      </w:ins>
    </w:p>
    <w:p w14:paraId="3097252B" w14:textId="3FB6A6E6" w:rsidR="006031B0" w:rsidRPr="00660043" w:rsidRDefault="006031B0">
      <w:pPr>
        <w:spacing w:after="0"/>
        <w:ind w:firstLine="720"/>
        <w:rPr>
          <w:ins w:id="636" w:author="Jujia Li" w:date="2026-02-10T23:33:00Z"/>
        </w:rPr>
        <w:pPrChange w:id="637" w:author="Jujia Li" w:date="2026-02-14T17:36:00Z" w16du:dateUtc="2026-02-14T23:36:00Z">
          <w:pPr>
            <w:numPr>
              <w:ilvl w:val="1"/>
              <w:numId w:val="11"/>
            </w:numPr>
            <w:tabs>
              <w:tab w:val="num" w:pos="1440"/>
            </w:tabs>
            <w:ind w:left="1440" w:hanging="360"/>
          </w:pPr>
        </w:pPrChange>
      </w:pPr>
      <w:ins w:id="638" w:author="Jujia Li" w:date="2026-02-10T23:34:00Z" w16du:dateUtc="2026-02-11T05:34:00Z">
        <w:r w:rsidRPr="00660043">
          <w:t>There are</w:t>
        </w:r>
      </w:ins>
      <w:ins w:id="639" w:author="Jujia Li" w:date="2026-02-10T23:33:00Z">
        <w:r w:rsidRPr="00660043">
          <w:t xml:space="preserve"> stark contrasts between counties with better socioeconomic health and those facing structural disadvantages</w:t>
        </w:r>
      </w:ins>
      <w:ins w:id="640" w:author="Jujia Li" w:date="2026-02-10T23:34:00Z" w16du:dateUtc="2026-02-11T05:34:00Z">
        <w:r w:rsidRPr="00660043">
          <w:t xml:space="preserve">. </w:t>
        </w:r>
      </w:ins>
      <w:ins w:id="641" w:author="Jujia Li" w:date="2026-02-10T23:33:00Z">
        <w:r w:rsidRPr="00660043">
          <w:rPr>
            <w:rPrChange w:id="642" w:author="Jujia Li" w:date="2026-02-10T23:36:00Z" w16du:dateUtc="2026-02-11T05:36:00Z">
              <w:rPr>
                <w:b/>
                <w:bCs/>
              </w:rPr>
            </w:rPrChange>
          </w:rPr>
          <w:t>Shelby County</w:t>
        </w:r>
        <w:r w:rsidRPr="00660043">
          <w:t xml:space="preserve"> </w:t>
        </w:r>
      </w:ins>
      <w:ins w:id="643" w:author="Jujia Li" w:date="2026-02-10T23:34:00Z" w16du:dateUtc="2026-02-11T05:34:00Z">
        <w:r w:rsidRPr="00660043">
          <w:t>r</w:t>
        </w:r>
      </w:ins>
      <w:ins w:id="644" w:author="Jujia Li" w:date="2026-02-10T23:33:00Z">
        <w:r w:rsidRPr="00660043">
          <w:t xml:space="preserve">epresents the most affluent profile with the lowest </w:t>
        </w:r>
      </w:ins>
      <w:ins w:id="645" w:author="Jujia Li" w:date="2026-02-10T23:34:00Z" w16du:dateUtc="2026-02-11T05:34:00Z">
        <w:r w:rsidRPr="00660043">
          <w:t>poverty rate</w:t>
        </w:r>
      </w:ins>
      <w:ins w:id="646" w:author="Jujia Li" w:date="2026-02-10T23:33:00Z">
        <w:r w:rsidRPr="00660043">
          <w:t xml:space="preserve"> (</w:t>
        </w:r>
        <w:r w:rsidRPr="00660043">
          <w:rPr>
            <w:rPrChange w:id="647" w:author="Jujia Li" w:date="2026-02-10T23:36:00Z" w16du:dateUtc="2026-02-11T05:36:00Z">
              <w:rPr>
                <w:b/>
                <w:bCs/>
              </w:rPr>
            </w:rPrChange>
          </w:rPr>
          <w:t>7.5%</w:t>
        </w:r>
        <w:r w:rsidRPr="00660043">
          <w:t>), lowest disability (</w:t>
        </w:r>
        <w:r w:rsidRPr="00660043">
          <w:rPr>
            <w:rPrChange w:id="648" w:author="Jujia Li" w:date="2026-02-10T23:36:00Z" w16du:dateUtc="2026-02-11T05:36:00Z">
              <w:rPr>
                <w:b/>
                <w:bCs/>
              </w:rPr>
            </w:rPrChange>
          </w:rPr>
          <w:t>14.1%</w:t>
        </w:r>
        <w:r w:rsidRPr="00660043">
          <w:t>), and lowest unemployment (</w:t>
        </w:r>
        <w:r w:rsidRPr="00660043">
          <w:rPr>
            <w:rPrChange w:id="649" w:author="Jujia Li" w:date="2026-02-10T23:36:00Z" w16du:dateUtc="2026-02-11T05:36:00Z">
              <w:rPr>
                <w:b/>
                <w:bCs/>
              </w:rPr>
            </w:rPrChange>
          </w:rPr>
          <w:t>3.6%</w:t>
        </w:r>
        <w:r w:rsidRPr="00660043">
          <w:t>).</w:t>
        </w:r>
      </w:ins>
      <w:ins w:id="650" w:author="Jujia Li" w:date="2026-02-10T23:35:00Z" w16du:dateUtc="2026-02-11T05:35:00Z">
        <w:r w:rsidRPr="00660043">
          <w:t xml:space="preserve"> </w:t>
        </w:r>
      </w:ins>
      <w:ins w:id="651" w:author="Jujia Li" w:date="2026-02-10T23:33:00Z">
        <w:r w:rsidRPr="00660043">
          <w:t xml:space="preserve">In contrast, Pickens has the highest poverty rate at </w:t>
        </w:r>
        <w:r w:rsidRPr="00660043">
          <w:rPr>
            <w:rPrChange w:id="652" w:author="Jujia Li" w:date="2026-02-10T23:36:00Z" w16du:dateUtc="2026-02-11T05:36:00Z">
              <w:rPr>
                <w:b/>
                <w:bCs/>
              </w:rPr>
            </w:rPrChange>
          </w:rPr>
          <w:t>22.7%</w:t>
        </w:r>
        <w:r w:rsidRPr="00660043">
          <w:t xml:space="preserve"> and highest unemployment at </w:t>
        </w:r>
        <w:r w:rsidRPr="00660043">
          <w:rPr>
            <w:rPrChange w:id="653" w:author="Jujia Li" w:date="2026-02-10T23:36:00Z" w16du:dateUtc="2026-02-11T05:36:00Z">
              <w:rPr>
                <w:b/>
                <w:bCs/>
              </w:rPr>
            </w:rPrChange>
          </w:rPr>
          <w:t>10.3%</w:t>
        </w:r>
        <w:r w:rsidRPr="00660043">
          <w:t>.</w:t>
        </w:r>
      </w:ins>
    </w:p>
    <w:p w14:paraId="3179B485" w14:textId="5743FC55" w:rsidR="006031B0" w:rsidRPr="00660043" w:rsidRDefault="006031B0">
      <w:pPr>
        <w:spacing w:after="0"/>
        <w:rPr>
          <w:ins w:id="654" w:author="Jujia Li" w:date="2026-02-10T23:33:00Z"/>
        </w:rPr>
        <w:pPrChange w:id="655" w:author="Jujia Li" w:date="2026-02-14T17:36:00Z" w16du:dateUtc="2026-02-14T23:36:00Z">
          <w:pPr>
            <w:numPr>
              <w:ilvl w:val="1"/>
              <w:numId w:val="11"/>
            </w:numPr>
            <w:tabs>
              <w:tab w:val="num" w:pos="1440"/>
            </w:tabs>
            <w:ind w:left="1440" w:hanging="360"/>
          </w:pPr>
        </w:pPrChange>
      </w:pPr>
      <w:ins w:id="656" w:author="Jujia Li" w:date="2026-02-10T23:33:00Z">
        <w:r w:rsidRPr="00660043">
          <w:rPr>
            <w:rPrChange w:id="657" w:author="Jujia Li" w:date="2026-02-10T23:36:00Z" w16du:dateUtc="2026-02-11T05:36:00Z">
              <w:rPr>
                <w:b/>
                <w:bCs/>
              </w:rPr>
            </w:rPrChange>
          </w:rPr>
          <w:t xml:space="preserve">Fayette </w:t>
        </w:r>
      </w:ins>
      <w:ins w:id="658" w:author="Jujia Li" w:date="2026-02-10T23:35:00Z" w16du:dateUtc="2026-02-11T05:35:00Z">
        <w:r w:rsidR="00660043" w:rsidRPr="00660043">
          <w:rPr>
            <w:rPrChange w:id="659" w:author="Jujia Li" w:date="2026-02-10T23:36:00Z" w16du:dateUtc="2026-02-11T05:36:00Z">
              <w:rPr>
                <w:b/>
                <w:bCs/>
              </w:rPr>
            </w:rPrChange>
          </w:rPr>
          <w:t>c</w:t>
        </w:r>
      </w:ins>
      <w:ins w:id="660" w:author="Jujia Li" w:date="2026-02-10T23:33:00Z">
        <w:r w:rsidRPr="00660043">
          <w:rPr>
            <w:rPrChange w:id="661" w:author="Jujia Li" w:date="2026-02-10T23:36:00Z" w16du:dateUtc="2026-02-11T05:36:00Z">
              <w:rPr>
                <w:b/>
                <w:bCs/>
              </w:rPr>
            </w:rPrChange>
          </w:rPr>
          <w:t>ounty</w:t>
        </w:r>
      </w:ins>
      <w:ins w:id="662" w:author="Jujia Li" w:date="2026-02-10T23:35:00Z" w16du:dateUtc="2026-02-11T05:35:00Z">
        <w:r w:rsidR="00660043" w:rsidRPr="00660043">
          <w:rPr>
            <w:rPrChange w:id="663" w:author="Jujia Li" w:date="2026-02-10T23:36:00Z" w16du:dateUtc="2026-02-11T05:36:00Z">
              <w:rPr>
                <w:b/>
                <w:bCs/>
              </w:rPr>
            </w:rPrChange>
          </w:rPr>
          <w:t xml:space="preserve"> r</w:t>
        </w:r>
      </w:ins>
      <w:ins w:id="664" w:author="Jujia Li" w:date="2026-02-10T23:33:00Z">
        <w:r w:rsidRPr="00660043">
          <w:t xml:space="preserve">eports the highest disability rate at </w:t>
        </w:r>
        <w:r w:rsidRPr="00660043">
          <w:rPr>
            <w:rPrChange w:id="665" w:author="Jujia Li" w:date="2026-02-10T23:36:00Z" w16du:dateUtc="2026-02-11T05:36:00Z">
              <w:rPr>
                <w:b/>
                <w:bCs/>
              </w:rPr>
            </w:rPrChange>
          </w:rPr>
          <w:t>28.7%</w:t>
        </w:r>
        <w:r w:rsidRPr="00660043">
          <w:t>, nearly double that of Shelby County.</w:t>
        </w:r>
      </w:ins>
    </w:p>
    <w:p w14:paraId="6872E469" w14:textId="7CEE2F0D" w:rsidR="006031B0" w:rsidRPr="00660043" w:rsidRDefault="006031B0">
      <w:pPr>
        <w:spacing w:after="0"/>
        <w:ind w:firstLine="720"/>
        <w:rPr>
          <w:ins w:id="666" w:author="Jujia Li" w:date="2026-02-10T23:33:00Z"/>
        </w:rPr>
        <w:pPrChange w:id="667" w:author="Jujia Li" w:date="2026-02-14T17:36:00Z" w16du:dateUtc="2026-02-14T23:36:00Z">
          <w:pPr>
            <w:numPr>
              <w:ilvl w:val="1"/>
              <w:numId w:val="11"/>
            </w:numPr>
            <w:tabs>
              <w:tab w:val="num" w:pos="1440"/>
            </w:tabs>
            <w:ind w:left="1440" w:hanging="360"/>
          </w:pPr>
        </w:pPrChange>
      </w:pPr>
      <w:ins w:id="668" w:author="Jujia Li" w:date="2026-02-10T23:33:00Z">
        <w:r w:rsidRPr="00660043">
          <w:rPr>
            <w:rPrChange w:id="669" w:author="Jujia Li" w:date="2026-02-10T23:36:00Z" w16du:dateUtc="2026-02-11T05:36:00Z">
              <w:rPr>
                <w:b/>
                <w:bCs/>
              </w:rPr>
            </w:rPrChange>
          </w:rPr>
          <w:t xml:space="preserve">Urban-Rural </w:t>
        </w:r>
      </w:ins>
      <w:ins w:id="670" w:author="Jujia Li" w:date="2026-02-10T23:35:00Z" w16du:dateUtc="2026-02-11T05:35:00Z">
        <w:r w:rsidR="00660043" w:rsidRPr="00660043">
          <w:rPr>
            <w:rPrChange w:id="671" w:author="Jujia Li" w:date="2026-02-10T23:36:00Z" w16du:dateUtc="2026-02-11T05:36:00Z">
              <w:rPr>
                <w:b/>
                <w:bCs/>
              </w:rPr>
            </w:rPrChange>
          </w:rPr>
          <w:t xml:space="preserve">divide is another </w:t>
        </w:r>
      </w:ins>
      <w:ins w:id="672" w:author="Jujia Li" w:date="2026-02-10T23:36:00Z" w16du:dateUtc="2026-02-11T05:36:00Z">
        <w:r w:rsidR="00660043" w:rsidRPr="00660043">
          <w:rPr>
            <w:rPrChange w:id="673" w:author="Jujia Li" w:date="2026-02-10T23:36:00Z" w16du:dateUtc="2026-02-11T05:36:00Z">
              <w:rPr>
                <w:b/>
                <w:bCs/>
              </w:rPr>
            </w:rPrChange>
          </w:rPr>
          <w:t xml:space="preserve">pattern. </w:t>
        </w:r>
      </w:ins>
      <w:ins w:id="674" w:author="Jujia Li" w:date="2026-02-10T23:33:00Z">
        <w:r w:rsidRPr="00660043">
          <w:t>The data spans from Large Central Metro areas (</w:t>
        </w:r>
        <w:r w:rsidRPr="00660043">
          <w:rPr>
            <w:rPrChange w:id="675" w:author="Jujia Li" w:date="2026-02-10T23:36:00Z" w16du:dateUtc="2026-02-11T05:36:00Z">
              <w:rPr>
                <w:b/>
                <w:bCs/>
              </w:rPr>
            </w:rPrChange>
          </w:rPr>
          <w:t>UR 2</w:t>
        </w:r>
        <w:r w:rsidRPr="00660043">
          <w:t>, e.g., Jefferson, Shelby) to Rural Non-Core areas (</w:t>
        </w:r>
        <w:r w:rsidRPr="00660043">
          <w:rPr>
            <w:rPrChange w:id="676" w:author="Jujia Li" w:date="2026-02-10T23:36:00Z" w16du:dateUtc="2026-02-11T05:36:00Z">
              <w:rPr>
                <w:b/>
                <w:bCs/>
              </w:rPr>
            </w:rPrChange>
          </w:rPr>
          <w:t>UR 6</w:t>
        </w:r>
        <w:r w:rsidRPr="00660043">
          <w:t>, e.g., Winston, Cherokee).</w:t>
        </w:r>
      </w:ins>
      <w:ins w:id="677" w:author="Jujia Li" w:date="2026-02-10T23:36:00Z" w16du:dateUtc="2026-02-11T05:36:00Z">
        <w:r w:rsidR="00660043" w:rsidRPr="00660043">
          <w:t xml:space="preserve"> </w:t>
        </w:r>
      </w:ins>
      <w:ins w:id="678" w:author="Jujia Li" w:date="2026-02-10T23:33:00Z">
        <w:r w:rsidRPr="00660043">
          <w:t xml:space="preserve">Notably, while urban centers like Jefferson have high absolute numbers, the </w:t>
        </w:r>
        <w:r w:rsidRPr="00660043">
          <w:rPr>
            <w:rPrChange w:id="679" w:author="Jujia Li" w:date="2026-02-10T23:36:00Z" w16du:dateUtc="2026-02-11T05:36:00Z">
              <w:rPr>
                <w:i/>
                <w:iCs/>
              </w:rPr>
            </w:rPrChange>
          </w:rPr>
          <w:t>rates</w:t>
        </w:r>
        <w:r w:rsidRPr="00660043">
          <w:t xml:space="preserve"> of ED visits are surging most aggressively in rural counties like Cherokee (UR 6) and Franklin (UR 5), suggesting a shifting epicenter of the crisis.</w:t>
        </w:r>
      </w:ins>
    </w:p>
    <w:p w14:paraId="76F8578C" w14:textId="49C8150C" w:rsidR="0051782D" w:rsidDel="00660043" w:rsidRDefault="0051782D">
      <w:pPr>
        <w:spacing w:after="0"/>
        <w:ind w:firstLine="720"/>
        <w:rPr>
          <w:del w:id="680" w:author="Jujia Li" w:date="2026-02-10T23:36:00Z" w16du:dateUtc="2026-02-11T05:36:00Z"/>
        </w:rPr>
        <w:pPrChange w:id="681" w:author="Jujia Li" w:date="2026-02-14T17:36:00Z" w16du:dateUtc="2026-02-14T23:36:00Z">
          <w:pPr>
            <w:ind w:firstLine="720"/>
          </w:pPr>
        </w:pPrChange>
      </w:pPr>
    </w:p>
    <w:p w14:paraId="2E183E61" w14:textId="5C0C4AD2" w:rsidR="00B1589B" w:rsidDel="00660043" w:rsidRDefault="00000000">
      <w:pPr>
        <w:spacing w:after="0"/>
        <w:rPr>
          <w:del w:id="682" w:author="Jujia Li" w:date="2026-02-10T23:36:00Z" w16du:dateUtc="2026-02-11T05:36:00Z"/>
        </w:rPr>
        <w:pPrChange w:id="683" w:author="Jujia Li" w:date="2026-02-14T17:36:00Z" w16du:dateUtc="2026-02-14T23:36:00Z">
          <w:pPr/>
        </w:pPrChange>
      </w:pPr>
      <w:del w:id="684" w:author="Jujia Li" w:date="2026-02-10T23:36:00Z" w16du:dateUtc="2026-02-11T05:36:00Z">
        <w:r w:rsidDel="00660043">
          <w:rPr>
            <w:b/>
          </w:rPr>
          <w:delText>Opioid Burden in Northwestern Alabama</w:delText>
        </w:r>
      </w:del>
    </w:p>
    <w:p w14:paraId="731DCA5B" w14:textId="2208F371" w:rsidR="00B1589B" w:rsidDel="00660043" w:rsidRDefault="00000000">
      <w:pPr>
        <w:spacing w:after="0"/>
        <w:ind w:firstLine="720"/>
        <w:rPr>
          <w:del w:id="685" w:author="Jujia Li" w:date="2026-02-10T23:36:00Z" w16du:dateUtc="2026-02-11T05:36:00Z"/>
        </w:rPr>
        <w:pPrChange w:id="686" w:author="Jujia Li" w:date="2026-02-14T17:36:00Z" w16du:dateUtc="2026-02-14T23:36:00Z">
          <w:pPr>
            <w:ind w:firstLine="720"/>
          </w:pPr>
        </w:pPrChange>
      </w:pPr>
      <w:del w:id="687" w:author="Jujia Li" w:date="2026-02-10T23:36:00Z" w16du:dateUtc="2026-02-11T05:36:00Z">
        <w:r w:rsidDel="00660043">
          <w:delText xml:space="preserve">From 2016 to 2019, there were </w:delText>
        </w:r>
        <w:r w:rsidR="004A1D75" w:rsidDel="00660043">
          <w:delText>760</w:delText>
        </w:r>
        <w:r w:rsidDel="00660043">
          <w:delText xml:space="preserve"> opioid-related ED visits and </w:delText>
        </w:r>
        <w:r w:rsidR="004A1D75" w:rsidDel="00660043">
          <w:delText>292</w:delText>
        </w:r>
        <w:r w:rsidDel="00660043">
          <w:delText xml:space="preserve"> opioid overdose deaths across the study region. [Describe trends — increasing, decreasing, stable].</w:delText>
        </w:r>
      </w:del>
    </w:p>
    <w:p w14:paraId="6E28082E" w14:textId="15BD4D4E" w:rsidR="00EC0673" w:rsidDel="00660043" w:rsidRDefault="002E793C">
      <w:pPr>
        <w:spacing w:after="0"/>
        <w:ind w:firstLine="720"/>
        <w:rPr>
          <w:del w:id="688" w:author="Jujia Li" w:date="2026-02-10T23:36:00Z" w16du:dateUtc="2026-02-11T05:36:00Z"/>
        </w:rPr>
        <w:pPrChange w:id="689" w:author="Jujia Li" w:date="2026-02-14T17:36:00Z" w16du:dateUtc="2026-02-14T23:36:00Z">
          <w:pPr>
            <w:ind w:firstLine="720"/>
          </w:pPr>
        </w:pPrChange>
      </w:pPr>
      <w:del w:id="690" w:author="Jujia Li" w:date="2026-02-10T23:36:00Z" w16du:dateUtc="2026-02-11T05:36:00Z">
        <w:r w:rsidDel="00660043">
          <w:delText>In Table 2</w:delText>
        </w:r>
        <w:r w:rsidR="004A1D75" w:rsidRPr="004A1D75" w:rsidDel="00660043">
          <w:delText>, the regional ED visit rate showed relative stability with a slight upward trend, moving from a</w:delText>
        </w:r>
        <w:r w:rsidR="002E213C" w:rsidDel="00660043">
          <w:delText xml:space="preserve"> total</w:delText>
        </w:r>
        <w:r w:rsidR="004A1D75" w:rsidRPr="004A1D75" w:rsidDel="00660043">
          <w:delText xml:space="preserve"> of </w:delText>
        </w:r>
        <w:r w:rsidR="002E213C" w:rsidDel="00660043">
          <w:delText>166.31</w:delText>
        </w:r>
        <w:r w:rsidR="004A1D75" w:rsidRPr="004A1D75" w:rsidDel="00660043">
          <w:delText xml:space="preserve"> per 10k in 2016 to </w:delText>
        </w:r>
        <w:r w:rsidR="002E213C" w:rsidDel="00660043">
          <w:delText>225.01</w:delText>
        </w:r>
        <w:r w:rsidR="004A1D75" w:rsidRPr="004A1D75" w:rsidDel="00660043">
          <w:delText xml:space="preserve"> per 10k in 2019. </w:delText>
        </w:r>
        <w:r w:rsidR="00EC0673" w:rsidDel="00660043">
          <w:delText>There is</w:delText>
        </w:r>
        <w:r w:rsidR="00EC0673" w:rsidRPr="00EC0673" w:rsidDel="00660043">
          <w:delText xml:space="preserve"> a distinct spatial divergence in opioid-related</w:delText>
        </w:r>
        <w:r w:rsidR="00EC0673" w:rsidDel="00660043">
          <w:delText xml:space="preserve"> ED.</w:delText>
        </w:r>
        <w:r w:rsidR="00EC0673" w:rsidRPr="00EC0673" w:rsidDel="00660043">
          <w:delText xml:space="preserve"> </w:delText>
        </w:r>
        <w:r w:rsidR="00EC0673" w:rsidDel="00660043">
          <w:delText>W</w:delText>
        </w:r>
        <w:r w:rsidR="00EC0673" w:rsidRPr="00EC0673" w:rsidDel="00660043">
          <w:delText>hile urban centers</w:delText>
        </w:r>
        <w:r w:rsidR="00EC0673" w:rsidDel="00660043">
          <w:delText xml:space="preserve"> (URcode &lt; 3)</w:delText>
        </w:r>
        <w:r w:rsidR="00EC0673" w:rsidRPr="00EC0673" w:rsidDel="00660043">
          <w:delText xml:space="preserve"> like Jefferson</w:delText>
        </w:r>
        <w:r w:rsidR="00EC0673" w:rsidDel="00660043">
          <w:delText>,</w:delText>
        </w:r>
        <w:r w:rsidR="00EC0673" w:rsidRPr="00EC0673" w:rsidDel="00660043">
          <w:delText xml:space="preserve"> Shelby</w:delText>
        </w:r>
        <w:r w:rsidR="00EC0673" w:rsidDel="00660043">
          <w:delText xml:space="preserve"> and Walker</w:delText>
        </w:r>
        <w:r w:rsidR="00EC0673" w:rsidRPr="00EC0673" w:rsidDel="00660043">
          <w:delText xml:space="preserve"> counties maintained stable ED visit rates, rural counties</w:delText>
        </w:r>
        <w:r w:rsidR="00EC0673" w:rsidDel="00660043">
          <w:delText xml:space="preserve">, </w:delText>
        </w:r>
        <w:r w:rsidR="00EC0673" w:rsidRPr="00EC0673" w:rsidDel="00660043">
          <w:delText>specifically Cherokee, Colbert, Franklin, and Lauderdale</w:delText>
        </w:r>
        <w:r w:rsidR="00EC0673" w:rsidDel="00660043">
          <w:delText xml:space="preserve">, </w:delText>
        </w:r>
        <w:r w:rsidR="00EC0673" w:rsidRPr="00EC0673" w:rsidDel="00660043">
          <w:delText xml:space="preserve">experienced an aggressive "Late-Period Surge" between 2018 and 2019. Conversely, counties such as Blount and Fayette demonstrated a "cooling" trend with consistent annual declines, suggesting that the intensifying crisis is increasingly driven by localized factors in rural, non-core areas rather than uniform statewide trends. </w:delText>
        </w:r>
      </w:del>
    </w:p>
    <w:p w14:paraId="0D5CE788" w14:textId="289756EE" w:rsidR="002E213C" w:rsidDel="00660043" w:rsidRDefault="00EC0673">
      <w:pPr>
        <w:spacing w:after="0"/>
        <w:ind w:firstLine="720"/>
        <w:rPr>
          <w:del w:id="691" w:author="Jujia Li" w:date="2026-02-10T23:36:00Z" w16du:dateUtc="2026-02-11T05:36:00Z"/>
        </w:rPr>
        <w:pPrChange w:id="692" w:author="Jujia Li" w:date="2026-02-14T17:36:00Z" w16du:dateUtc="2026-02-14T23:36:00Z">
          <w:pPr>
            <w:ind w:firstLine="720"/>
          </w:pPr>
        </w:pPrChange>
      </w:pPr>
      <w:del w:id="693" w:author="Jujia Li" w:date="2026-02-10T23:36:00Z" w16du:dateUtc="2026-02-11T05:36:00Z">
        <w:r w:rsidDel="00660043">
          <w:delText xml:space="preserve">In other hand, </w:delText>
        </w:r>
        <w:r w:rsidR="002E213C" w:rsidDel="00660043">
          <w:delText xml:space="preserve">most </w:delText>
        </w:r>
        <w:r w:rsidR="004A1D75" w:rsidRPr="004A1D75" w:rsidDel="00660043">
          <w:delText xml:space="preserve">mortality rates across the </w:delText>
        </w:r>
        <w:r w:rsidR="002E213C" w:rsidDel="00660043">
          <w:delText>counties are suppressed</w:delText>
        </w:r>
        <w:r w:rsidR="002E793C" w:rsidDel="00660043">
          <w:delText xml:space="preserve"> (marked as – in Table 2)</w:delText>
        </w:r>
        <w:r w:rsidR="002E213C" w:rsidDel="00660043">
          <w:delText xml:space="preserve"> by CDC due to small number smaller than 10, which brings challenge to our analysis. Only Jefferson, Madison,</w:delText>
        </w:r>
        <w:r w:rsidR="00E51DD6" w:rsidDel="00660043">
          <w:delText xml:space="preserve"> Pickens</w:delText>
        </w:r>
        <w:r w:rsidR="002E213C" w:rsidDel="00660043">
          <w:delText xml:space="preserve"> and Shelby have complete record of mortality.</w:delText>
        </w:r>
        <w:r w:rsidR="002E793C" w:rsidDel="00660043">
          <w:delText xml:space="preserve"> The data </w:delText>
        </w:r>
        <w:r w:rsidR="002E793C" w:rsidRPr="002E793C" w:rsidDel="00660043">
          <w:delText>suppression</w:delText>
        </w:r>
        <w:r w:rsidR="002E793C" w:rsidDel="00660043">
          <w:delText xml:space="preserve"> significantly affected</w:delText>
        </w:r>
        <w:r w:rsidR="002E793C" w:rsidRPr="002E793C" w:rsidDel="00660043">
          <w:delText xml:space="preserve"> </w:delText>
        </w:r>
        <w:r w:rsidR="002E793C" w:rsidDel="00660043">
          <w:delText>t</w:delText>
        </w:r>
        <w:r w:rsidR="002E793C" w:rsidRPr="002E793C" w:rsidDel="00660043">
          <w:delText>he</w:delText>
        </w:r>
        <w:r w:rsidR="002E793C" w:rsidDel="00660043">
          <w:delText xml:space="preserve"> total</w:delText>
        </w:r>
        <w:r w:rsidR="002E793C" w:rsidRPr="002E793C" w:rsidDel="00660043">
          <w:delText xml:space="preserve"> mortality rates </w:delText>
        </w:r>
        <w:r w:rsidR="002E793C" w:rsidDel="00660043">
          <w:delText xml:space="preserve">of 22 counties </w:delText>
        </w:r>
        <w:r w:rsidR="002E793C" w:rsidRPr="002E793C" w:rsidDel="00660043">
          <w:delText xml:space="preserve">(ranging from 58.7 to 89.07 per 100,000). Consequently, the aggregated regional rates likely represent an underestimation of the total opioid-related mortality. The rates fluctuate significantly because the population in these counties is small. In these cases, a very small change in the actual number of deaths causes a large and misleading jump in the calculated rate. This makes the data look more unstable than it </w:delText>
        </w:r>
        <w:r w:rsidRPr="002E793C" w:rsidDel="00660043">
          <w:delText>is</w:delText>
        </w:r>
        <w:r w:rsidR="002E793C" w:rsidRPr="002E793C" w:rsidDel="00660043">
          <w:delText>.</w:delText>
        </w:r>
      </w:del>
    </w:p>
    <w:p w14:paraId="5A622BDC" w14:textId="035C87B0" w:rsidR="000331EB" w:rsidRPr="000331EB" w:rsidDel="0051782D" w:rsidRDefault="00000000">
      <w:pPr>
        <w:spacing w:after="0"/>
        <w:rPr>
          <w:del w:id="694" w:author="Jujia Li" w:date="2026-02-10T23:24:00Z" w16du:dateUtc="2026-02-11T05:24:00Z"/>
          <w:b/>
          <w:bCs/>
          <w:iCs/>
        </w:rPr>
        <w:pPrChange w:id="695" w:author="Jujia Li" w:date="2026-02-14T17:36:00Z" w16du:dateUtc="2026-02-14T23:36:00Z">
          <w:pPr/>
        </w:pPrChange>
      </w:pPr>
      <w:del w:id="696" w:author="Jujia Li" w:date="2026-02-10T23:24:00Z" w16du:dateUtc="2026-02-11T05:24:00Z">
        <w:r w:rsidRPr="000331EB" w:rsidDel="0051782D">
          <w:rPr>
            <w:b/>
            <w:bCs/>
            <w:iCs/>
          </w:rPr>
          <w:delText>Table 2</w:delText>
        </w:r>
        <w:r w:rsidR="00557926" w:rsidDel="0051782D">
          <w:rPr>
            <w:b/>
            <w:bCs/>
            <w:iCs/>
          </w:rPr>
          <w:delText xml:space="preserve"> merged to Table1</w:delText>
        </w:r>
      </w:del>
    </w:p>
    <w:p w14:paraId="58E8EAF6" w14:textId="7312676D" w:rsidR="00B1589B" w:rsidRPr="000331EB" w:rsidDel="0051782D" w:rsidRDefault="00000000">
      <w:pPr>
        <w:spacing w:after="0"/>
        <w:rPr>
          <w:del w:id="697" w:author="Jujia Li" w:date="2026-02-10T23:24:00Z" w16du:dateUtc="2026-02-11T05:24:00Z"/>
          <w:i/>
        </w:rPr>
        <w:pPrChange w:id="698" w:author="Jujia Li" w:date="2026-02-14T17:36:00Z" w16du:dateUtc="2026-02-14T23:36:00Z">
          <w:pPr/>
        </w:pPrChange>
      </w:pPr>
      <w:del w:id="699" w:author="Jujia Li" w:date="2026-02-10T23:24:00Z" w16du:dateUtc="2026-02-11T05:24:00Z">
        <w:r w:rsidRPr="000331EB" w:rsidDel="0051782D">
          <w:rPr>
            <w:i/>
          </w:rPr>
          <w:delText>Summary of Opioid-Related ED Visits and Mortality by County</w:delText>
        </w:r>
      </w:del>
    </w:p>
    <w:tbl>
      <w:tblPr>
        <w:tblW w:w="0" w:type="auto"/>
        <w:tblInd w:w="108" w:type="dxa"/>
        <w:tblBorders>
          <w:top w:val="single" w:sz="4" w:space="0" w:color="auto"/>
          <w:bottom w:val="single" w:sz="4" w:space="0" w:color="auto"/>
        </w:tblBorders>
        <w:tblLook w:val="04A0" w:firstRow="1" w:lastRow="0" w:firstColumn="1" w:lastColumn="0" w:noHBand="0" w:noVBand="1"/>
      </w:tblPr>
      <w:tblGrid>
        <w:gridCol w:w="1116"/>
        <w:gridCol w:w="872"/>
        <w:gridCol w:w="766"/>
        <w:gridCol w:w="666"/>
        <w:gridCol w:w="766"/>
        <w:gridCol w:w="766"/>
        <w:gridCol w:w="666"/>
        <w:gridCol w:w="666"/>
        <w:gridCol w:w="666"/>
        <w:gridCol w:w="666"/>
      </w:tblGrid>
      <w:tr w:rsidR="002E1FBC" w:rsidRPr="00F00EAC" w:rsidDel="0051782D" w14:paraId="0C5CD0AA" w14:textId="22504473" w:rsidTr="002E1FBC">
        <w:trPr>
          <w:trHeight w:val="300"/>
          <w:del w:id="700" w:author="Jujia Li" w:date="2026-02-10T23:24:00Z"/>
        </w:trPr>
        <w:tc>
          <w:tcPr>
            <w:tcW w:w="0" w:type="auto"/>
            <w:vMerge w:val="restart"/>
            <w:noWrap/>
            <w:vAlign w:val="center"/>
            <w:hideMark/>
          </w:tcPr>
          <w:p w14:paraId="642010E1" w14:textId="148E1139" w:rsidR="002E1FBC" w:rsidRPr="00F00EAC" w:rsidDel="0051782D" w:rsidRDefault="002E1FBC">
            <w:pPr>
              <w:spacing w:after="0" w:line="240" w:lineRule="auto"/>
              <w:rPr>
                <w:del w:id="701" w:author="Jujia Li" w:date="2026-02-10T23:24:00Z" w16du:dateUtc="2026-02-11T05:24:00Z"/>
                <w:rFonts w:eastAsia="Times New Roman" w:cs="Times New Roman"/>
                <w:sz w:val="20"/>
                <w:szCs w:val="20"/>
                <w:lang w:eastAsia="zh-CN"/>
              </w:rPr>
            </w:pPr>
            <w:del w:id="702" w:author="Jujia Li" w:date="2026-02-10T23:24:00Z" w16du:dateUtc="2026-02-11T05:24:00Z">
              <w:r w:rsidRPr="00F00EAC" w:rsidDel="0051782D">
                <w:rPr>
                  <w:rFonts w:eastAsia="Times New Roman" w:cs="Times New Roman"/>
                  <w:color w:val="000000"/>
                  <w:sz w:val="20"/>
                  <w:szCs w:val="20"/>
                  <w:lang w:eastAsia="zh-CN"/>
                </w:rPr>
                <w:delText>County</w:delText>
              </w:r>
            </w:del>
          </w:p>
        </w:tc>
        <w:tc>
          <w:tcPr>
            <w:tcW w:w="0" w:type="auto"/>
            <w:vMerge w:val="restart"/>
            <w:vAlign w:val="center"/>
          </w:tcPr>
          <w:p w14:paraId="4C6BCC06" w14:textId="5208AE5A" w:rsidR="002E1FBC" w:rsidRPr="002E1FBC" w:rsidDel="0051782D" w:rsidRDefault="002E1FBC">
            <w:pPr>
              <w:spacing w:after="0" w:line="240" w:lineRule="auto"/>
              <w:jc w:val="center"/>
              <w:rPr>
                <w:del w:id="703" w:author="Jujia Li" w:date="2026-02-10T23:24:00Z" w16du:dateUtc="2026-02-11T05:24:00Z"/>
                <w:rFonts w:eastAsia="Times New Roman" w:cs="Times New Roman"/>
                <w:color w:val="000000"/>
                <w:sz w:val="20"/>
                <w:szCs w:val="20"/>
                <w:lang w:eastAsia="zh-CN"/>
              </w:rPr>
            </w:pPr>
            <w:del w:id="704" w:author="Jujia Li" w:date="2026-02-10T23:24:00Z" w16du:dateUtc="2026-02-11T05:24:00Z">
              <w:r w:rsidRPr="002E1FBC" w:rsidDel="0051782D">
                <w:rPr>
                  <w:rFonts w:eastAsia="Times New Roman" w:cs="Times New Roman"/>
                  <w:sz w:val="20"/>
                  <w:szCs w:val="20"/>
                  <w:lang w:eastAsia="zh-CN"/>
                </w:rPr>
                <w:delText>URcode</w:delText>
              </w:r>
            </w:del>
          </w:p>
        </w:tc>
        <w:tc>
          <w:tcPr>
            <w:tcW w:w="0" w:type="auto"/>
            <w:gridSpan w:val="4"/>
            <w:tcBorders>
              <w:top w:val="single" w:sz="4" w:space="0" w:color="auto"/>
              <w:bottom w:val="single" w:sz="4" w:space="0" w:color="auto"/>
            </w:tcBorders>
            <w:noWrap/>
            <w:vAlign w:val="center"/>
            <w:hideMark/>
          </w:tcPr>
          <w:p w14:paraId="0DAB22E1" w14:textId="6046CD61" w:rsidR="002E1FBC" w:rsidRPr="00F00EAC" w:rsidDel="0051782D" w:rsidRDefault="002E1FBC">
            <w:pPr>
              <w:spacing w:after="0" w:line="240" w:lineRule="auto"/>
              <w:jc w:val="center"/>
              <w:rPr>
                <w:del w:id="705" w:author="Jujia Li" w:date="2026-02-10T23:24:00Z" w16du:dateUtc="2026-02-11T05:24:00Z"/>
                <w:rFonts w:eastAsia="Times New Roman" w:cs="Times New Roman"/>
                <w:sz w:val="20"/>
                <w:szCs w:val="20"/>
                <w:lang w:eastAsia="zh-CN"/>
              </w:rPr>
            </w:pPr>
            <w:del w:id="706" w:author="Jujia Li" w:date="2026-02-10T23:24:00Z" w16du:dateUtc="2026-02-11T05:24:00Z">
              <w:r w:rsidDel="0051782D">
                <w:rPr>
                  <w:rFonts w:eastAsia="Times New Roman" w:cs="Times New Roman"/>
                  <w:color w:val="000000"/>
                  <w:sz w:val="20"/>
                  <w:szCs w:val="20"/>
                  <w:lang w:eastAsia="zh-CN"/>
                </w:rPr>
                <w:delText>ED (</w:delText>
              </w:r>
              <w:r w:rsidRPr="00F00EAC" w:rsidDel="0051782D">
                <w:rPr>
                  <w:rFonts w:eastAsia="Times New Roman" w:cs="Times New Roman"/>
                  <w:color w:val="000000"/>
                  <w:sz w:val="20"/>
                  <w:szCs w:val="20"/>
                  <w:lang w:eastAsia="zh-CN"/>
                </w:rPr>
                <w:delText>per</w:delText>
              </w:r>
              <w:r w:rsidDel="0051782D">
                <w:rPr>
                  <w:rFonts w:eastAsia="Times New Roman" w:cs="Times New Roman"/>
                  <w:color w:val="000000"/>
                  <w:sz w:val="20"/>
                  <w:szCs w:val="20"/>
                  <w:lang w:eastAsia="zh-CN"/>
                </w:rPr>
                <w:delText xml:space="preserve"> </w:delText>
              </w:r>
              <w:r w:rsidRPr="00F00EAC" w:rsidDel="0051782D">
                <w:rPr>
                  <w:rFonts w:eastAsia="Times New Roman" w:cs="Times New Roman"/>
                  <w:color w:val="000000"/>
                  <w:sz w:val="20"/>
                  <w:szCs w:val="20"/>
                  <w:lang w:eastAsia="zh-CN"/>
                </w:rPr>
                <w:delText>10k</w:delText>
              </w:r>
              <w:r w:rsidDel="0051782D">
                <w:rPr>
                  <w:rFonts w:eastAsia="Times New Roman" w:cs="Times New Roman"/>
                  <w:color w:val="000000"/>
                  <w:sz w:val="20"/>
                  <w:szCs w:val="20"/>
                  <w:lang w:eastAsia="zh-CN"/>
                </w:rPr>
                <w:delText>)</w:delText>
              </w:r>
            </w:del>
          </w:p>
        </w:tc>
        <w:tc>
          <w:tcPr>
            <w:tcW w:w="0" w:type="auto"/>
            <w:gridSpan w:val="4"/>
            <w:tcBorders>
              <w:top w:val="single" w:sz="4" w:space="0" w:color="auto"/>
              <w:bottom w:val="single" w:sz="4" w:space="0" w:color="auto"/>
            </w:tcBorders>
            <w:noWrap/>
            <w:vAlign w:val="center"/>
            <w:hideMark/>
          </w:tcPr>
          <w:p w14:paraId="64C59E75" w14:textId="5E1D3A3E" w:rsidR="002E1FBC" w:rsidRPr="00F00EAC" w:rsidDel="0051782D" w:rsidRDefault="002E1FBC">
            <w:pPr>
              <w:spacing w:after="0" w:line="240" w:lineRule="auto"/>
              <w:jc w:val="center"/>
              <w:rPr>
                <w:del w:id="707" w:author="Jujia Li" w:date="2026-02-10T23:24:00Z" w16du:dateUtc="2026-02-11T05:24:00Z"/>
                <w:rFonts w:eastAsia="Times New Roman" w:cs="Times New Roman"/>
                <w:sz w:val="20"/>
                <w:szCs w:val="20"/>
                <w:lang w:eastAsia="zh-CN"/>
              </w:rPr>
            </w:pPr>
            <w:del w:id="708" w:author="Jujia Li" w:date="2026-02-10T23:24:00Z" w16du:dateUtc="2026-02-11T05:24:00Z">
              <w:r w:rsidDel="0051782D">
                <w:rPr>
                  <w:rFonts w:eastAsia="Times New Roman" w:cs="Times New Roman"/>
                  <w:color w:val="000000"/>
                  <w:sz w:val="20"/>
                  <w:szCs w:val="20"/>
                  <w:lang w:eastAsia="zh-CN"/>
                </w:rPr>
                <w:delText>D</w:delText>
              </w:r>
              <w:r w:rsidRPr="00F00EAC" w:rsidDel="0051782D">
                <w:rPr>
                  <w:rFonts w:eastAsia="Times New Roman" w:cs="Times New Roman"/>
                  <w:color w:val="000000"/>
                  <w:sz w:val="20"/>
                  <w:szCs w:val="20"/>
                  <w:lang w:eastAsia="zh-CN"/>
                </w:rPr>
                <w:delText>eaths</w:delText>
              </w:r>
              <w:r w:rsidDel="0051782D">
                <w:rPr>
                  <w:rFonts w:eastAsia="Times New Roman" w:cs="Times New Roman"/>
                  <w:color w:val="000000"/>
                  <w:sz w:val="20"/>
                  <w:szCs w:val="20"/>
                  <w:lang w:eastAsia="zh-CN"/>
                </w:rPr>
                <w:delText xml:space="preserve"> (</w:delText>
              </w:r>
              <w:r w:rsidRPr="00F00EAC" w:rsidDel="0051782D">
                <w:rPr>
                  <w:rFonts w:eastAsia="Times New Roman" w:cs="Times New Roman"/>
                  <w:color w:val="000000"/>
                  <w:sz w:val="20"/>
                  <w:szCs w:val="20"/>
                  <w:lang w:eastAsia="zh-CN"/>
                </w:rPr>
                <w:delText>per</w:delText>
              </w:r>
              <w:r w:rsidDel="0051782D">
                <w:rPr>
                  <w:rFonts w:eastAsia="Times New Roman" w:cs="Times New Roman"/>
                  <w:color w:val="000000"/>
                  <w:sz w:val="20"/>
                  <w:szCs w:val="20"/>
                  <w:lang w:eastAsia="zh-CN"/>
                </w:rPr>
                <w:delText xml:space="preserve"> </w:delText>
              </w:r>
              <w:r w:rsidRPr="00F00EAC" w:rsidDel="0051782D">
                <w:rPr>
                  <w:rFonts w:eastAsia="Times New Roman" w:cs="Times New Roman"/>
                  <w:color w:val="000000"/>
                  <w:sz w:val="20"/>
                  <w:szCs w:val="20"/>
                  <w:lang w:eastAsia="zh-CN"/>
                </w:rPr>
                <w:delText>1</w:delText>
              </w:r>
            </w:del>
            <w:del w:id="709" w:author="Jujia Li" w:date="2026-02-10T20:10:00Z" w16du:dateUtc="2026-02-11T02:10:00Z">
              <w:r w:rsidRPr="00F00EAC" w:rsidDel="00491468">
                <w:rPr>
                  <w:rFonts w:eastAsia="Times New Roman" w:cs="Times New Roman"/>
                  <w:color w:val="000000"/>
                  <w:sz w:val="20"/>
                  <w:szCs w:val="20"/>
                  <w:lang w:eastAsia="zh-CN"/>
                </w:rPr>
                <w:delText>0</w:delText>
              </w:r>
            </w:del>
            <w:del w:id="710" w:author="Jujia Li" w:date="2026-02-10T23:24:00Z" w16du:dateUtc="2026-02-11T05:24:00Z">
              <w:r w:rsidRPr="00F00EAC" w:rsidDel="0051782D">
                <w:rPr>
                  <w:rFonts w:eastAsia="Times New Roman" w:cs="Times New Roman"/>
                  <w:color w:val="000000"/>
                  <w:sz w:val="20"/>
                  <w:szCs w:val="20"/>
                  <w:lang w:eastAsia="zh-CN"/>
                </w:rPr>
                <w:delText>0k</w:delText>
              </w:r>
              <w:r w:rsidDel="0051782D">
                <w:rPr>
                  <w:rFonts w:eastAsia="Times New Roman" w:cs="Times New Roman"/>
                  <w:color w:val="000000"/>
                  <w:sz w:val="20"/>
                  <w:szCs w:val="20"/>
                  <w:lang w:eastAsia="zh-CN"/>
                </w:rPr>
                <w:delText>)</w:delText>
              </w:r>
            </w:del>
          </w:p>
        </w:tc>
      </w:tr>
      <w:tr w:rsidR="002E1FBC" w:rsidRPr="00F00EAC" w:rsidDel="0051782D" w14:paraId="5C60969C" w14:textId="3F412D47" w:rsidTr="000B5239">
        <w:trPr>
          <w:trHeight w:val="300"/>
          <w:del w:id="711" w:author="Jujia Li" w:date="2026-02-10T23:24:00Z"/>
        </w:trPr>
        <w:tc>
          <w:tcPr>
            <w:tcW w:w="0" w:type="auto"/>
            <w:vMerge/>
            <w:tcBorders>
              <w:bottom w:val="single" w:sz="4" w:space="0" w:color="auto"/>
            </w:tcBorders>
            <w:noWrap/>
            <w:vAlign w:val="center"/>
            <w:hideMark/>
          </w:tcPr>
          <w:p w14:paraId="5FBDBB49" w14:textId="7C5EC724" w:rsidR="002E1FBC" w:rsidRPr="00F00EAC" w:rsidDel="0051782D" w:rsidRDefault="002E1FBC">
            <w:pPr>
              <w:spacing w:after="0" w:line="240" w:lineRule="auto"/>
              <w:rPr>
                <w:del w:id="712" w:author="Jujia Li" w:date="2026-02-10T23:24:00Z" w16du:dateUtc="2026-02-11T05:24:00Z"/>
                <w:rFonts w:eastAsia="Times New Roman" w:cs="Times New Roman"/>
                <w:color w:val="000000"/>
                <w:sz w:val="20"/>
                <w:szCs w:val="20"/>
                <w:lang w:eastAsia="zh-CN"/>
              </w:rPr>
            </w:pPr>
          </w:p>
        </w:tc>
        <w:tc>
          <w:tcPr>
            <w:tcW w:w="0" w:type="auto"/>
            <w:vMerge/>
            <w:tcBorders>
              <w:bottom w:val="single" w:sz="4" w:space="0" w:color="auto"/>
            </w:tcBorders>
            <w:vAlign w:val="center"/>
          </w:tcPr>
          <w:p w14:paraId="45D6A5F3" w14:textId="5B0AA856" w:rsidR="002E1FBC" w:rsidRPr="00F00EAC" w:rsidDel="0051782D" w:rsidRDefault="002E1FBC">
            <w:pPr>
              <w:spacing w:after="0" w:line="240" w:lineRule="auto"/>
              <w:jc w:val="right"/>
              <w:rPr>
                <w:del w:id="713" w:author="Jujia Li" w:date="2026-02-10T23:24:00Z" w16du:dateUtc="2026-02-11T05:24:00Z"/>
                <w:rFonts w:eastAsia="Times New Roman" w:cs="Times New Roman"/>
                <w:color w:val="000000"/>
                <w:sz w:val="20"/>
                <w:szCs w:val="20"/>
                <w:lang w:eastAsia="zh-CN"/>
              </w:rPr>
            </w:pPr>
          </w:p>
        </w:tc>
        <w:tc>
          <w:tcPr>
            <w:tcW w:w="0" w:type="auto"/>
            <w:tcBorders>
              <w:top w:val="single" w:sz="4" w:space="0" w:color="auto"/>
              <w:bottom w:val="single" w:sz="4" w:space="0" w:color="auto"/>
            </w:tcBorders>
            <w:noWrap/>
            <w:vAlign w:val="center"/>
            <w:hideMark/>
          </w:tcPr>
          <w:p w14:paraId="0CC6BBD6" w14:textId="79F124DD" w:rsidR="002E1FBC" w:rsidRPr="00F00EAC" w:rsidDel="0051782D" w:rsidRDefault="002E1FBC">
            <w:pPr>
              <w:spacing w:after="0" w:line="240" w:lineRule="auto"/>
              <w:jc w:val="right"/>
              <w:rPr>
                <w:del w:id="714" w:author="Jujia Li" w:date="2026-02-10T23:24:00Z" w16du:dateUtc="2026-02-11T05:24:00Z"/>
                <w:rFonts w:eastAsia="Times New Roman" w:cs="Times New Roman"/>
                <w:color w:val="000000"/>
                <w:sz w:val="20"/>
                <w:szCs w:val="20"/>
                <w:lang w:eastAsia="zh-CN"/>
              </w:rPr>
            </w:pPr>
            <w:del w:id="715" w:author="Jujia Li" w:date="2026-02-10T23:24:00Z" w16du:dateUtc="2026-02-11T05:24:00Z">
              <w:r w:rsidRPr="00F00EAC" w:rsidDel="0051782D">
                <w:rPr>
                  <w:rFonts w:eastAsia="Times New Roman" w:cs="Times New Roman"/>
                  <w:color w:val="000000"/>
                  <w:sz w:val="20"/>
                  <w:szCs w:val="20"/>
                  <w:lang w:eastAsia="zh-CN"/>
                </w:rPr>
                <w:delText>2016</w:delText>
              </w:r>
            </w:del>
          </w:p>
        </w:tc>
        <w:tc>
          <w:tcPr>
            <w:tcW w:w="0" w:type="auto"/>
            <w:tcBorders>
              <w:top w:val="single" w:sz="4" w:space="0" w:color="auto"/>
              <w:bottom w:val="single" w:sz="4" w:space="0" w:color="auto"/>
            </w:tcBorders>
            <w:noWrap/>
            <w:vAlign w:val="center"/>
            <w:hideMark/>
          </w:tcPr>
          <w:p w14:paraId="3F20ABD4" w14:textId="72AE54A4" w:rsidR="002E1FBC" w:rsidRPr="00F00EAC" w:rsidDel="0051782D" w:rsidRDefault="002E1FBC">
            <w:pPr>
              <w:spacing w:after="0" w:line="240" w:lineRule="auto"/>
              <w:jc w:val="right"/>
              <w:rPr>
                <w:del w:id="716" w:author="Jujia Li" w:date="2026-02-10T23:24:00Z" w16du:dateUtc="2026-02-11T05:24:00Z"/>
                <w:rFonts w:eastAsia="Times New Roman" w:cs="Times New Roman"/>
                <w:color w:val="000000"/>
                <w:sz w:val="20"/>
                <w:szCs w:val="20"/>
                <w:lang w:eastAsia="zh-CN"/>
              </w:rPr>
            </w:pPr>
            <w:del w:id="717" w:author="Jujia Li" w:date="2026-02-10T23:24:00Z" w16du:dateUtc="2026-02-11T05:24:00Z">
              <w:r w:rsidRPr="00F00EAC" w:rsidDel="0051782D">
                <w:rPr>
                  <w:rFonts w:eastAsia="Times New Roman" w:cs="Times New Roman"/>
                  <w:color w:val="000000"/>
                  <w:sz w:val="20"/>
                  <w:szCs w:val="20"/>
                  <w:lang w:eastAsia="zh-CN"/>
                </w:rPr>
                <w:delText>2017</w:delText>
              </w:r>
            </w:del>
          </w:p>
        </w:tc>
        <w:tc>
          <w:tcPr>
            <w:tcW w:w="0" w:type="auto"/>
            <w:tcBorders>
              <w:top w:val="single" w:sz="4" w:space="0" w:color="auto"/>
              <w:bottom w:val="single" w:sz="4" w:space="0" w:color="auto"/>
            </w:tcBorders>
            <w:noWrap/>
            <w:vAlign w:val="center"/>
            <w:hideMark/>
          </w:tcPr>
          <w:p w14:paraId="636CA880" w14:textId="7495DBD9" w:rsidR="002E1FBC" w:rsidRPr="00F00EAC" w:rsidDel="0051782D" w:rsidRDefault="002E1FBC">
            <w:pPr>
              <w:spacing w:after="0" w:line="240" w:lineRule="auto"/>
              <w:jc w:val="right"/>
              <w:rPr>
                <w:del w:id="718" w:author="Jujia Li" w:date="2026-02-10T23:24:00Z" w16du:dateUtc="2026-02-11T05:24:00Z"/>
                <w:rFonts w:eastAsia="Times New Roman" w:cs="Times New Roman"/>
                <w:color w:val="000000"/>
                <w:sz w:val="20"/>
                <w:szCs w:val="20"/>
                <w:lang w:eastAsia="zh-CN"/>
              </w:rPr>
            </w:pPr>
            <w:del w:id="719" w:author="Jujia Li" w:date="2026-02-10T23:24:00Z" w16du:dateUtc="2026-02-11T05:24:00Z">
              <w:r w:rsidRPr="00F00EAC" w:rsidDel="0051782D">
                <w:rPr>
                  <w:rFonts w:eastAsia="Times New Roman" w:cs="Times New Roman"/>
                  <w:color w:val="000000"/>
                  <w:sz w:val="20"/>
                  <w:szCs w:val="20"/>
                  <w:lang w:eastAsia="zh-CN"/>
                </w:rPr>
                <w:delText>2018</w:delText>
              </w:r>
            </w:del>
          </w:p>
        </w:tc>
        <w:tc>
          <w:tcPr>
            <w:tcW w:w="0" w:type="auto"/>
            <w:tcBorders>
              <w:top w:val="single" w:sz="4" w:space="0" w:color="auto"/>
              <w:bottom w:val="single" w:sz="4" w:space="0" w:color="auto"/>
            </w:tcBorders>
            <w:noWrap/>
            <w:vAlign w:val="center"/>
            <w:hideMark/>
          </w:tcPr>
          <w:p w14:paraId="5A891116" w14:textId="4D4E935C" w:rsidR="002E1FBC" w:rsidRPr="00F00EAC" w:rsidDel="0051782D" w:rsidRDefault="002E1FBC">
            <w:pPr>
              <w:spacing w:after="0" w:line="240" w:lineRule="auto"/>
              <w:jc w:val="right"/>
              <w:rPr>
                <w:del w:id="720" w:author="Jujia Li" w:date="2026-02-10T23:24:00Z" w16du:dateUtc="2026-02-11T05:24:00Z"/>
                <w:rFonts w:eastAsia="Times New Roman" w:cs="Times New Roman"/>
                <w:color w:val="000000"/>
                <w:sz w:val="20"/>
                <w:szCs w:val="20"/>
                <w:lang w:eastAsia="zh-CN"/>
              </w:rPr>
            </w:pPr>
            <w:del w:id="721" w:author="Jujia Li" w:date="2026-02-10T23:24:00Z" w16du:dateUtc="2026-02-11T05:24:00Z">
              <w:r w:rsidRPr="00F00EAC" w:rsidDel="0051782D">
                <w:rPr>
                  <w:rFonts w:eastAsia="Times New Roman" w:cs="Times New Roman"/>
                  <w:color w:val="000000"/>
                  <w:sz w:val="20"/>
                  <w:szCs w:val="20"/>
                  <w:lang w:eastAsia="zh-CN"/>
                </w:rPr>
                <w:delText>2019</w:delText>
              </w:r>
            </w:del>
          </w:p>
        </w:tc>
        <w:tc>
          <w:tcPr>
            <w:tcW w:w="0" w:type="auto"/>
            <w:tcBorders>
              <w:top w:val="single" w:sz="4" w:space="0" w:color="auto"/>
              <w:bottom w:val="single" w:sz="4" w:space="0" w:color="auto"/>
            </w:tcBorders>
            <w:noWrap/>
            <w:vAlign w:val="center"/>
            <w:hideMark/>
          </w:tcPr>
          <w:p w14:paraId="576169FC" w14:textId="499624DE" w:rsidR="002E1FBC" w:rsidRPr="00F00EAC" w:rsidDel="0051782D" w:rsidRDefault="002E1FBC">
            <w:pPr>
              <w:spacing w:after="0" w:line="240" w:lineRule="auto"/>
              <w:jc w:val="right"/>
              <w:rPr>
                <w:del w:id="722" w:author="Jujia Li" w:date="2026-02-10T23:24:00Z" w16du:dateUtc="2026-02-11T05:24:00Z"/>
                <w:rFonts w:eastAsia="Times New Roman" w:cs="Times New Roman"/>
                <w:color w:val="000000"/>
                <w:sz w:val="20"/>
                <w:szCs w:val="20"/>
                <w:lang w:eastAsia="zh-CN"/>
              </w:rPr>
            </w:pPr>
            <w:del w:id="723" w:author="Jujia Li" w:date="2026-02-10T23:24:00Z" w16du:dateUtc="2026-02-11T05:24:00Z">
              <w:r w:rsidRPr="00F00EAC" w:rsidDel="0051782D">
                <w:rPr>
                  <w:rFonts w:eastAsia="Times New Roman" w:cs="Times New Roman"/>
                  <w:color w:val="000000"/>
                  <w:sz w:val="20"/>
                  <w:szCs w:val="20"/>
                  <w:lang w:eastAsia="zh-CN"/>
                </w:rPr>
                <w:delText>2016</w:delText>
              </w:r>
            </w:del>
          </w:p>
        </w:tc>
        <w:tc>
          <w:tcPr>
            <w:tcW w:w="0" w:type="auto"/>
            <w:tcBorders>
              <w:top w:val="single" w:sz="4" w:space="0" w:color="auto"/>
              <w:bottom w:val="single" w:sz="4" w:space="0" w:color="auto"/>
            </w:tcBorders>
            <w:noWrap/>
            <w:vAlign w:val="center"/>
            <w:hideMark/>
          </w:tcPr>
          <w:p w14:paraId="4F2BBF17" w14:textId="4CF62C29" w:rsidR="002E1FBC" w:rsidRPr="00F00EAC" w:rsidDel="0051782D" w:rsidRDefault="002E1FBC">
            <w:pPr>
              <w:spacing w:after="0" w:line="240" w:lineRule="auto"/>
              <w:jc w:val="right"/>
              <w:rPr>
                <w:del w:id="724" w:author="Jujia Li" w:date="2026-02-10T23:24:00Z" w16du:dateUtc="2026-02-11T05:24:00Z"/>
                <w:rFonts w:eastAsia="Times New Roman" w:cs="Times New Roman"/>
                <w:color w:val="000000"/>
                <w:sz w:val="20"/>
                <w:szCs w:val="20"/>
                <w:lang w:eastAsia="zh-CN"/>
              </w:rPr>
            </w:pPr>
            <w:del w:id="725" w:author="Jujia Li" w:date="2026-02-10T23:24:00Z" w16du:dateUtc="2026-02-11T05:24:00Z">
              <w:r w:rsidRPr="00F00EAC" w:rsidDel="0051782D">
                <w:rPr>
                  <w:rFonts w:eastAsia="Times New Roman" w:cs="Times New Roman"/>
                  <w:color w:val="000000"/>
                  <w:sz w:val="20"/>
                  <w:szCs w:val="20"/>
                  <w:lang w:eastAsia="zh-CN"/>
                </w:rPr>
                <w:delText>2017</w:delText>
              </w:r>
            </w:del>
          </w:p>
        </w:tc>
        <w:tc>
          <w:tcPr>
            <w:tcW w:w="0" w:type="auto"/>
            <w:tcBorders>
              <w:top w:val="single" w:sz="4" w:space="0" w:color="auto"/>
              <w:bottom w:val="single" w:sz="4" w:space="0" w:color="auto"/>
            </w:tcBorders>
            <w:noWrap/>
            <w:vAlign w:val="center"/>
            <w:hideMark/>
          </w:tcPr>
          <w:p w14:paraId="5C4EA753" w14:textId="4564CEFE" w:rsidR="002E1FBC" w:rsidRPr="00F00EAC" w:rsidDel="0051782D" w:rsidRDefault="002E1FBC">
            <w:pPr>
              <w:spacing w:after="0" w:line="240" w:lineRule="auto"/>
              <w:jc w:val="right"/>
              <w:rPr>
                <w:del w:id="726" w:author="Jujia Li" w:date="2026-02-10T23:24:00Z" w16du:dateUtc="2026-02-11T05:24:00Z"/>
                <w:rFonts w:eastAsia="Times New Roman" w:cs="Times New Roman"/>
                <w:color w:val="000000"/>
                <w:sz w:val="20"/>
                <w:szCs w:val="20"/>
                <w:lang w:eastAsia="zh-CN"/>
              </w:rPr>
            </w:pPr>
            <w:del w:id="727" w:author="Jujia Li" w:date="2026-02-10T23:24:00Z" w16du:dateUtc="2026-02-11T05:24:00Z">
              <w:r w:rsidRPr="00F00EAC" w:rsidDel="0051782D">
                <w:rPr>
                  <w:rFonts w:eastAsia="Times New Roman" w:cs="Times New Roman"/>
                  <w:color w:val="000000"/>
                  <w:sz w:val="20"/>
                  <w:szCs w:val="20"/>
                  <w:lang w:eastAsia="zh-CN"/>
                </w:rPr>
                <w:delText>2018</w:delText>
              </w:r>
            </w:del>
          </w:p>
        </w:tc>
        <w:tc>
          <w:tcPr>
            <w:tcW w:w="0" w:type="auto"/>
            <w:tcBorders>
              <w:top w:val="single" w:sz="4" w:space="0" w:color="auto"/>
              <w:bottom w:val="single" w:sz="4" w:space="0" w:color="auto"/>
            </w:tcBorders>
            <w:noWrap/>
            <w:vAlign w:val="center"/>
            <w:hideMark/>
          </w:tcPr>
          <w:p w14:paraId="5076106A" w14:textId="2334E4FB" w:rsidR="002E1FBC" w:rsidRPr="00F00EAC" w:rsidDel="0051782D" w:rsidRDefault="002E1FBC">
            <w:pPr>
              <w:spacing w:after="0" w:line="240" w:lineRule="auto"/>
              <w:jc w:val="right"/>
              <w:rPr>
                <w:del w:id="728" w:author="Jujia Li" w:date="2026-02-10T23:24:00Z" w16du:dateUtc="2026-02-11T05:24:00Z"/>
                <w:rFonts w:eastAsia="Times New Roman" w:cs="Times New Roman"/>
                <w:color w:val="000000"/>
                <w:sz w:val="20"/>
                <w:szCs w:val="20"/>
                <w:lang w:eastAsia="zh-CN"/>
              </w:rPr>
            </w:pPr>
            <w:del w:id="729" w:author="Jujia Li" w:date="2026-02-10T23:24:00Z" w16du:dateUtc="2026-02-11T05:24:00Z">
              <w:r w:rsidRPr="00F00EAC" w:rsidDel="0051782D">
                <w:rPr>
                  <w:rFonts w:eastAsia="Times New Roman" w:cs="Times New Roman"/>
                  <w:color w:val="000000"/>
                  <w:sz w:val="20"/>
                  <w:szCs w:val="20"/>
                  <w:lang w:eastAsia="zh-CN"/>
                </w:rPr>
                <w:delText>2019</w:delText>
              </w:r>
            </w:del>
          </w:p>
        </w:tc>
      </w:tr>
      <w:tr w:rsidR="002E1FBC" w:rsidRPr="00F00EAC" w:rsidDel="0051782D" w14:paraId="2AAA72F2" w14:textId="6A9322B9" w:rsidTr="000B5239">
        <w:trPr>
          <w:trHeight w:val="300"/>
          <w:del w:id="730" w:author="Jujia Li" w:date="2026-02-10T23:24:00Z"/>
        </w:trPr>
        <w:tc>
          <w:tcPr>
            <w:tcW w:w="0" w:type="auto"/>
            <w:tcBorders>
              <w:top w:val="single" w:sz="4" w:space="0" w:color="auto"/>
            </w:tcBorders>
            <w:noWrap/>
            <w:vAlign w:val="center"/>
            <w:hideMark/>
          </w:tcPr>
          <w:p w14:paraId="007ED24A" w14:textId="48C3ABFE" w:rsidR="002E1FBC" w:rsidRPr="00F00EAC" w:rsidDel="0051782D" w:rsidRDefault="002E1FBC">
            <w:pPr>
              <w:spacing w:after="0" w:line="240" w:lineRule="auto"/>
              <w:rPr>
                <w:del w:id="731" w:author="Jujia Li" w:date="2026-02-10T23:24:00Z" w16du:dateUtc="2026-02-11T05:24:00Z"/>
                <w:rFonts w:eastAsia="Times New Roman" w:cs="Times New Roman"/>
                <w:color w:val="000000"/>
                <w:sz w:val="20"/>
                <w:szCs w:val="20"/>
                <w:lang w:eastAsia="zh-CN"/>
              </w:rPr>
            </w:pPr>
            <w:del w:id="732" w:author="Jujia Li" w:date="2026-02-10T23:24:00Z" w16du:dateUtc="2026-02-11T05:24:00Z">
              <w:r w:rsidRPr="00F00EAC" w:rsidDel="0051782D">
                <w:rPr>
                  <w:rFonts w:cs="Times New Roman"/>
                  <w:sz w:val="20"/>
                  <w:szCs w:val="20"/>
                </w:rPr>
                <w:delText>Blount</w:delText>
              </w:r>
            </w:del>
          </w:p>
        </w:tc>
        <w:tc>
          <w:tcPr>
            <w:tcW w:w="0" w:type="auto"/>
            <w:tcBorders>
              <w:top w:val="single" w:sz="4" w:space="0" w:color="auto"/>
            </w:tcBorders>
            <w:vAlign w:val="center"/>
          </w:tcPr>
          <w:p w14:paraId="36EB749A" w14:textId="3623FB1B" w:rsidR="002E1FBC" w:rsidRPr="002E213C" w:rsidDel="0051782D" w:rsidRDefault="002E1FBC">
            <w:pPr>
              <w:spacing w:after="0" w:line="240" w:lineRule="auto"/>
              <w:jc w:val="right"/>
              <w:rPr>
                <w:del w:id="733" w:author="Jujia Li" w:date="2026-02-10T23:24:00Z" w16du:dateUtc="2026-02-11T05:24:00Z"/>
                <w:rFonts w:cs="Times New Roman"/>
                <w:color w:val="000000"/>
                <w:sz w:val="20"/>
                <w:szCs w:val="20"/>
              </w:rPr>
            </w:pPr>
            <w:del w:id="734" w:author="Jujia Li" w:date="2026-02-10T23:24:00Z" w16du:dateUtc="2026-02-11T05:24:00Z">
              <w:r w:rsidRPr="0022125D" w:rsidDel="0051782D">
                <w:rPr>
                  <w:rFonts w:cs="Times New Roman"/>
                  <w:color w:val="000000"/>
                  <w:sz w:val="20"/>
                  <w:szCs w:val="20"/>
                </w:rPr>
                <w:delText>2</w:delText>
              </w:r>
            </w:del>
          </w:p>
        </w:tc>
        <w:tc>
          <w:tcPr>
            <w:tcW w:w="0" w:type="auto"/>
            <w:tcBorders>
              <w:top w:val="single" w:sz="4" w:space="0" w:color="auto"/>
            </w:tcBorders>
            <w:noWrap/>
            <w:vAlign w:val="bottom"/>
            <w:hideMark/>
          </w:tcPr>
          <w:p w14:paraId="1C561EC7" w14:textId="49183E83" w:rsidR="002E1FBC" w:rsidRPr="002E213C" w:rsidDel="0051782D" w:rsidRDefault="002E1FBC">
            <w:pPr>
              <w:spacing w:after="0" w:line="240" w:lineRule="auto"/>
              <w:jc w:val="right"/>
              <w:rPr>
                <w:del w:id="735" w:author="Jujia Li" w:date="2026-02-10T23:24:00Z" w16du:dateUtc="2026-02-11T05:24:00Z"/>
                <w:rFonts w:eastAsia="Times New Roman" w:cs="Times New Roman"/>
                <w:color w:val="000000"/>
                <w:sz w:val="20"/>
                <w:szCs w:val="20"/>
                <w:lang w:eastAsia="zh-CN"/>
              </w:rPr>
            </w:pPr>
            <w:del w:id="736" w:author="Jujia Li" w:date="2026-02-10T23:24:00Z" w16du:dateUtc="2026-02-11T05:24:00Z">
              <w:r w:rsidRPr="002E213C" w:rsidDel="0051782D">
                <w:rPr>
                  <w:rFonts w:cs="Times New Roman"/>
                  <w:color w:val="000000"/>
                  <w:sz w:val="20"/>
                  <w:szCs w:val="20"/>
                </w:rPr>
                <w:delText>17.74</w:delText>
              </w:r>
            </w:del>
          </w:p>
        </w:tc>
        <w:tc>
          <w:tcPr>
            <w:tcW w:w="0" w:type="auto"/>
            <w:tcBorders>
              <w:top w:val="single" w:sz="4" w:space="0" w:color="auto"/>
            </w:tcBorders>
            <w:noWrap/>
            <w:vAlign w:val="bottom"/>
            <w:hideMark/>
          </w:tcPr>
          <w:p w14:paraId="2EE76D1F" w14:textId="546DA575" w:rsidR="002E1FBC" w:rsidRPr="002E213C" w:rsidDel="0051782D" w:rsidRDefault="002E1FBC">
            <w:pPr>
              <w:spacing w:after="0" w:line="240" w:lineRule="auto"/>
              <w:jc w:val="right"/>
              <w:rPr>
                <w:del w:id="737" w:author="Jujia Li" w:date="2026-02-10T23:24:00Z" w16du:dateUtc="2026-02-11T05:24:00Z"/>
                <w:rFonts w:eastAsia="Times New Roman" w:cs="Times New Roman"/>
                <w:color w:val="000000"/>
                <w:sz w:val="20"/>
                <w:szCs w:val="20"/>
                <w:lang w:eastAsia="zh-CN"/>
              </w:rPr>
            </w:pPr>
            <w:del w:id="738" w:author="Jujia Li" w:date="2026-02-10T23:24:00Z" w16du:dateUtc="2026-02-11T05:24:00Z">
              <w:r w:rsidRPr="002E213C" w:rsidDel="0051782D">
                <w:rPr>
                  <w:rFonts w:cs="Times New Roman"/>
                  <w:color w:val="000000"/>
                  <w:sz w:val="20"/>
                  <w:szCs w:val="20"/>
                </w:rPr>
                <w:delText>16.27</w:delText>
              </w:r>
            </w:del>
          </w:p>
        </w:tc>
        <w:tc>
          <w:tcPr>
            <w:tcW w:w="0" w:type="auto"/>
            <w:tcBorders>
              <w:top w:val="single" w:sz="4" w:space="0" w:color="auto"/>
            </w:tcBorders>
            <w:noWrap/>
            <w:vAlign w:val="bottom"/>
            <w:hideMark/>
          </w:tcPr>
          <w:p w14:paraId="7F51FF69" w14:textId="5390BADC" w:rsidR="002E1FBC" w:rsidRPr="002E213C" w:rsidDel="0051782D" w:rsidRDefault="002E1FBC">
            <w:pPr>
              <w:spacing w:after="0" w:line="240" w:lineRule="auto"/>
              <w:jc w:val="right"/>
              <w:rPr>
                <w:del w:id="739" w:author="Jujia Li" w:date="2026-02-10T23:24:00Z" w16du:dateUtc="2026-02-11T05:24:00Z"/>
                <w:rFonts w:eastAsia="Times New Roman" w:cs="Times New Roman"/>
                <w:color w:val="000000"/>
                <w:sz w:val="20"/>
                <w:szCs w:val="20"/>
                <w:lang w:eastAsia="zh-CN"/>
              </w:rPr>
            </w:pPr>
            <w:del w:id="740" w:author="Jujia Li" w:date="2026-02-10T23:24:00Z" w16du:dateUtc="2026-02-11T05:24:00Z">
              <w:r w:rsidRPr="002E213C" w:rsidDel="0051782D">
                <w:rPr>
                  <w:rFonts w:cs="Times New Roman"/>
                  <w:color w:val="000000"/>
                  <w:sz w:val="20"/>
                  <w:szCs w:val="20"/>
                </w:rPr>
                <w:delText>10.04</w:delText>
              </w:r>
            </w:del>
          </w:p>
        </w:tc>
        <w:tc>
          <w:tcPr>
            <w:tcW w:w="0" w:type="auto"/>
            <w:tcBorders>
              <w:top w:val="single" w:sz="4" w:space="0" w:color="auto"/>
            </w:tcBorders>
            <w:noWrap/>
            <w:vAlign w:val="bottom"/>
            <w:hideMark/>
          </w:tcPr>
          <w:p w14:paraId="07C049BC" w14:textId="038F841A" w:rsidR="002E1FBC" w:rsidRPr="002E213C" w:rsidDel="0051782D" w:rsidRDefault="002E1FBC">
            <w:pPr>
              <w:spacing w:after="0" w:line="240" w:lineRule="auto"/>
              <w:jc w:val="right"/>
              <w:rPr>
                <w:del w:id="741" w:author="Jujia Li" w:date="2026-02-10T23:24:00Z" w16du:dateUtc="2026-02-11T05:24:00Z"/>
                <w:rFonts w:eastAsia="Times New Roman" w:cs="Times New Roman"/>
                <w:color w:val="000000"/>
                <w:sz w:val="20"/>
                <w:szCs w:val="20"/>
                <w:lang w:eastAsia="zh-CN"/>
              </w:rPr>
            </w:pPr>
            <w:del w:id="742" w:author="Jujia Li" w:date="2026-02-10T23:24:00Z" w16du:dateUtc="2026-02-11T05:24:00Z">
              <w:r w:rsidRPr="002E213C" w:rsidDel="0051782D">
                <w:rPr>
                  <w:rFonts w:cs="Times New Roman"/>
                  <w:color w:val="000000"/>
                  <w:sz w:val="20"/>
                  <w:szCs w:val="20"/>
                </w:rPr>
                <w:delText>7.26</w:delText>
              </w:r>
            </w:del>
          </w:p>
        </w:tc>
        <w:tc>
          <w:tcPr>
            <w:tcW w:w="0" w:type="auto"/>
            <w:tcBorders>
              <w:top w:val="single" w:sz="4" w:space="0" w:color="auto"/>
            </w:tcBorders>
            <w:noWrap/>
            <w:vAlign w:val="bottom"/>
            <w:hideMark/>
          </w:tcPr>
          <w:p w14:paraId="76D9606C" w14:textId="23B90219" w:rsidR="002E1FBC" w:rsidRPr="002E213C" w:rsidDel="0051782D" w:rsidRDefault="002E1FBC">
            <w:pPr>
              <w:spacing w:after="0" w:line="240" w:lineRule="auto"/>
              <w:jc w:val="right"/>
              <w:rPr>
                <w:del w:id="743" w:author="Jujia Li" w:date="2026-02-10T23:24:00Z" w16du:dateUtc="2026-02-11T05:24:00Z"/>
                <w:rFonts w:eastAsia="Times New Roman" w:cs="Times New Roman"/>
                <w:color w:val="000000"/>
                <w:sz w:val="20"/>
                <w:szCs w:val="20"/>
                <w:lang w:eastAsia="zh-CN"/>
              </w:rPr>
            </w:pPr>
            <w:del w:id="744" w:author="Jujia Li" w:date="2026-02-10T23:24:00Z" w16du:dateUtc="2026-02-11T05:24:00Z">
              <w:r w:rsidDel="0051782D">
                <w:rPr>
                  <w:rFonts w:cs="Times New Roman"/>
                  <w:color w:val="000000"/>
                  <w:sz w:val="20"/>
                  <w:szCs w:val="20"/>
                </w:rPr>
                <w:delText>-</w:delText>
              </w:r>
            </w:del>
          </w:p>
        </w:tc>
        <w:tc>
          <w:tcPr>
            <w:tcW w:w="0" w:type="auto"/>
            <w:tcBorders>
              <w:top w:val="single" w:sz="4" w:space="0" w:color="auto"/>
            </w:tcBorders>
            <w:noWrap/>
            <w:vAlign w:val="bottom"/>
            <w:hideMark/>
          </w:tcPr>
          <w:p w14:paraId="0C55191B" w14:textId="0339EAD0" w:rsidR="002E1FBC" w:rsidRPr="002E213C" w:rsidDel="0051782D" w:rsidRDefault="002E1FBC">
            <w:pPr>
              <w:spacing w:after="0" w:line="240" w:lineRule="auto"/>
              <w:jc w:val="right"/>
              <w:rPr>
                <w:del w:id="745" w:author="Jujia Li" w:date="2026-02-10T23:24:00Z" w16du:dateUtc="2026-02-11T05:24:00Z"/>
                <w:rFonts w:eastAsia="Times New Roman" w:cs="Times New Roman"/>
                <w:color w:val="000000"/>
                <w:sz w:val="20"/>
                <w:szCs w:val="20"/>
                <w:lang w:eastAsia="zh-CN"/>
              </w:rPr>
            </w:pPr>
            <w:del w:id="746" w:author="Jujia Li" w:date="2026-02-10T23:24:00Z" w16du:dateUtc="2026-02-11T05:24:00Z">
              <w:r w:rsidDel="0051782D">
                <w:rPr>
                  <w:rFonts w:cs="Times New Roman"/>
                  <w:color w:val="000000"/>
                  <w:sz w:val="20"/>
                  <w:szCs w:val="20"/>
                </w:rPr>
                <w:delText>-</w:delText>
              </w:r>
            </w:del>
          </w:p>
        </w:tc>
        <w:tc>
          <w:tcPr>
            <w:tcW w:w="0" w:type="auto"/>
            <w:tcBorders>
              <w:top w:val="single" w:sz="4" w:space="0" w:color="auto"/>
            </w:tcBorders>
            <w:noWrap/>
            <w:vAlign w:val="bottom"/>
            <w:hideMark/>
          </w:tcPr>
          <w:p w14:paraId="37B0DCAD" w14:textId="5D758CC1" w:rsidR="002E1FBC" w:rsidRPr="002E213C" w:rsidDel="0051782D" w:rsidRDefault="002E1FBC">
            <w:pPr>
              <w:spacing w:after="0" w:line="240" w:lineRule="auto"/>
              <w:jc w:val="right"/>
              <w:rPr>
                <w:del w:id="747" w:author="Jujia Li" w:date="2026-02-10T23:24:00Z" w16du:dateUtc="2026-02-11T05:24:00Z"/>
                <w:rFonts w:eastAsia="Times New Roman" w:cs="Times New Roman"/>
                <w:color w:val="000000"/>
                <w:sz w:val="20"/>
                <w:szCs w:val="20"/>
                <w:lang w:eastAsia="zh-CN"/>
              </w:rPr>
            </w:pPr>
            <w:del w:id="748" w:author="Jujia Li" w:date="2026-02-10T23:24:00Z" w16du:dateUtc="2026-02-11T05:24:00Z">
              <w:r w:rsidDel="0051782D">
                <w:rPr>
                  <w:rFonts w:cs="Times New Roman"/>
                  <w:color w:val="000000"/>
                  <w:sz w:val="20"/>
                  <w:szCs w:val="20"/>
                </w:rPr>
                <w:delText>-</w:delText>
              </w:r>
            </w:del>
          </w:p>
        </w:tc>
        <w:tc>
          <w:tcPr>
            <w:tcW w:w="0" w:type="auto"/>
            <w:tcBorders>
              <w:top w:val="single" w:sz="4" w:space="0" w:color="auto"/>
            </w:tcBorders>
            <w:noWrap/>
            <w:vAlign w:val="bottom"/>
            <w:hideMark/>
          </w:tcPr>
          <w:p w14:paraId="170EB7B6" w14:textId="4BFAAB86" w:rsidR="002E1FBC" w:rsidRPr="002E213C" w:rsidDel="0051782D" w:rsidRDefault="002E1FBC">
            <w:pPr>
              <w:spacing w:after="0" w:line="240" w:lineRule="auto"/>
              <w:jc w:val="right"/>
              <w:rPr>
                <w:del w:id="749" w:author="Jujia Li" w:date="2026-02-10T23:24:00Z" w16du:dateUtc="2026-02-11T05:24:00Z"/>
                <w:rFonts w:eastAsia="Times New Roman" w:cs="Times New Roman"/>
                <w:color w:val="000000"/>
                <w:sz w:val="20"/>
                <w:szCs w:val="20"/>
                <w:lang w:eastAsia="zh-CN"/>
              </w:rPr>
            </w:pPr>
            <w:del w:id="750" w:author="Jujia Li" w:date="2026-02-10T23:24:00Z" w16du:dateUtc="2026-02-11T05:24:00Z">
              <w:r w:rsidDel="0051782D">
                <w:rPr>
                  <w:rFonts w:cs="Times New Roman"/>
                  <w:color w:val="000000"/>
                  <w:sz w:val="20"/>
                  <w:szCs w:val="20"/>
                </w:rPr>
                <w:delText>-</w:delText>
              </w:r>
            </w:del>
          </w:p>
        </w:tc>
      </w:tr>
      <w:tr w:rsidR="002E1FBC" w:rsidRPr="00F00EAC" w:rsidDel="0051782D" w14:paraId="099C92FB" w14:textId="0AA0FE0F" w:rsidTr="000B5239">
        <w:trPr>
          <w:trHeight w:val="300"/>
          <w:del w:id="751" w:author="Jujia Li" w:date="2026-02-10T23:24:00Z"/>
        </w:trPr>
        <w:tc>
          <w:tcPr>
            <w:tcW w:w="0" w:type="auto"/>
            <w:noWrap/>
            <w:vAlign w:val="center"/>
            <w:hideMark/>
          </w:tcPr>
          <w:p w14:paraId="68087FBC" w14:textId="2D0F3692" w:rsidR="002E1FBC" w:rsidRPr="00F00EAC" w:rsidDel="0051782D" w:rsidRDefault="002E1FBC">
            <w:pPr>
              <w:spacing w:after="0" w:line="240" w:lineRule="auto"/>
              <w:rPr>
                <w:del w:id="752" w:author="Jujia Li" w:date="2026-02-10T23:24:00Z" w16du:dateUtc="2026-02-11T05:24:00Z"/>
                <w:rFonts w:eastAsia="Times New Roman" w:cs="Times New Roman"/>
                <w:color w:val="000000"/>
                <w:sz w:val="20"/>
                <w:szCs w:val="20"/>
                <w:lang w:eastAsia="zh-CN"/>
              </w:rPr>
            </w:pPr>
            <w:del w:id="753" w:author="Jujia Li" w:date="2026-02-10T23:24:00Z" w16du:dateUtc="2026-02-11T05:24:00Z">
              <w:r w:rsidRPr="00F00EAC" w:rsidDel="0051782D">
                <w:rPr>
                  <w:rFonts w:cs="Times New Roman"/>
                  <w:sz w:val="20"/>
                  <w:szCs w:val="20"/>
                </w:rPr>
                <w:delText>Cherokee</w:delText>
              </w:r>
            </w:del>
          </w:p>
        </w:tc>
        <w:tc>
          <w:tcPr>
            <w:tcW w:w="0" w:type="auto"/>
            <w:vAlign w:val="center"/>
          </w:tcPr>
          <w:p w14:paraId="4B7AE29B" w14:textId="045CDFBC" w:rsidR="002E1FBC" w:rsidRPr="002E213C" w:rsidDel="0051782D" w:rsidRDefault="002E1FBC">
            <w:pPr>
              <w:spacing w:after="0" w:line="240" w:lineRule="auto"/>
              <w:jc w:val="right"/>
              <w:rPr>
                <w:del w:id="754" w:author="Jujia Li" w:date="2026-02-10T23:24:00Z" w16du:dateUtc="2026-02-11T05:24:00Z"/>
                <w:rFonts w:cs="Times New Roman"/>
                <w:color w:val="000000"/>
                <w:sz w:val="20"/>
                <w:szCs w:val="20"/>
              </w:rPr>
            </w:pPr>
            <w:del w:id="755" w:author="Jujia Li" w:date="2026-02-10T23:24:00Z" w16du:dateUtc="2026-02-11T05:24:00Z">
              <w:r w:rsidRPr="0022125D" w:rsidDel="0051782D">
                <w:rPr>
                  <w:rFonts w:cs="Times New Roman"/>
                  <w:color w:val="000000"/>
                  <w:sz w:val="20"/>
                  <w:szCs w:val="20"/>
                </w:rPr>
                <w:delText>6</w:delText>
              </w:r>
            </w:del>
          </w:p>
        </w:tc>
        <w:tc>
          <w:tcPr>
            <w:tcW w:w="0" w:type="auto"/>
            <w:noWrap/>
            <w:vAlign w:val="bottom"/>
            <w:hideMark/>
          </w:tcPr>
          <w:p w14:paraId="291936A0" w14:textId="6652D2A1" w:rsidR="002E1FBC" w:rsidRPr="002E213C" w:rsidDel="0051782D" w:rsidRDefault="002E1FBC">
            <w:pPr>
              <w:spacing w:after="0" w:line="240" w:lineRule="auto"/>
              <w:jc w:val="right"/>
              <w:rPr>
                <w:del w:id="756" w:author="Jujia Li" w:date="2026-02-10T23:24:00Z" w16du:dateUtc="2026-02-11T05:24:00Z"/>
                <w:rFonts w:eastAsia="Times New Roman" w:cs="Times New Roman"/>
                <w:color w:val="000000"/>
                <w:sz w:val="20"/>
                <w:szCs w:val="20"/>
                <w:lang w:eastAsia="zh-CN"/>
              </w:rPr>
            </w:pPr>
            <w:del w:id="757" w:author="Jujia Li" w:date="2026-02-10T23:24:00Z" w16du:dateUtc="2026-02-11T05:24:00Z">
              <w:r w:rsidRPr="002E213C" w:rsidDel="0051782D">
                <w:rPr>
                  <w:rFonts w:cs="Times New Roman"/>
                  <w:color w:val="000000"/>
                  <w:sz w:val="20"/>
                  <w:szCs w:val="20"/>
                </w:rPr>
                <w:delText>3.88</w:delText>
              </w:r>
            </w:del>
          </w:p>
        </w:tc>
        <w:tc>
          <w:tcPr>
            <w:tcW w:w="0" w:type="auto"/>
            <w:noWrap/>
            <w:vAlign w:val="bottom"/>
            <w:hideMark/>
          </w:tcPr>
          <w:p w14:paraId="47515E1C" w14:textId="213EBEF6" w:rsidR="002E1FBC" w:rsidRPr="002E213C" w:rsidDel="0051782D" w:rsidRDefault="002E1FBC">
            <w:pPr>
              <w:spacing w:after="0" w:line="240" w:lineRule="auto"/>
              <w:jc w:val="right"/>
              <w:rPr>
                <w:del w:id="758" w:author="Jujia Li" w:date="2026-02-10T23:24:00Z" w16du:dateUtc="2026-02-11T05:24:00Z"/>
                <w:rFonts w:eastAsia="Times New Roman" w:cs="Times New Roman"/>
                <w:color w:val="000000"/>
                <w:sz w:val="20"/>
                <w:szCs w:val="20"/>
                <w:lang w:eastAsia="zh-CN"/>
              </w:rPr>
            </w:pPr>
            <w:del w:id="759" w:author="Jujia Li" w:date="2026-02-10T23:24:00Z" w16du:dateUtc="2026-02-11T05:24:00Z">
              <w:r w:rsidRPr="002E213C" w:rsidDel="0051782D">
                <w:rPr>
                  <w:rFonts w:cs="Times New Roman"/>
                  <w:color w:val="000000"/>
                  <w:sz w:val="20"/>
                  <w:szCs w:val="20"/>
                </w:rPr>
                <w:delText>7.36</w:delText>
              </w:r>
            </w:del>
          </w:p>
        </w:tc>
        <w:tc>
          <w:tcPr>
            <w:tcW w:w="0" w:type="auto"/>
            <w:noWrap/>
            <w:vAlign w:val="bottom"/>
            <w:hideMark/>
          </w:tcPr>
          <w:p w14:paraId="179424AD" w14:textId="0A2DFF12" w:rsidR="002E1FBC" w:rsidRPr="002E213C" w:rsidDel="0051782D" w:rsidRDefault="002E1FBC">
            <w:pPr>
              <w:spacing w:after="0" w:line="240" w:lineRule="auto"/>
              <w:jc w:val="right"/>
              <w:rPr>
                <w:del w:id="760" w:author="Jujia Li" w:date="2026-02-10T23:24:00Z" w16du:dateUtc="2026-02-11T05:24:00Z"/>
                <w:rFonts w:eastAsia="Times New Roman" w:cs="Times New Roman"/>
                <w:color w:val="000000"/>
                <w:sz w:val="20"/>
                <w:szCs w:val="20"/>
                <w:lang w:eastAsia="zh-CN"/>
              </w:rPr>
            </w:pPr>
            <w:del w:id="761" w:author="Jujia Li" w:date="2026-02-10T23:24:00Z" w16du:dateUtc="2026-02-11T05:24:00Z">
              <w:r w:rsidRPr="002E213C" w:rsidDel="0051782D">
                <w:rPr>
                  <w:rFonts w:cs="Times New Roman"/>
                  <w:color w:val="000000"/>
                  <w:sz w:val="20"/>
                  <w:szCs w:val="20"/>
                </w:rPr>
                <w:delText>14.99</w:delText>
              </w:r>
            </w:del>
          </w:p>
        </w:tc>
        <w:tc>
          <w:tcPr>
            <w:tcW w:w="0" w:type="auto"/>
            <w:noWrap/>
            <w:vAlign w:val="bottom"/>
            <w:hideMark/>
          </w:tcPr>
          <w:p w14:paraId="294FC5C9" w14:textId="6C88B75D" w:rsidR="002E1FBC" w:rsidRPr="002E213C" w:rsidDel="0051782D" w:rsidRDefault="002E1FBC">
            <w:pPr>
              <w:spacing w:after="0" w:line="240" w:lineRule="auto"/>
              <w:jc w:val="right"/>
              <w:rPr>
                <w:del w:id="762" w:author="Jujia Li" w:date="2026-02-10T23:24:00Z" w16du:dateUtc="2026-02-11T05:24:00Z"/>
                <w:rFonts w:eastAsia="Times New Roman" w:cs="Times New Roman"/>
                <w:color w:val="000000"/>
                <w:sz w:val="20"/>
                <w:szCs w:val="20"/>
                <w:lang w:eastAsia="zh-CN"/>
              </w:rPr>
            </w:pPr>
            <w:del w:id="763" w:author="Jujia Li" w:date="2026-02-10T23:24:00Z" w16du:dateUtc="2026-02-11T05:24:00Z">
              <w:r w:rsidRPr="002E213C" w:rsidDel="0051782D">
                <w:rPr>
                  <w:rFonts w:cs="Times New Roman"/>
                  <w:color w:val="000000"/>
                  <w:sz w:val="20"/>
                  <w:szCs w:val="20"/>
                </w:rPr>
                <w:delText>28.63</w:delText>
              </w:r>
            </w:del>
          </w:p>
        </w:tc>
        <w:tc>
          <w:tcPr>
            <w:tcW w:w="0" w:type="auto"/>
            <w:noWrap/>
            <w:vAlign w:val="bottom"/>
            <w:hideMark/>
          </w:tcPr>
          <w:p w14:paraId="746367B0" w14:textId="22EDFD66" w:rsidR="002E1FBC" w:rsidRPr="002E213C" w:rsidDel="0051782D" w:rsidRDefault="002E1FBC">
            <w:pPr>
              <w:spacing w:after="0" w:line="240" w:lineRule="auto"/>
              <w:jc w:val="right"/>
              <w:rPr>
                <w:del w:id="764" w:author="Jujia Li" w:date="2026-02-10T23:24:00Z" w16du:dateUtc="2026-02-11T05:24:00Z"/>
                <w:rFonts w:eastAsia="Times New Roman" w:cs="Times New Roman"/>
                <w:color w:val="000000"/>
                <w:sz w:val="20"/>
                <w:szCs w:val="20"/>
                <w:lang w:eastAsia="zh-CN"/>
              </w:rPr>
            </w:pPr>
            <w:del w:id="765"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248DC991" w14:textId="04D604D7" w:rsidR="002E1FBC" w:rsidRPr="002E213C" w:rsidDel="0051782D" w:rsidRDefault="002E1FBC">
            <w:pPr>
              <w:spacing w:after="0" w:line="240" w:lineRule="auto"/>
              <w:jc w:val="right"/>
              <w:rPr>
                <w:del w:id="766" w:author="Jujia Li" w:date="2026-02-10T23:24:00Z" w16du:dateUtc="2026-02-11T05:24:00Z"/>
                <w:rFonts w:eastAsia="Times New Roman" w:cs="Times New Roman"/>
                <w:color w:val="000000"/>
                <w:sz w:val="20"/>
                <w:szCs w:val="20"/>
                <w:lang w:eastAsia="zh-CN"/>
              </w:rPr>
            </w:pPr>
            <w:del w:id="767"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6E7A989D" w14:textId="70F72A68" w:rsidR="002E1FBC" w:rsidRPr="002E213C" w:rsidDel="0051782D" w:rsidRDefault="002E1FBC">
            <w:pPr>
              <w:spacing w:after="0" w:line="240" w:lineRule="auto"/>
              <w:jc w:val="right"/>
              <w:rPr>
                <w:del w:id="768" w:author="Jujia Li" w:date="2026-02-10T23:24:00Z" w16du:dateUtc="2026-02-11T05:24:00Z"/>
                <w:rFonts w:eastAsia="Times New Roman" w:cs="Times New Roman"/>
                <w:color w:val="000000"/>
                <w:sz w:val="20"/>
                <w:szCs w:val="20"/>
                <w:lang w:eastAsia="zh-CN"/>
              </w:rPr>
            </w:pPr>
            <w:del w:id="769"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703DB02D" w14:textId="334C2129" w:rsidR="002E1FBC" w:rsidRPr="002E213C" w:rsidDel="0051782D" w:rsidRDefault="002E1FBC">
            <w:pPr>
              <w:spacing w:after="0" w:line="240" w:lineRule="auto"/>
              <w:jc w:val="right"/>
              <w:rPr>
                <w:del w:id="770" w:author="Jujia Li" w:date="2026-02-10T23:24:00Z" w16du:dateUtc="2026-02-11T05:24:00Z"/>
                <w:rFonts w:eastAsia="Times New Roman" w:cs="Times New Roman"/>
                <w:color w:val="000000"/>
                <w:sz w:val="20"/>
                <w:szCs w:val="20"/>
                <w:lang w:eastAsia="zh-CN"/>
              </w:rPr>
            </w:pPr>
            <w:del w:id="771" w:author="Jujia Li" w:date="2026-02-10T23:24:00Z" w16du:dateUtc="2026-02-11T05:24:00Z">
              <w:r w:rsidDel="0051782D">
                <w:rPr>
                  <w:rFonts w:cs="Times New Roman"/>
                  <w:color w:val="000000"/>
                  <w:sz w:val="20"/>
                  <w:szCs w:val="20"/>
                </w:rPr>
                <w:delText>-</w:delText>
              </w:r>
            </w:del>
          </w:p>
        </w:tc>
      </w:tr>
      <w:tr w:rsidR="002E1FBC" w:rsidRPr="00F00EAC" w:rsidDel="0051782D" w14:paraId="405A93E2" w14:textId="2E2A5E22" w:rsidTr="000B5239">
        <w:trPr>
          <w:trHeight w:val="300"/>
          <w:del w:id="772" w:author="Jujia Li" w:date="2026-02-10T23:24:00Z"/>
        </w:trPr>
        <w:tc>
          <w:tcPr>
            <w:tcW w:w="0" w:type="auto"/>
            <w:noWrap/>
            <w:vAlign w:val="center"/>
            <w:hideMark/>
          </w:tcPr>
          <w:p w14:paraId="56BF588F" w14:textId="5FDED218" w:rsidR="002E1FBC" w:rsidRPr="00F00EAC" w:rsidDel="0051782D" w:rsidRDefault="002E1FBC">
            <w:pPr>
              <w:spacing w:after="0" w:line="240" w:lineRule="auto"/>
              <w:rPr>
                <w:del w:id="773" w:author="Jujia Li" w:date="2026-02-10T23:24:00Z" w16du:dateUtc="2026-02-11T05:24:00Z"/>
                <w:rFonts w:eastAsia="Times New Roman" w:cs="Times New Roman"/>
                <w:color w:val="000000"/>
                <w:sz w:val="20"/>
                <w:szCs w:val="20"/>
                <w:lang w:eastAsia="zh-CN"/>
              </w:rPr>
            </w:pPr>
            <w:del w:id="774" w:author="Jujia Li" w:date="2026-02-10T23:24:00Z" w16du:dateUtc="2026-02-11T05:24:00Z">
              <w:r w:rsidRPr="00F00EAC" w:rsidDel="0051782D">
                <w:rPr>
                  <w:rFonts w:cs="Times New Roman"/>
                  <w:sz w:val="20"/>
                  <w:szCs w:val="20"/>
                </w:rPr>
                <w:delText>Colbert</w:delText>
              </w:r>
            </w:del>
          </w:p>
        </w:tc>
        <w:tc>
          <w:tcPr>
            <w:tcW w:w="0" w:type="auto"/>
            <w:vAlign w:val="center"/>
          </w:tcPr>
          <w:p w14:paraId="6CE2CBD2" w14:textId="56048B9F" w:rsidR="002E1FBC" w:rsidRPr="002E213C" w:rsidDel="0051782D" w:rsidRDefault="002E1FBC">
            <w:pPr>
              <w:spacing w:after="0" w:line="240" w:lineRule="auto"/>
              <w:jc w:val="right"/>
              <w:rPr>
                <w:del w:id="775" w:author="Jujia Li" w:date="2026-02-10T23:24:00Z" w16du:dateUtc="2026-02-11T05:24:00Z"/>
                <w:rFonts w:cs="Times New Roman"/>
                <w:color w:val="000000"/>
                <w:sz w:val="20"/>
                <w:szCs w:val="20"/>
              </w:rPr>
            </w:pPr>
            <w:del w:id="776" w:author="Jujia Li" w:date="2026-02-10T23:24:00Z" w16du:dateUtc="2026-02-11T05:24:00Z">
              <w:r w:rsidRPr="0022125D" w:rsidDel="0051782D">
                <w:rPr>
                  <w:rFonts w:cs="Times New Roman"/>
                  <w:color w:val="000000"/>
                  <w:sz w:val="20"/>
                  <w:szCs w:val="20"/>
                </w:rPr>
                <w:delText>4</w:delText>
              </w:r>
            </w:del>
          </w:p>
        </w:tc>
        <w:tc>
          <w:tcPr>
            <w:tcW w:w="0" w:type="auto"/>
            <w:noWrap/>
            <w:vAlign w:val="bottom"/>
            <w:hideMark/>
          </w:tcPr>
          <w:p w14:paraId="05B55AB1" w14:textId="0243B966" w:rsidR="002E1FBC" w:rsidRPr="002E213C" w:rsidDel="0051782D" w:rsidRDefault="002E1FBC">
            <w:pPr>
              <w:spacing w:after="0" w:line="240" w:lineRule="auto"/>
              <w:jc w:val="right"/>
              <w:rPr>
                <w:del w:id="777" w:author="Jujia Li" w:date="2026-02-10T23:24:00Z" w16du:dateUtc="2026-02-11T05:24:00Z"/>
                <w:rFonts w:eastAsia="Times New Roman" w:cs="Times New Roman"/>
                <w:color w:val="000000"/>
                <w:sz w:val="20"/>
                <w:szCs w:val="20"/>
                <w:lang w:eastAsia="zh-CN"/>
              </w:rPr>
            </w:pPr>
            <w:del w:id="778" w:author="Jujia Li" w:date="2026-02-10T23:24:00Z" w16du:dateUtc="2026-02-11T05:24:00Z">
              <w:r w:rsidRPr="002E213C" w:rsidDel="0051782D">
                <w:rPr>
                  <w:rFonts w:cs="Times New Roman"/>
                  <w:color w:val="000000"/>
                  <w:sz w:val="20"/>
                  <w:szCs w:val="20"/>
                </w:rPr>
                <w:delText>9.54</w:delText>
              </w:r>
            </w:del>
          </w:p>
        </w:tc>
        <w:tc>
          <w:tcPr>
            <w:tcW w:w="0" w:type="auto"/>
            <w:noWrap/>
            <w:vAlign w:val="bottom"/>
            <w:hideMark/>
          </w:tcPr>
          <w:p w14:paraId="1964EBA1" w14:textId="6BBC85D3" w:rsidR="002E1FBC" w:rsidRPr="002E213C" w:rsidDel="0051782D" w:rsidRDefault="002E1FBC">
            <w:pPr>
              <w:spacing w:after="0" w:line="240" w:lineRule="auto"/>
              <w:jc w:val="right"/>
              <w:rPr>
                <w:del w:id="779" w:author="Jujia Li" w:date="2026-02-10T23:24:00Z" w16du:dateUtc="2026-02-11T05:24:00Z"/>
                <w:rFonts w:eastAsia="Times New Roman" w:cs="Times New Roman"/>
                <w:color w:val="000000"/>
                <w:sz w:val="20"/>
                <w:szCs w:val="20"/>
                <w:lang w:eastAsia="zh-CN"/>
              </w:rPr>
            </w:pPr>
            <w:del w:id="780" w:author="Jujia Li" w:date="2026-02-10T23:24:00Z" w16du:dateUtc="2026-02-11T05:24:00Z">
              <w:r w:rsidRPr="002E213C" w:rsidDel="0051782D">
                <w:rPr>
                  <w:rFonts w:cs="Times New Roman"/>
                  <w:color w:val="000000"/>
                  <w:sz w:val="20"/>
                  <w:szCs w:val="20"/>
                </w:rPr>
                <w:delText>15.72</w:delText>
              </w:r>
            </w:del>
          </w:p>
        </w:tc>
        <w:tc>
          <w:tcPr>
            <w:tcW w:w="0" w:type="auto"/>
            <w:noWrap/>
            <w:vAlign w:val="bottom"/>
            <w:hideMark/>
          </w:tcPr>
          <w:p w14:paraId="4FB04339" w14:textId="18CA84CB" w:rsidR="002E1FBC" w:rsidRPr="002E213C" w:rsidDel="0051782D" w:rsidRDefault="002E1FBC">
            <w:pPr>
              <w:spacing w:after="0" w:line="240" w:lineRule="auto"/>
              <w:jc w:val="right"/>
              <w:rPr>
                <w:del w:id="781" w:author="Jujia Li" w:date="2026-02-10T23:24:00Z" w16du:dateUtc="2026-02-11T05:24:00Z"/>
                <w:rFonts w:eastAsia="Times New Roman" w:cs="Times New Roman"/>
                <w:color w:val="000000"/>
                <w:sz w:val="20"/>
                <w:szCs w:val="20"/>
                <w:lang w:eastAsia="zh-CN"/>
              </w:rPr>
            </w:pPr>
            <w:del w:id="782" w:author="Jujia Li" w:date="2026-02-10T23:24:00Z" w16du:dateUtc="2026-02-11T05:24:00Z">
              <w:r w:rsidRPr="002E213C" w:rsidDel="0051782D">
                <w:rPr>
                  <w:rFonts w:cs="Times New Roman"/>
                  <w:color w:val="000000"/>
                  <w:sz w:val="20"/>
                  <w:szCs w:val="20"/>
                </w:rPr>
                <w:delText>11.09</w:delText>
              </w:r>
            </w:del>
          </w:p>
        </w:tc>
        <w:tc>
          <w:tcPr>
            <w:tcW w:w="0" w:type="auto"/>
            <w:noWrap/>
            <w:vAlign w:val="bottom"/>
            <w:hideMark/>
          </w:tcPr>
          <w:p w14:paraId="380FC357" w14:textId="57F7560F" w:rsidR="002E1FBC" w:rsidRPr="002E213C" w:rsidDel="0051782D" w:rsidRDefault="002E1FBC">
            <w:pPr>
              <w:spacing w:after="0" w:line="240" w:lineRule="auto"/>
              <w:jc w:val="right"/>
              <w:rPr>
                <w:del w:id="783" w:author="Jujia Li" w:date="2026-02-10T23:24:00Z" w16du:dateUtc="2026-02-11T05:24:00Z"/>
                <w:rFonts w:eastAsia="Times New Roman" w:cs="Times New Roman"/>
                <w:color w:val="000000"/>
                <w:sz w:val="20"/>
                <w:szCs w:val="20"/>
                <w:lang w:eastAsia="zh-CN"/>
              </w:rPr>
            </w:pPr>
            <w:del w:id="784" w:author="Jujia Li" w:date="2026-02-10T23:24:00Z" w16du:dateUtc="2026-02-11T05:24:00Z">
              <w:r w:rsidRPr="002E213C" w:rsidDel="0051782D">
                <w:rPr>
                  <w:rFonts w:cs="Times New Roman"/>
                  <w:color w:val="000000"/>
                  <w:sz w:val="20"/>
                  <w:szCs w:val="20"/>
                </w:rPr>
                <w:delText>24.26</w:delText>
              </w:r>
            </w:del>
          </w:p>
        </w:tc>
        <w:tc>
          <w:tcPr>
            <w:tcW w:w="0" w:type="auto"/>
            <w:noWrap/>
            <w:vAlign w:val="bottom"/>
            <w:hideMark/>
          </w:tcPr>
          <w:p w14:paraId="4FC5AE15" w14:textId="028A689A" w:rsidR="002E1FBC" w:rsidRPr="002E213C" w:rsidDel="0051782D" w:rsidRDefault="002E1FBC">
            <w:pPr>
              <w:spacing w:after="0" w:line="240" w:lineRule="auto"/>
              <w:jc w:val="right"/>
              <w:rPr>
                <w:del w:id="785" w:author="Jujia Li" w:date="2026-02-10T23:24:00Z" w16du:dateUtc="2026-02-11T05:24:00Z"/>
                <w:rFonts w:eastAsia="Times New Roman" w:cs="Times New Roman"/>
                <w:color w:val="000000"/>
                <w:sz w:val="20"/>
                <w:szCs w:val="20"/>
                <w:lang w:eastAsia="zh-CN"/>
              </w:rPr>
            </w:pPr>
            <w:del w:id="786"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6DB42E6C" w14:textId="0D1F8825" w:rsidR="002E1FBC" w:rsidRPr="002E213C" w:rsidDel="0051782D" w:rsidRDefault="002E1FBC">
            <w:pPr>
              <w:spacing w:after="0" w:line="240" w:lineRule="auto"/>
              <w:jc w:val="right"/>
              <w:rPr>
                <w:del w:id="787" w:author="Jujia Li" w:date="2026-02-10T23:24:00Z" w16du:dateUtc="2026-02-11T05:24:00Z"/>
                <w:rFonts w:eastAsia="Times New Roman" w:cs="Times New Roman"/>
                <w:color w:val="000000"/>
                <w:sz w:val="20"/>
                <w:szCs w:val="20"/>
                <w:lang w:eastAsia="zh-CN"/>
              </w:rPr>
            </w:pPr>
            <w:del w:id="788"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3465DA6C" w14:textId="321A6376" w:rsidR="002E1FBC" w:rsidRPr="002E213C" w:rsidDel="0051782D" w:rsidRDefault="002E1FBC">
            <w:pPr>
              <w:spacing w:after="0" w:line="240" w:lineRule="auto"/>
              <w:jc w:val="right"/>
              <w:rPr>
                <w:del w:id="789" w:author="Jujia Li" w:date="2026-02-10T23:24:00Z" w16du:dateUtc="2026-02-11T05:24:00Z"/>
                <w:rFonts w:eastAsia="Times New Roman" w:cs="Times New Roman"/>
                <w:color w:val="000000"/>
                <w:sz w:val="20"/>
                <w:szCs w:val="20"/>
                <w:lang w:eastAsia="zh-CN"/>
              </w:rPr>
            </w:pPr>
            <w:del w:id="790"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42793E5F" w14:textId="283902BA" w:rsidR="002E1FBC" w:rsidRPr="002E213C" w:rsidDel="0051782D" w:rsidRDefault="002E1FBC">
            <w:pPr>
              <w:spacing w:after="0" w:line="240" w:lineRule="auto"/>
              <w:jc w:val="right"/>
              <w:rPr>
                <w:del w:id="791" w:author="Jujia Li" w:date="2026-02-10T23:24:00Z" w16du:dateUtc="2026-02-11T05:24:00Z"/>
                <w:rFonts w:eastAsia="Times New Roman" w:cs="Times New Roman"/>
                <w:color w:val="000000"/>
                <w:sz w:val="20"/>
                <w:szCs w:val="20"/>
                <w:lang w:eastAsia="zh-CN"/>
              </w:rPr>
            </w:pPr>
            <w:del w:id="792" w:author="Jujia Li" w:date="2026-02-10T23:24:00Z" w16du:dateUtc="2026-02-11T05:24:00Z">
              <w:r w:rsidDel="0051782D">
                <w:rPr>
                  <w:rFonts w:cs="Times New Roman"/>
                  <w:color w:val="000000"/>
                  <w:sz w:val="20"/>
                  <w:szCs w:val="20"/>
                </w:rPr>
                <w:delText>-</w:delText>
              </w:r>
            </w:del>
          </w:p>
        </w:tc>
      </w:tr>
      <w:tr w:rsidR="002E1FBC" w:rsidRPr="00F00EAC" w:rsidDel="0051782D" w14:paraId="1D115037" w14:textId="5CF571D3" w:rsidTr="000B5239">
        <w:trPr>
          <w:trHeight w:val="300"/>
          <w:del w:id="793" w:author="Jujia Li" w:date="2026-02-10T23:24:00Z"/>
        </w:trPr>
        <w:tc>
          <w:tcPr>
            <w:tcW w:w="0" w:type="auto"/>
            <w:noWrap/>
            <w:vAlign w:val="center"/>
            <w:hideMark/>
          </w:tcPr>
          <w:p w14:paraId="6DE828FA" w14:textId="3E97365E" w:rsidR="002E1FBC" w:rsidRPr="00F00EAC" w:rsidDel="0051782D" w:rsidRDefault="002E1FBC">
            <w:pPr>
              <w:spacing w:after="0" w:line="240" w:lineRule="auto"/>
              <w:rPr>
                <w:del w:id="794" w:author="Jujia Li" w:date="2026-02-10T23:24:00Z" w16du:dateUtc="2026-02-11T05:24:00Z"/>
                <w:rFonts w:eastAsia="Times New Roman" w:cs="Times New Roman"/>
                <w:color w:val="000000"/>
                <w:sz w:val="20"/>
                <w:szCs w:val="20"/>
                <w:lang w:eastAsia="zh-CN"/>
              </w:rPr>
            </w:pPr>
            <w:del w:id="795" w:author="Jujia Li" w:date="2026-02-10T23:24:00Z" w16du:dateUtc="2026-02-11T05:24:00Z">
              <w:r w:rsidRPr="00F00EAC" w:rsidDel="0051782D">
                <w:rPr>
                  <w:rFonts w:cs="Times New Roman"/>
                  <w:sz w:val="20"/>
                  <w:szCs w:val="20"/>
                </w:rPr>
                <w:delText>Cullman</w:delText>
              </w:r>
            </w:del>
          </w:p>
        </w:tc>
        <w:tc>
          <w:tcPr>
            <w:tcW w:w="0" w:type="auto"/>
            <w:vAlign w:val="center"/>
          </w:tcPr>
          <w:p w14:paraId="765E1613" w14:textId="049CD9A1" w:rsidR="002E1FBC" w:rsidRPr="002E213C" w:rsidDel="0051782D" w:rsidRDefault="002E1FBC">
            <w:pPr>
              <w:spacing w:after="0" w:line="240" w:lineRule="auto"/>
              <w:jc w:val="right"/>
              <w:rPr>
                <w:del w:id="796" w:author="Jujia Li" w:date="2026-02-10T23:24:00Z" w16du:dateUtc="2026-02-11T05:24:00Z"/>
                <w:rFonts w:cs="Times New Roman"/>
                <w:color w:val="000000"/>
                <w:sz w:val="20"/>
                <w:szCs w:val="20"/>
              </w:rPr>
            </w:pPr>
            <w:del w:id="797" w:author="Jujia Li" w:date="2026-02-10T23:24:00Z" w16du:dateUtc="2026-02-11T05:24:00Z">
              <w:r w:rsidRPr="0022125D" w:rsidDel="0051782D">
                <w:rPr>
                  <w:rFonts w:cs="Times New Roman"/>
                  <w:color w:val="000000"/>
                  <w:sz w:val="20"/>
                  <w:szCs w:val="20"/>
                </w:rPr>
                <w:delText>5</w:delText>
              </w:r>
            </w:del>
          </w:p>
        </w:tc>
        <w:tc>
          <w:tcPr>
            <w:tcW w:w="0" w:type="auto"/>
            <w:noWrap/>
            <w:vAlign w:val="bottom"/>
            <w:hideMark/>
          </w:tcPr>
          <w:p w14:paraId="7E7903E4" w14:textId="424571A2" w:rsidR="002E1FBC" w:rsidRPr="002E213C" w:rsidDel="0051782D" w:rsidRDefault="002E1FBC">
            <w:pPr>
              <w:spacing w:after="0" w:line="240" w:lineRule="auto"/>
              <w:jc w:val="right"/>
              <w:rPr>
                <w:del w:id="798" w:author="Jujia Li" w:date="2026-02-10T23:24:00Z" w16du:dateUtc="2026-02-11T05:24:00Z"/>
                <w:rFonts w:eastAsia="Times New Roman" w:cs="Times New Roman"/>
                <w:color w:val="000000"/>
                <w:sz w:val="20"/>
                <w:szCs w:val="20"/>
                <w:lang w:eastAsia="zh-CN"/>
              </w:rPr>
            </w:pPr>
            <w:del w:id="799" w:author="Jujia Li" w:date="2026-02-10T23:24:00Z" w16du:dateUtc="2026-02-11T05:24:00Z">
              <w:r w:rsidRPr="002E213C" w:rsidDel="0051782D">
                <w:rPr>
                  <w:rFonts w:cs="Times New Roman"/>
                  <w:color w:val="000000"/>
                  <w:sz w:val="20"/>
                  <w:szCs w:val="20"/>
                </w:rPr>
                <w:delText>6.43</w:delText>
              </w:r>
            </w:del>
          </w:p>
        </w:tc>
        <w:tc>
          <w:tcPr>
            <w:tcW w:w="0" w:type="auto"/>
            <w:noWrap/>
            <w:vAlign w:val="bottom"/>
            <w:hideMark/>
          </w:tcPr>
          <w:p w14:paraId="03973273" w14:textId="179002E1" w:rsidR="002E1FBC" w:rsidRPr="002E213C" w:rsidDel="0051782D" w:rsidRDefault="002E1FBC">
            <w:pPr>
              <w:spacing w:after="0" w:line="240" w:lineRule="auto"/>
              <w:jc w:val="right"/>
              <w:rPr>
                <w:del w:id="800" w:author="Jujia Li" w:date="2026-02-10T23:24:00Z" w16du:dateUtc="2026-02-11T05:24:00Z"/>
                <w:rFonts w:eastAsia="Times New Roman" w:cs="Times New Roman"/>
                <w:color w:val="000000"/>
                <w:sz w:val="20"/>
                <w:szCs w:val="20"/>
                <w:lang w:eastAsia="zh-CN"/>
              </w:rPr>
            </w:pPr>
            <w:del w:id="801" w:author="Jujia Li" w:date="2026-02-10T23:24:00Z" w16du:dateUtc="2026-02-11T05:24:00Z">
              <w:r w:rsidRPr="002E213C" w:rsidDel="0051782D">
                <w:rPr>
                  <w:rFonts w:cs="Times New Roman"/>
                  <w:color w:val="000000"/>
                  <w:sz w:val="20"/>
                  <w:szCs w:val="20"/>
                </w:rPr>
                <w:delText>8.09</w:delText>
              </w:r>
            </w:del>
          </w:p>
        </w:tc>
        <w:tc>
          <w:tcPr>
            <w:tcW w:w="0" w:type="auto"/>
            <w:noWrap/>
            <w:vAlign w:val="bottom"/>
            <w:hideMark/>
          </w:tcPr>
          <w:p w14:paraId="5A77198D" w14:textId="2FFD6E08" w:rsidR="002E1FBC" w:rsidRPr="002E213C" w:rsidDel="0051782D" w:rsidRDefault="002E1FBC">
            <w:pPr>
              <w:spacing w:after="0" w:line="240" w:lineRule="auto"/>
              <w:jc w:val="right"/>
              <w:rPr>
                <w:del w:id="802" w:author="Jujia Li" w:date="2026-02-10T23:24:00Z" w16du:dateUtc="2026-02-11T05:24:00Z"/>
                <w:rFonts w:eastAsia="Times New Roman" w:cs="Times New Roman"/>
                <w:color w:val="000000"/>
                <w:sz w:val="20"/>
                <w:szCs w:val="20"/>
                <w:lang w:eastAsia="zh-CN"/>
              </w:rPr>
            </w:pPr>
            <w:del w:id="803" w:author="Jujia Li" w:date="2026-02-10T23:24:00Z" w16du:dateUtc="2026-02-11T05:24:00Z">
              <w:r w:rsidRPr="002E213C" w:rsidDel="0051782D">
                <w:rPr>
                  <w:rFonts w:cs="Times New Roman"/>
                  <w:color w:val="000000"/>
                  <w:sz w:val="20"/>
                  <w:szCs w:val="20"/>
                </w:rPr>
                <w:delText>7.07</w:delText>
              </w:r>
            </w:del>
          </w:p>
        </w:tc>
        <w:tc>
          <w:tcPr>
            <w:tcW w:w="0" w:type="auto"/>
            <w:noWrap/>
            <w:vAlign w:val="bottom"/>
            <w:hideMark/>
          </w:tcPr>
          <w:p w14:paraId="261C23C5" w14:textId="5C7A0ADF" w:rsidR="002E1FBC" w:rsidRPr="002E213C" w:rsidDel="0051782D" w:rsidRDefault="002E1FBC">
            <w:pPr>
              <w:spacing w:after="0" w:line="240" w:lineRule="auto"/>
              <w:jc w:val="right"/>
              <w:rPr>
                <w:del w:id="804" w:author="Jujia Li" w:date="2026-02-10T23:24:00Z" w16du:dateUtc="2026-02-11T05:24:00Z"/>
                <w:rFonts w:eastAsia="Times New Roman" w:cs="Times New Roman"/>
                <w:color w:val="000000"/>
                <w:sz w:val="20"/>
                <w:szCs w:val="20"/>
                <w:lang w:eastAsia="zh-CN"/>
              </w:rPr>
            </w:pPr>
            <w:del w:id="805" w:author="Jujia Li" w:date="2026-02-10T23:24:00Z" w16du:dateUtc="2026-02-11T05:24:00Z">
              <w:r w:rsidRPr="002E213C" w:rsidDel="0051782D">
                <w:rPr>
                  <w:rFonts w:cs="Times New Roman"/>
                  <w:color w:val="000000"/>
                  <w:sz w:val="20"/>
                  <w:szCs w:val="20"/>
                </w:rPr>
                <w:delText>6.21</w:delText>
              </w:r>
            </w:del>
          </w:p>
        </w:tc>
        <w:tc>
          <w:tcPr>
            <w:tcW w:w="0" w:type="auto"/>
            <w:noWrap/>
            <w:vAlign w:val="bottom"/>
            <w:hideMark/>
          </w:tcPr>
          <w:p w14:paraId="20950579" w14:textId="6C93D6E6" w:rsidR="002E1FBC" w:rsidRPr="002E213C" w:rsidDel="0051782D" w:rsidRDefault="002E1FBC">
            <w:pPr>
              <w:spacing w:after="0" w:line="240" w:lineRule="auto"/>
              <w:jc w:val="right"/>
              <w:rPr>
                <w:del w:id="806" w:author="Jujia Li" w:date="2026-02-10T23:24:00Z" w16du:dateUtc="2026-02-11T05:24:00Z"/>
                <w:rFonts w:eastAsia="Times New Roman" w:cs="Times New Roman"/>
                <w:color w:val="000000"/>
                <w:sz w:val="20"/>
                <w:szCs w:val="20"/>
                <w:lang w:eastAsia="zh-CN"/>
              </w:rPr>
            </w:pPr>
            <w:del w:id="807" w:author="Jujia Li" w:date="2026-02-10T23:24:00Z" w16du:dateUtc="2026-02-11T05:24:00Z">
              <w:r w:rsidRPr="002E213C" w:rsidDel="0051782D">
                <w:rPr>
                  <w:rFonts w:cs="Times New Roman"/>
                  <w:color w:val="000000"/>
                  <w:sz w:val="20"/>
                  <w:szCs w:val="20"/>
                </w:rPr>
                <w:delText>15</w:delText>
              </w:r>
            </w:del>
            <w:del w:id="808" w:author="Jujia Li" w:date="2026-02-10T20:10:00Z" w16du:dateUtc="2026-02-11T02:10:00Z">
              <w:r w:rsidRPr="002E213C" w:rsidDel="00491468">
                <w:rPr>
                  <w:rFonts w:cs="Times New Roman"/>
                  <w:color w:val="000000"/>
                  <w:sz w:val="20"/>
                  <w:szCs w:val="20"/>
                </w:rPr>
                <w:delText>.</w:delText>
              </w:r>
            </w:del>
            <w:del w:id="809" w:author="Jujia Li" w:date="2026-02-10T23:24:00Z" w16du:dateUtc="2026-02-11T05:24:00Z">
              <w:r w:rsidRPr="002E213C" w:rsidDel="0051782D">
                <w:rPr>
                  <w:rFonts w:cs="Times New Roman"/>
                  <w:color w:val="000000"/>
                  <w:sz w:val="20"/>
                  <w:szCs w:val="20"/>
                </w:rPr>
                <w:delText>76</w:delText>
              </w:r>
            </w:del>
          </w:p>
        </w:tc>
        <w:tc>
          <w:tcPr>
            <w:tcW w:w="0" w:type="auto"/>
            <w:noWrap/>
            <w:vAlign w:val="bottom"/>
            <w:hideMark/>
          </w:tcPr>
          <w:p w14:paraId="0FFFC2AF" w14:textId="6BE5DC5A" w:rsidR="002E1FBC" w:rsidRPr="002E213C" w:rsidDel="0051782D" w:rsidRDefault="002E1FBC">
            <w:pPr>
              <w:spacing w:after="0" w:line="240" w:lineRule="auto"/>
              <w:jc w:val="right"/>
              <w:rPr>
                <w:del w:id="810" w:author="Jujia Li" w:date="2026-02-10T23:24:00Z" w16du:dateUtc="2026-02-11T05:24:00Z"/>
                <w:rFonts w:eastAsia="Times New Roman" w:cs="Times New Roman"/>
                <w:color w:val="000000"/>
                <w:sz w:val="20"/>
                <w:szCs w:val="20"/>
                <w:lang w:eastAsia="zh-CN"/>
              </w:rPr>
            </w:pPr>
            <w:del w:id="811" w:author="Jujia Li" w:date="2026-02-10T23:24:00Z" w16du:dateUtc="2026-02-11T05:24:00Z">
              <w:r w:rsidRPr="002E213C" w:rsidDel="0051782D">
                <w:rPr>
                  <w:rFonts w:cs="Times New Roman"/>
                  <w:color w:val="000000"/>
                  <w:sz w:val="20"/>
                  <w:szCs w:val="20"/>
                </w:rPr>
                <w:delText>13</w:delText>
              </w:r>
            </w:del>
            <w:del w:id="812" w:author="Jujia Li" w:date="2026-02-10T20:10:00Z" w16du:dateUtc="2026-02-11T02:10:00Z">
              <w:r w:rsidRPr="002E213C" w:rsidDel="00491468">
                <w:rPr>
                  <w:rFonts w:cs="Times New Roman"/>
                  <w:color w:val="000000"/>
                  <w:sz w:val="20"/>
                  <w:szCs w:val="20"/>
                </w:rPr>
                <w:delText>.</w:delText>
              </w:r>
            </w:del>
            <w:del w:id="813" w:author="Jujia Li" w:date="2026-02-10T23:24:00Z" w16du:dateUtc="2026-02-11T05:24:00Z">
              <w:r w:rsidRPr="002E213C" w:rsidDel="0051782D">
                <w:rPr>
                  <w:rFonts w:cs="Times New Roman"/>
                  <w:color w:val="000000"/>
                  <w:sz w:val="20"/>
                  <w:szCs w:val="20"/>
                </w:rPr>
                <w:delText>29</w:delText>
              </w:r>
            </w:del>
          </w:p>
        </w:tc>
        <w:tc>
          <w:tcPr>
            <w:tcW w:w="0" w:type="auto"/>
            <w:noWrap/>
            <w:vAlign w:val="bottom"/>
            <w:hideMark/>
          </w:tcPr>
          <w:p w14:paraId="61DC713D" w14:textId="5A59C085" w:rsidR="002E1FBC" w:rsidRPr="002E213C" w:rsidDel="0051782D" w:rsidRDefault="002E1FBC">
            <w:pPr>
              <w:spacing w:after="0" w:line="240" w:lineRule="auto"/>
              <w:jc w:val="right"/>
              <w:rPr>
                <w:del w:id="814" w:author="Jujia Li" w:date="2026-02-10T23:24:00Z" w16du:dateUtc="2026-02-11T05:24:00Z"/>
                <w:rFonts w:eastAsia="Times New Roman" w:cs="Times New Roman"/>
                <w:color w:val="000000"/>
                <w:sz w:val="20"/>
                <w:szCs w:val="20"/>
                <w:lang w:eastAsia="zh-CN"/>
              </w:rPr>
            </w:pPr>
            <w:del w:id="815" w:author="Jujia Li" w:date="2026-02-10T23:24:00Z" w16du:dateUtc="2026-02-11T05:24:00Z">
              <w:r w:rsidRPr="002E213C" w:rsidDel="0051782D">
                <w:rPr>
                  <w:rFonts w:cs="Times New Roman"/>
                  <w:color w:val="000000"/>
                  <w:sz w:val="20"/>
                  <w:szCs w:val="20"/>
                </w:rPr>
                <w:delText>13</w:delText>
              </w:r>
            </w:del>
            <w:del w:id="816" w:author="Jujia Li" w:date="2026-02-10T20:10:00Z" w16du:dateUtc="2026-02-11T02:10:00Z">
              <w:r w:rsidRPr="002E213C" w:rsidDel="00491468">
                <w:rPr>
                  <w:rFonts w:cs="Times New Roman"/>
                  <w:color w:val="000000"/>
                  <w:sz w:val="20"/>
                  <w:szCs w:val="20"/>
                </w:rPr>
                <w:delText>.</w:delText>
              </w:r>
            </w:del>
            <w:del w:id="817" w:author="Jujia Li" w:date="2026-02-10T23:24:00Z" w16du:dateUtc="2026-02-11T05:24:00Z">
              <w:r w:rsidRPr="002E213C" w:rsidDel="0051782D">
                <w:rPr>
                  <w:rFonts w:cs="Times New Roman"/>
                  <w:color w:val="000000"/>
                  <w:sz w:val="20"/>
                  <w:szCs w:val="20"/>
                </w:rPr>
                <w:delText>18</w:delText>
              </w:r>
            </w:del>
          </w:p>
        </w:tc>
        <w:tc>
          <w:tcPr>
            <w:tcW w:w="0" w:type="auto"/>
            <w:noWrap/>
            <w:vAlign w:val="bottom"/>
            <w:hideMark/>
          </w:tcPr>
          <w:p w14:paraId="60F11DCE" w14:textId="461CE120" w:rsidR="002E1FBC" w:rsidRPr="002E213C" w:rsidDel="0051782D" w:rsidRDefault="002E1FBC">
            <w:pPr>
              <w:spacing w:after="0" w:line="240" w:lineRule="auto"/>
              <w:jc w:val="right"/>
              <w:rPr>
                <w:del w:id="818" w:author="Jujia Li" w:date="2026-02-10T23:24:00Z" w16du:dateUtc="2026-02-11T05:24:00Z"/>
                <w:rFonts w:eastAsia="Times New Roman" w:cs="Times New Roman"/>
                <w:color w:val="000000"/>
                <w:sz w:val="20"/>
                <w:szCs w:val="20"/>
                <w:lang w:eastAsia="zh-CN"/>
              </w:rPr>
            </w:pPr>
            <w:del w:id="819" w:author="Jujia Li" w:date="2026-02-10T23:24:00Z" w16du:dateUtc="2026-02-11T05:24:00Z">
              <w:r w:rsidDel="0051782D">
                <w:rPr>
                  <w:rFonts w:cs="Times New Roman"/>
                  <w:color w:val="000000"/>
                  <w:sz w:val="20"/>
                  <w:szCs w:val="20"/>
                </w:rPr>
                <w:delText>-</w:delText>
              </w:r>
            </w:del>
          </w:p>
        </w:tc>
      </w:tr>
      <w:tr w:rsidR="002E1FBC" w:rsidRPr="00F00EAC" w:rsidDel="0051782D" w14:paraId="08B2C4DC" w14:textId="56C4E098" w:rsidTr="000B5239">
        <w:trPr>
          <w:trHeight w:val="300"/>
          <w:del w:id="820" w:author="Jujia Li" w:date="2026-02-10T23:24:00Z"/>
        </w:trPr>
        <w:tc>
          <w:tcPr>
            <w:tcW w:w="0" w:type="auto"/>
            <w:noWrap/>
            <w:vAlign w:val="center"/>
            <w:hideMark/>
          </w:tcPr>
          <w:p w14:paraId="3C3F026E" w14:textId="145C82E5" w:rsidR="002E1FBC" w:rsidRPr="00F00EAC" w:rsidDel="0051782D" w:rsidRDefault="002E1FBC">
            <w:pPr>
              <w:spacing w:after="0" w:line="240" w:lineRule="auto"/>
              <w:rPr>
                <w:del w:id="821" w:author="Jujia Li" w:date="2026-02-10T23:24:00Z" w16du:dateUtc="2026-02-11T05:24:00Z"/>
                <w:rFonts w:eastAsia="Times New Roman" w:cs="Times New Roman"/>
                <w:color w:val="000000"/>
                <w:sz w:val="20"/>
                <w:szCs w:val="20"/>
                <w:lang w:eastAsia="zh-CN"/>
              </w:rPr>
            </w:pPr>
            <w:del w:id="822" w:author="Jujia Li" w:date="2026-02-10T23:24:00Z" w16du:dateUtc="2026-02-11T05:24:00Z">
              <w:r w:rsidRPr="00F00EAC" w:rsidDel="0051782D">
                <w:rPr>
                  <w:rFonts w:cs="Times New Roman"/>
                  <w:sz w:val="20"/>
                  <w:szCs w:val="20"/>
                </w:rPr>
                <w:delText>Etowah</w:delText>
              </w:r>
            </w:del>
          </w:p>
        </w:tc>
        <w:tc>
          <w:tcPr>
            <w:tcW w:w="0" w:type="auto"/>
            <w:vAlign w:val="center"/>
          </w:tcPr>
          <w:p w14:paraId="16464540" w14:textId="4074097F" w:rsidR="002E1FBC" w:rsidRPr="002E213C" w:rsidDel="0051782D" w:rsidRDefault="002E1FBC">
            <w:pPr>
              <w:spacing w:after="0" w:line="240" w:lineRule="auto"/>
              <w:jc w:val="right"/>
              <w:rPr>
                <w:del w:id="823" w:author="Jujia Li" w:date="2026-02-10T23:24:00Z" w16du:dateUtc="2026-02-11T05:24:00Z"/>
                <w:rFonts w:cs="Times New Roman"/>
                <w:color w:val="000000"/>
                <w:sz w:val="20"/>
                <w:szCs w:val="20"/>
              </w:rPr>
            </w:pPr>
            <w:del w:id="824" w:author="Jujia Li" w:date="2026-02-10T23:24:00Z" w16du:dateUtc="2026-02-11T05:24:00Z">
              <w:r w:rsidRPr="0022125D" w:rsidDel="0051782D">
                <w:rPr>
                  <w:rFonts w:cs="Times New Roman"/>
                  <w:color w:val="000000"/>
                  <w:sz w:val="20"/>
                  <w:szCs w:val="20"/>
                </w:rPr>
                <w:delText>4</w:delText>
              </w:r>
            </w:del>
          </w:p>
        </w:tc>
        <w:tc>
          <w:tcPr>
            <w:tcW w:w="0" w:type="auto"/>
            <w:noWrap/>
            <w:vAlign w:val="bottom"/>
            <w:hideMark/>
          </w:tcPr>
          <w:p w14:paraId="584D157E" w14:textId="2B3B3588" w:rsidR="002E1FBC" w:rsidRPr="002E213C" w:rsidDel="0051782D" w:rsidRDefault="002E1FBC">
            <w:pPr>
              <w:spacing w:after="0" w:line="240" w:lineRule="auto"/>
              <w:jc w:val="right"/>
              <w:rPr>
                <w:del w:id="825" w:author="Jujia Li" w:date="2026-02-10T23:24:00Z" w16du:dateUtc="2026-02-11T05:24:00Z"/>
                <w:rFonts w:eastAsia="Times New Roman" w:cs="Times New Roman"/>
                <w:color w:val="000000"/>
                <w:sz w:val="20"/>
                <w:szCs w:val="20"/>
                <w:lang w:eastAsia="zh-CN"/>
              </w:rPr>
            </w:pPr>
            <w:del w:id="826" w:author="Jujia Li" w:date="2026-02-10T23:24:00Z" w16du:dateUtc="2026-02-11T05:24:00Z">
              <w:r w:rsidRPr="002E213C" w:rsidDel="0051782D">
                <w:rPr>
                  <w:rFonts w:cs="Times New Roman"/>
                  <w:color w:val="000000"/>
                  <w:sz w:val="20"/>
                  <w:szCs w:val="20"/>
                </w:rPr>
                <w:delText>3.11</w:delText>
              </w:r>
            </w:del>
          </w:p>
        </w:tc>
        <w:tc>
          <w:tcPr>
            <w:tcW w:w="0" w:type="auto"/>
            <w:noWrap/>
            <w:vAlign w:val="bottom"/>
            <w:hideMark/>
          </w:tcPr>
          <w:p w14:paraId="203E7351" w14:textId="16351DD2" w:rsidR="002E1FBC" w:rsidRPr="002E213C" w:rsidDel="0051782D" w:rsidRDefault="002E1FBC">
            <w:pPr>
              <w:spacing w:after="0" w:line="240" w:lineRule="auto"/>
              <w:jc w:val="right"/>
              <w:rPr>
                <w:del w:id="827" w:author="Jujia Li" w:date="2026-02-10T23:24:00Z" w16du:dateUtc="2026-02-11T05:24:00Z"/>
                <w:rFonts w:eastAsia="Times New Roman" w:cs="Times New Roman"/>
                <w:color w:val="000000"/>
                <w:sz w:val="20"/>
                <w:szCs w:val="20"/>
                <w:lang w:eastAsia="zh-CN"/>
              </w:rPr>
            </w:pPr>
            <w:del w:id="828" w:author="Jujia Li" w:date="2026-02-10T23:24:00Z" w16du:dateUtc="2026-02-11T05:24:00Z">
              <w:r w:rsidRPr="002E213C" w:rsidDel="0051782D">
                <w:rPr>
                  <w:rFonts w:cs="Times New Roman"/>
                  <w:color w:val="000000"/>
                  <w:sz w:val="20"/>
                  <w:szCs w:val="20"/>
                </w:rPr>
                <w:delText>3.49</w:delText>
              </w:r>
            </w:del>
          </w:p>
        </w:tc>
        <w:tc>
          <w:tcPr>
            <w:tcW w:w="0" w:type="auto"/>
            <w:noWrap/>
            <w:vAlign w:val="bottom"/>
            <w:hideMark/>
          </w:tcPr>
          <w:p w14:paraId="16DABD86" w14:textId="0D44D198" w:rsidR="002E1FBC" w:rsidRPr="002E213C" w:rsidDel="0051782D" w:rsidRDefault="002E1FBC">
            <w:pPr>
              <w:spacing w:after="0" w:line="240" w:lineRule="auto"/>
              <w:jc w:val="right"/>
              <w:rPr>
                <w:del w:id="829" w:author="Jujia Li" w:date="2026-02-10T23:24:00Z" w16du:dateUtc="2026-02-11T05:24:00Z"/>
                <w:rFonts w:eastAsia="Times New Roman" w:cs="Times New Roman"/>
                <w:color w:val="000000"/>
                <w:sz w:val="20"/>
                <w:szCs w:val="20"/>
                <w:lang w:eastAsia="zh-CN"/>
              </w:rPr>
            </w:pPr>
            <w:del w:id="830" w:author="Jujia Li" w:date="2026-02-10T23:24:00Z" w16du:dateUtc="2026-02-11T05:24:00Z">
              <w:r w:rsidRPr="002E213C" w:rsidDel="0051782D">
                <w:rPr>
                  <w:rFonts w:cs="Times New Roman"/>
                  <w:color w:val="000000"/>
                  <w:sz w:val="20"/>
                  <w:szCs w:val="20"/>
                </w:rPr>
                <w:delText>7.8</w:delText>
              </w:r>
              <w:r w:rsidDel="0051782D">
                <w:rPr>
                  <w:rFonts w:cs="Times New Roman"/>
                  <w:color w:val="000000"/>
                  <w:sz w:val="20"/>
                  <w:szCs w:val="20"/>
                </w:rPr>
                <w:delText>0</w:delText>
              </w:r>
            </w:del>
          </w:p>
        </w:tc>
        <w:tc>
          <w:tcPr>
            <w:tcW w:w="0" w:type="auto"/>
            <w:noWrap/>
            <w:vAlign w:val="bottom"/>
            <w:hideMark/>
          </w:tcPr>
          <w:p w14:paraId="60A58203" w14:textId="6395C82C" w:rsidR="002E1FBC" w:rsidRPr="002E213C" w:rsidDel="0051782D" w:rsidRDefault="002E1FBC">
            <w:pPr>
              <w:spacing w:after="0" w:line="240" w:lineRule="auto"/>
              <w:jc w:val="right"/>
              <w:rPr>
                <w:del w:id="831" w:author="Jujia Li" w:date="2026-02-10T23:24:00Z" w16du:dateUtc="2026-02-11T05:24:00Z"/>
                <w:rFonts w:eastAsia="Times New Roman" w:cs="Times New Roman"/>
                <w:color w:val="000000"/>
                <w:sz w:val="20"/>
                <w:szCs w:val="20"/>
                <w:lang w:eastAsia="zh-CN"/>
              </w:rPr>
            </w:pPr>
            <w:del w:id="832" w:author="Jujia Li" w:date="2026-02-10T23:24:00Z" w16du:dateUtc="2026-02-11T05:24:00Z">
              <w:r w:rsidRPr="002E213C" w:rsidDel="0051782D">
                <w:rPr>
                  <w:rFonts w:cs="Times New Roman"/>
                  <w:color w:val="000000"/>
                  <w:sz w:val="20"/>
                  <w:szCs w:val="20"/>
                </w:rPr>
                <w:delText>12.13</w:delText>
              </w:r>
            </w:del>
          </w:p>
        </w:tc>
        <w:tc>
          <w:tcPr>
            <w:tcW w:w="0" w:type="auto"/>
            <w:noWrap/>
            <w:vAlign w:val="bottom"/>
            <w:hideMark/>
          </w:tcPr>
          <w:p w14:paraId="4879A01B" w14:textId="516423E7" w:rsidR="002E1FBC" w:rsidRPr="002E213C" w:rsidDel="0051782D" w:rsidRDefault="002E1FBC">
            <w:pPr>
              <w:spacing w:after="0" w:line="240" w:lineRule="auto"/>
              <w:jc w:val="right"/>
              <w:rPr>
                <w:del w:id="833" w:author="Jujia Li" w:date="2026-02-10T23:24:00Z" w16du:dateUtc="2026-02-11T05:24:00Z"/>
                <w:rFonts w:eastAsia="Times New Roman" w:cs="Times New Roman"/>
                <w:color w:val="000000"/>
                <w:sz w:val="20"/>
                <w:szCs w:val="20"/>
                <w:lang w:eastAsia="zh-CN"/>
              </w:rPr>
            </w:pPr>
            <w:del w:id="834"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7CFFFEAD" w14:textId="11BEFF4B" w:rsidR="002E1FBC" w:rsidRPr="002E213C" w:rsidDel="0051782D" w:rsidRDefault="002E1FBC">
            <w:pPr>
              <w:spacing w:after="0" w:line="240" w:lineRule="auto"/>
              <w:jc w:val="right"/>
              <w:rPr>
                <w:del w:id="835" w:author="Jujia Li" w:date="2026-02-10T23:24:00Z" w16du:dateUtc="2026-02-11T05:24:00Z"/>
                <w:rFonts w:eastAsia="Times New Roman" w:cs="Times New Roman"/>
                <w:color w:val="000000"/>
                <w:sz w:val="20"/>
                <w:szCs w:val="20"/>
                <w:lang w:eastAsia="zh-CN"/>
              </w:rPr>
            </w:pPr>
            <w:del w:id="836" w:author="Jujia Li" w:date="2026-02-10T23:24:00Z" w16du:dateUtc="2026-02-11T05:24:00Z">
              <w:r w:rsidRPr="002E213C" w:rsidDel="0051782D">
                <w:rPr>
                  <w:rFonts w:cs="Times New Roman"/>
                  <w:color w:val="000000"/>
                  <w:sz w:val="20"/>
                  <w:szCs w:val="20"/>
                </w:rPr>
                <w:delText>26</w:delText>
              </w:r>
            </w:del>
            <w:del w:id="837" w:author="Jujia Li" w:date="2026-02-10T20:10:00Z" w16du:dateUtc="2026-02-11T02:10:00Z">
              <w:r w:rsidRPr="002E213C" w:rsidDel="00491468">
                <w:rPr>
                  <w:rFonts w:cs="Times New Roman"/>
                  <w:color w:val="000000"/>
                  <w:sz w:val="20"/>
                  <w:szCs w:val="20"/>
                </w:rPr>
                <w:delText>.</w:delText>
              </w:r>
            </w:del>
            <w:del w:id="838" w:author="Jujia Li" w:date="2026-02-10T23:24:00Z" w16du:dateUtc="2026-02-11T05:24:00Z">
              <w:r w:rsidRPr="002E213C" w:rsidDel="0051782D">
                <w:rPr>
                  <w:rFonts w:cs="Times New Roman"/>
                  <w:color w:val="000000"/>
                  <w:sz w:val="20"/>
                  <w:szCs w:val="20"/>
                </w:rPr>
                <w:delText>28</w:delText>
              </w:r>
            </w:del>
          </w:p>
        </w:tc>
        <w:tc>
          <w:tcPr>
            <w:tcW w:w="0" w:type="auto"/>
            <w:noWrap/>
            <w:vAlign w:val="bottom"/>
            <w:hideMark/>
          </w:tcPr>
          <w:p w14:paraId="03DA2F02" w14:textId="1BB1C6A6" w:rsidR="002E1FBC" w:rsidRPr="002E213C" w:rsidDel="0051782D" w:rsidRDefault="002E1FBC">
            <w:pPr>
              <w:spacing w:after="0" w:line="240" w:lineRule="auto"/>
              <w:jc w:val="right"/>
              <w:rPr>
                <w:del w:id="839" w:author="Jujia Li" w:date="2026-02-10T23:24:00Z" w16du:dateUtc="2026-02-11T05:24:00Z"/>
                <w:rFonts w:eastAsia="Times New Roman" w:cs="Times New Roman"/>
                <w:color w:val="000000"/>
                <w:sz w:val="20"/>
                <w:szCs w:val="20"/>
                <w:lang w:eastAsia="zh-CN"/>
              </w:rPr>
            </w:pPr>
            <w:del w:id="840" w:author="Jujia Li" w:date="2026-02-10T23:24:00Z" w16du:dateUtc="2026-02-11T05:24:00Z">
              <w:r w:rsidRPr="002E213C" w:rsidDel="0051782D">
                <w:rPr>
                  <w:rFonts w:cs="Times New Roman"/>
                  <w:color w:val="000000"/>
                  <w:sz w:val="20"/>
                  <w:szCs w:val="20"/>
                </w:rPr>
                <w:delText>14</w:delText>
              </w:r>
            </w:del>
            <w:del w:id="841" w:author="Jujia Li" w:date="2026-02-10T20:10:00Z" w16du:dateUtc="2026-02-11T02:10:00Z">
              <w:r w:rsidRPr="002E213C" w:rsidDel="00491468">
                <w:rPr>
                  <w:rFonts w:cs="Times New Roman"/>
                  <w:color w:val="000000"/>
                  <w:sz w:val="20"/>
                  <w:szCs w:val="20"/>
                </w:rPr>
                <w:delText>.</w:delText>
              </w:r>
            </w:del>
            <w:del w:id="842" w:author="Jujia Li" w:date="2026-02-10T23:24:00Z" w16du:dateUtc="2026-02-11T05:24:00Z">
              <w:r w:rsidRPr="002E213C" w:rsidDel="0051782D">
                <w:rPr>
                  <w:rFonts w:cs="Times New Roman"/>
                  <w:color w:val="000000"/>
                  <w:sz w:val="20"/>
                  <w:szCs w:val="20"/>
                </w:rPr>
                <w:delText>63</w:delText>
              </w:r>
            </w:del>
          </w:p>
        </w:tc>
        <w:tc>
          <w:tcPr>
            <w:tcW w:w="0" w:type="auto"/>
            <w:noWrap/>
            <w:vAlign w:val="bottom"/>
            <w:hideMark/>
          </w:tcPr>
          <w:p w14:paraId="644A1273" w14:textId="0B8DB77D" w:rsidR="002E1FBC" w:rsidRPr="002E213C" w:rsidDel="0051782D" w:rsidRDefault="002E1FBC">
            <w:pPr>
              <w:spacing w:after="0" w:line="240" w:lineRule="auto"/>
              <w:jc w:val="right"/>
              <w:rPr>
                <w:del w:id="843" w:author="Jujia Li" w:date="2026-02-10T23:24:00Z" w16du:dateUtc="2026-02-11T05:24:00Z"/>
                <w:rFonts w:eastAsia="Times New Roman" w:cs="Times New Roman"/>
                <w:color w:val="000000"/>
                <w:sz w:val="20"/>
                <w:szCs w:val="20"/>
                <w:lang w:eastAsia="zh-CN"/>
              </w:rPr>
            </w:pPr>
            <w:del w:id="844" w:author="Jujia Li" w:date="2026-02-10T23:24:00Z" w16du:dateUtc="2026-02-11T05:24:00Z">
              <w:r w:rsidRPr="002E213C" w:rsidDel="0051782D">
                <w:rPr>
                  <w:rFonts w:cs="Times New Roman"/>
                  <w:color w:val="000000"/>
                  <w:sz w:val="20"/>
                  <w:szCs w:val="20"/>
                </w:rPr>
                <w:delText>13</w:delText>
              </w:r>
            </w:del>
            <w:del w:id="845" w:author="Jujia Li" w:date="2026-02-10T20:10:00Z" w16du:dateUtc="2026-02-11T02:10:00Z">
              <w:r w:rsidRPr="002E213C" w:rsidDel="00491468">
                <w:rPr>
                  <w:rFonts w:cs="Times New Roman"/>
                  <w:color w:val="000000"/>
                  <w:sz w:val="20"/>
                  <w:szCs w:val="20"/>
                </w:rPr>
                <w:delText>.</w:delText>
              </w:r>
            </w:del>
            <w:del w:id="846" w:author="Jujia Li" w:date="2026-02-10T23:24:00Z" w16du:dateUtc="2026-02-11T05:24:00Z">
              <w:r w:rsidRPr="002E213C" w:rsidDel="0051782D">
                <w:rPr>
                  <w:rFonts w:cs="Times New Roman"/>
                  <w:color w:val="000000"/>
                  <w:sz w:val="20"/>
                  <w:szCs w:val="20"/>
                </w:rPr>
                <w:delText>69</w:delText>
              </w:r>
            </w:del>
          </w:p>
        </w:tc>
      </w:tr>
      <w:tr w:rsidR="002E1FBC" w:rsidRPr="00F00EAC" w:rsidDel="0051782D" w14:paraId="3C2FF296" w14:textId="18431F86" w:rsidTr="000B5239">
        <w:trPr>
          <w:trHeight w:val="300"/>
          <w:del w:id="847" w:author="Jujia Li" w:date="2026-02-10T23:24:00Z"/>
        </w:trPr>
        <w:tc>
          <w:tcPr>
            <w:tcW w:w="0" w:type="auto"/>
            <w:noWrap/>
            <w:vAlign w:val="center"/>
            <w:hideMark/>
          </w:tcPr>
          <w:p w14:paraId="4D36E1CB" w14:textId="5C5E7CA9" w:rsidR="002E1FBC" w:rsidRPr="00F00EAC" w:rsidDel="0051782D" w:rsidRDefault="002E1FBC">
            <w:pPr>
              <w:spacing w:after="0" w:line="240" w:lineRule="auto"/>
              <w:rPr>
                <w:del w:id="848" w:author="Jujia Li" w:date="2026-02-10T23:24:00Z" w16du:dateUtc="2026-02-11T05:24:00Z"/>
                <w:rFonts w:eastAsia="Times New Roman" w:cs="Times New Roman"/>
                <w:color w:val="000000"/>
                <w:sz w:val="20"/>
                <w:szCs w:val="20"/>
                <w:lang w:eastAsia="zh-CN"/>
              </w:rPr>
            </w:pPr>
            <w:del w:id="849" w:author="Jujia Li" w:date="2026-02-10T23:24:00Z" w16du:dateUtc="2026-02-11T05:24:00Z">
              <w:r w:rsidRPr="00F00EAC" w:rsidDel="0051782D">
                <w:rPr>
                  <w:rFonts w:cs="Times New Roman"/>
                  <w:sz w:val="20"/>
                  <w:szCs w:val="20"/>
                </w:rPr>
                <w:delText>Fayette</w:delText>
              </w:r>
            </w:del>
          </w:p>
        </w:tc>
        <w:tc>
          <w:tcPr>
            <w:tcW w:w="0" w:type="auto"/>
            <w:vAlign w:val="center"/>
          </w:tcPr>
          <w:p w14:paraId="1CB944F5" w14:textId="71294444" w:rsidR="002E1FBC" w:rsidRPr="002E213C" w:rsidDel="0051782D" w:rsidRDefault="002E1FBC">
            <w:pPr>
              <w:spacing w:after="0" w:line="240" w:lineRule="auto"/>
              <w:jc w:val="right"/>
              <w:rPr>
                <w:del w:id="850" w:author="Jujia Li" w:date="2026-02-10T23:24:00Z" w16du:dateUtc="2026-02-11T05:24:00Z"/>
                <w:rFonts w:cs="Times New Roman"/>
                <w:color w:val="000000"/>
                <w:sz w:val="20"/>
                <w:szCs w:val="20"/>
              </w:rPr>
            </w:pPr>
            <w:del w:id="851" w:author="Jujia Li" w:date="2026-02-10T23:24:00Z" w16du:dateUtc="2026-02-11T05:24:00Z">
              <w:r w:rsidRPr="0022125D" w:rsidDel="0051782D">
                <w:rPr>
                  <w:rFonts w:cs="Times New Roman"/>
                  <w:color w:val="000000"/>
                  <w:sz w:val="20"/>
                  <w:szCs w:val="20"/>
                </w:rPr>
                <w:delText>6</w:delText>
              </w:r>
            </w:del>
          </w:p>
        </w:tc>
        <w:tc>
          <w:tcPr>
            <w:tcW w:w="0" w:type="auto"/>
            <w:noWrap/>
            <w:vAlign w:val="bottom"/>
            <w:hideMark/>
          </w:tcPr>
          <w:p w14:paraId="4D811996" w14:textId="6BF83C69" w:rsidR="002E1FBC" w:rsidRPr="002E213C" w:rsidDel="0051782D" w:rsidRDefault="002E1FBC">
            <w:pPr>
              <w:spacing w:after="0" w:line="240" w:lineRule="auto"/>
              <w:jc w:val="right"/>
              <w:rPr>
                <w:del w:id="852" w:author="Jujia Li" w:date="2026-02-10T23:24:00Z" w16du:dateUtc="2026-02-11T05:24:00Z"/>
                <w:rFonts w:eastAsia="Times New Roman" w:cs="Times New Roman"/>
                <w:color w:val="000000"/>
                <w:sz w:val="20"/>
                <w:szCs w:val="20"/>
                <w:lang w:eastAsia="zh-CN"/>
              </w:rPr>
            </w:pPr>
            <w:del w:id="853" w:author="Jujia Li" w:date="2026-02-10T23:24:00Z" w16du:dateUtc="2026-02-11T05:24:00Z">
              <w:r w:rsidRPr="002E213C" w:rsidDel="0051782D">
                <w:rPr>
                  <w:rFonts w:cs="Times New Roman"/>
                  <w:color w:val="000000"/>
                  <w:sz w:val="20"/>
                  <w:szCs w:val="20"/>
                </w:rPr>
                <w:delText>15.09</w:delText>
              </w:r>
            </w:del>
          </w:p>
        </w:tc>
        <w:tc>
          <w:tcPr>
            <w:tcW w:w="0" w:type="auto"/>
            <w:noWrap/>
            <w:vAlign w:val="bottom"/>
            <w:hideMark/>
          </w:tcPr>
          <w:p w14:paraId="6CBF7E75" w14:textId="01B1E931" w:rsidR="002E1FBC" w:rsidRPr="002E213C" w:rsidDel="0051782D" w:rsidRDefault="002E1FBC">
            <w:pPr>
              <w:spacing w:after="0" w:line="240" w:lineRule="auto"/>
              <w:jc w:val="right"/>
              <w:rPr>
                <w:del w:id="854" w:author="Jujia Li" w:date="2026-02-10T23:24:00Z" w16du:dateUtc="2026-02-11T05:24:00Z"/>
                <w:rFonts w:eastAsia="Times New Roman" w:cs="Times New Roman"/>
                <w:color w:val="000000"/>
                <w:sz w:val="20"/>
                <w:szCs w:val="20"/>
                <w:lang w:eastAsia="zh-CN"/>
              </w:rPr>
            </w:pPr>
            <w:del w:id="855" w:author="Jujia Li" w:date="2026-02-10T23:24:00Z" w16du:dateUtc="2026-02-11T05:24:00Z">
              <w:r w:rsidRPr="002E213C" w:rsidDel="0051782D">
                <w:rPr>
                  <w:rFonts w:cs="Times New Roman"/>
                  <w:color w:val="000000"/>
                  <w:sz w:val="20"/>
                  <w:szCs w:val="20"/>
                </w:rPr>
                <w:delText>12.15</w:delText>
              </w:r>
            </w:del>
          </w:p>
        </w:tc>
        <w:tc>
          <w:tcPr>
            <w:tcW w:w="0" w:type="auto"/>
            <w:noWrap/>
            <w:vAlign w:val="bottom"/>
            <w:hideMark/>
          </w:tcPr>
          <w:p w14:paraId="09634F16" w14:textId="6E2117B3" w:rsidR="002E1FBC" w:rsidRPr="002E213C" w:rsidDel="0051782D" w:rsidRDefault="002E1FBC">
            <w:pPr>
              <w:spacing w:after="0" w:line="240" w:lineRule="auto"/>
              <w:jc w:val="right"/>
              <w:rPr>
                <w:del w:id="856" w:author="Jujia Li" w:date="2026-02-10T23:24:00Z" w16du:dateUtc="2026-02-11T05:24:00Z"/>
                <w:rFonts w:eastAsia="Times New Roman" w:cs="Times New Roman"/>
                <w:color w:val="000000"/>
                <w:sz w:val="20"/>
                <w:szCs w:val="20"/>
                <w:lang w:eastAsia="zh-CN"/>
              </w:rPr>
            </w:pPr>
            <w:del w:id="857" w:author="Jujia Li" w:date="2026-02-10T23:24:00Z" w16du:dateUtc="2026-02-11T05:24:00Z">
              <w:r w:rsidRPr="002E213C" w:rsidDel="0051782D">
                <w:rPr>
                  <w:rFonts w:cs="Times New Roman"/>
                  <w:color w:val="000000"/>
                  <w:sz w:val="20"/>
                  <w:szCs w:val="20"/>
                </w:rPr>
                <w:delText>10.95</w:delText>
              </w:r>
            </w:del>
          </w:p>
        </w:tc>
        <w:tc>
          <w:tcPr>
            <w:tcW w:w="0" w:type="auto"/>
            <w:noWrap/>
            <w:vAlign w:val="bottom"/>
            <w:hideMark/>
          </w:tcPr>
          <w:p w14:paraId="41DDA6C8" w14:textId="6F4E70C4" w:rsidR="002E1FBC" w:rsidRPr="002E213C" w:rsidDel="0051782D" w:rsidRDefault="002E1FBC">
            <w:pPr>
              <w:spacing w:after="0" w:line="240" w:lineRule="auto"/>
              <w:jc w:val="right"/>
              <w:rPr>
                <w:del w:id="858" w:author="Jujia Li" w:date="2026-02-10T23:24:00Z" w16du:dateUtc="2026-02-11T05:24:00Z"/>
                <w:rFonts w:eastAsia="Times New Roman" w:cs="Times New Roman"/>
                <w:color w:val="000000"/>
                <w:sz w:val="20"/>
                <w:szCs w:val="20"/>
                <w:lang w:eastAsia="zh-CN"/>
              </w:rPr>
            </w:pPr>
            <w:del w:id="859" w:author="Jujia Li" w:date="2026-02-10T23:24:00Z" w16du:dateUtc="2026-02-11T05:24:00Z">
              <w:r w:rsidRPr="002E213C" w:rsidDel="0051782D">
                <w:rPr>
                  <w:rFonts w:cs="Times New Roman"/>
                  <w:color w:val="000000"/>
                  <w:sz w:val="20"/>
                  <w:szCs w:val="20"/>
                </w:rPr>
                <w:delText>6.75</w:delText>
              </w:r>
            </w:del>
          </w:p>
        </w:tc>
        <w:tc>
          <w:tcPr>
            <w:tcW w:w="0" w:type="auto"/>
            <w:noWrap/>
            <w:vAlign w:val="bottom"/>
            <w:hideMark/>
          </w:tcPr>
          <w:p w14:paraId="6F540B70" w14:textId="1F9C0938" w:rsidR="002E1FBC" w:rsidRPr="002E213C" w:rsidDel="0051782D" w:rsidRDefault="002E1FBC">
            <w:pPr>
              <w:spacing w:after="0" w:line="240" w:lineRule="auto"/>
              <w:jc w:val="right"/>
              <w:rPr>
                <w:del w:id="860" w:author="Jujia Li" w:date="2026-02-10T23:24:00Z" w16du:dateUtc="2026-02-11T05:24:00Z"/>
                <w:rFonts w:eastAsia="Times New Roman" w:cs="Times New Roman"/>
                <w:color w:val="000000"/>
                <w:sz w:val="20"/>
                <w:szCs w:val="20"/>
                <w:lang w:eastAsia="zh-CN"/>
              </w:rPr>
            </w:pPr>
            <w:del w:id="861"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0647BE27" w14:textId="51393580" w:rsidR="002E1FBC" w:rsidRPr="002E213C" w:rsidDel="0051782D" w:rsidRDefault="002E1FBC">
            <w:pPr>
              <w:spacing w:after="0" w:line="240" w:lineRule="auto"/>
              <w:jc w:val="right"/>
              <w:rPr>
                <w:del w:id="862" w:author="Jujia Li" w:date="2026-02-10T23:24:00Z" w16du:dateUtc="2026-02-11T05:24:00Z"/>
                <w:rFonts w:eastAsia="Times New Roman" w:cs="Times New Roman"/>
                <w:color w:val="000000"/>
                <w:sz w:val="20"/>
                <w:szCs w:val="20"/>
                <w:lang w:eastAsia="zh-CN"/>
              </w:rPr>
            </w:pPr>
            <w:del w:id="863"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09569864" w14:textId="441DBE99" w:rsidR="002E1FBC" w:rsidRPr="002E213C" w:rsidDel="0051782D" w:rsidRDefault="002E1FBC">
            <w:pPr>
              <w:spacing w:after="0" w:line="240" w:lineRule="auto"/>
              <w:jc w:val="right"/>
              <w:rPr>
                <w:del w:id="864" w:author="Jujia Li" w:date="2026-02-10T23:24:00Z" w16du:dateUtc="2026-02-11T05:24:00Z"/>
                <w:rFonts w:eastAsia="Times New Roman" w:cs="Times New Roman"/>
                <w:color w:val="000000"/>
                <w:sz w:val="20"/>
                <w:szCs w:val="20"/>
                <w:lang w:eastAsia="zh-CN"/>
              </w:rPr>
            </w:pPr>
            <w:del w:id="865"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5A20ECF9" w14:textId="76EDB4EF" w:rsidR="002E1FBC" w:rsidRPr="002E213C" w:rsidDel="0051782D" w:rsidRDefault="002E1FBC">
            <w:pPr>
              <w:spacing w:after="0" w:line="240" w:lineRule="auto"/>
              <w:jc w:val="right"/>
              <w:rPr>
                <w:del w:id="866" w:author="Jujia Li" w:date="2026-02-10T23:24:00Z" w16du:dateUtc="2026-02-11T05:24:00Z"/>
                <w:rFonts w:eastAsia="Times New Roman" w:cs="Times New Roman"/>
                <w:color w:val="000000"/>
                <w:sz w:val="20"/>
                <w:szCs w:val="20"/>
                <w:lang w:eastAsia="zh-CN"/>
              </w:rPr>
            </w:pPr>
            <w:del w:id="867" w:author="Jujia Li" w:date="2026-02-10T23:24:00Z" w16du:dateUtc="2026-02-11T05:24:00Z">
              <w:r w:rsidDel="0051782D">
                <w:rPr>
                  <w:rFonts w:cs="Times New Roman"/>
                  <w:color w:val="000000"/>
                  <w:sz w:val="20"/>
                  <w:szCs w:val="20"/>
                </w:rPr>
                <w:delText>-</w:delText>
              </w:r>
            </w:del>
          </w:p>
        </w:tc>
      </w:tr>
      <w:tr w:rsidR="002E1FBC" w:rsidRPr="00F00EAC" w:rsidDel="0051782D" w14:paraId="00E6CC55" w14:textId="1960CCA7" w:rsidTr="000B5239">
        <w:trPr>
          <w:trHeight w:val="300"/>
          <w:del w:id="868" w:author="Jujia Li" w:date="2026-02-10T23:24:00Z"/>
        </w:trPr>
        <w:tc>
          <w:tcPr>
            <w:tcW w:w="0" w:type="auto"/>
            <w:noWrap/>
            <w:vAlign w:val="center"/>
            <w:hideMark/>
          </w:tcPr>
          <w:p w14:paraId="167A2E13" w14:textId="1307A3C1" w:rsidR="002E1FBC" w:rsidRPr="00F00EAC" w:rsidDel="0051782D" w:rsidRDefault="002E1FBC">
            <w:pPr>
              <w:spacing w:after="0" w:line="240" w:lineRule="auto"/>
              <w:rPr>
                <w:del w:id="869" w:author="Jujia Li" w:date="2026-02-10T23:24:00Z" w16du:dateUtc="2026-02-11T05:24:00Z"/>
                <w:rFonts w:eastAsia="Times New Roman" w:cs="Times New Roman"/>
                <w:color w:val="000000"/>
                <w:sz w:val="20"/>
                <w:szCs w:val="20"/>
                <w:lang w:eastAsia="zh-CN"/>
              </w:rPr>
            </w:pPr>
            <w:del w:id="870" w:author="Jujia Li" w:date="2026-02-10T23:24:00Z" w16du:dateUtc="2026-02-11T05:24:00Z">
              <w:r w:rsidRPr="00F00EAC" w:rsidDel="0051782D">
                <w:rPr>
                  <w:rFonts w:cs="Times New Roman"/>
                  <w:sz w:val="20"/>
                  <w:szCs w:val="20"/>
                </w:rPr>
                <w:delText>Franklin</w:delText>
              </w:r>
            </w:del>
          </w:p>
        </w:tc>
        <w:tc>
          <w:tcPr>
            <w:tcW w:w="0" w:type="auto"/>
            <w:vAlign w:val="center"/>
          </w:tcPr>
          <w:p w14:paraId="64537104" w14:textId="5796F783" w:rsidR="002E1FBC" w:rsidRPr="002E213C" w:rsidDel="0051782D" w:rsidRDefault="002E1FBC">
            <w:pPr>
              <w:spacing w:after="0" w:line="240" w:lineRule="auto"/>
              <w:jc w:val="right"/>
              <w:rPr>
                <w:del w:id="871" w:author="Jujia Li" w:date="2026-02-10T23:24:00Z" w16du:dateUtc="2026-02-11T05:24:00Z"/>
                <w:rFonts w:cs="Times New Roman"/>
                <w:color w:val="000000"/>
                <w:sz w:val="20"/>
                <w:szCs w:val="20"/>
              </w:rPr>
            </w:pPr>
            <w:del w:id="872" w:author="Jujia Li" w:date="2026-02-10T23:24:00Z" w16du:dateUtc="2026-02-11T05:24:00Z">
              <w:r w:rsidRPr="0022125D" w:rsidDel="0051782D">
                <w:rPr>
                  <w:rFonts w:cs="Times New Roman"/>
                  <w:color w:val="000000"/>
                  <w:sz w:val="20"/>
                  <w:szCs w:val="20"/>
                </w:rPr>
                <w:delText>5</w:delText>
              </w:r>
            </w:del>
          </w:p>
        </w:tc>
        <w:tc>
          <w:tcPr>
            <w:tcW w:w="0" w:type="auto"/>
            <w:noWrap/>
            <w:vAlign w:val="bottom"/>
            <w:hideMark/>
          </w:tcPr>
          <w:p w14:paraId="6846509D" w14:textId="10BDD30D" w:rsidR="002E1FBC" w:rsidRPr="002E213C" w:rsidDel="0051782D" w:rsidRDefault="002E1FBC">
            <w:pPr>
              <w:spacing w:after="0" w:line="240" w:lineRule="auto"/>
              <w:jc w:val="right"/>
              <w:rPr>
                <w:del w:id="873" w:author="Jujia Li" w:date="2026-02-10T23:24:00Z" w16du:dateUtc="2026-02-11T05:24:00Z"/>
                <w:rFonts w:eastAsia="Times New Roman" w:cs="Times New Roman"/>
                <w:color w:val="000000"/>
                <w:sz w:val="20"/>
                <w:szCs w:val="20"/>
                <w:lang w:eastAsia="zh-CN"/>
              </w:rPr>
            </w:pPr>
            <w:del w:id="874" w:author="Jujia Li" w:date="2026-02-10T23:24:00Z" w16du:dateUtc="2026-02-11T05:24:00Z">
              <w:r w:rsidRPr="002E213C" w:rsidDel="0051782D">
                <w:rPr>
                  <w:rFonts w:cs="Times New Roman"/>
                  <w:color w:val="000000"/>
                  <w:sz w:val="20"/>
                  <w:szCs w:val="20"/>
                </w:rPr>
                <w:delText>11.7</w:delText>
              </w:r>
              <w:r w:rsidDel="0051782D">
                <w:rPr>
                  <w:rFonts w:cs="Times New Roman"/>
                  <w:color w:val="000000"/>
                  <w:sz w:val="20"/>
                  <w:szCs w:val="20"/>
                </w:rPr>
                <w:delText>0</w:delText>
              </w:r>
            </w:del>
          </w:p>
        </w:tc>
        <w:tc>
          <w:tcPr>
            <w:tcW w:w="0" w:type="auto"/>
            <w:noWrap/>
            <w:vAlign w:val="bottom"/>
            <w:hideMark/>
          </w:tcPr>
          <w:p w14:paraId="6C8F7C56" w14:textId="568E24A6" w:rsidR="002E1FBC" w:rsidRPr="002E213C" w:rsidDel="0051782D" w:rsidRDefault="002E1FBC">
            <w:pPr>
              <w:spacing w:after="0" w:line="240" w:lineRule="auto"/>
              <w:jc w:val="right"/>
              <w:rPr>
                <w:del w:id="875" w:author="Jujia Li" w:date="2026-02-10T23:24:00Z" w16du:dateUtc="2026-02-11T05:24:00Z"/>
                <w:rFonts w:eastAsia="Times New Roman" w:cs="Times New Roman"/>
                <w:color w:val="000000"/>
                <w:sz w:val="20"/>
                <w:szCs w:val="20"/>
                <w:lang w:eastAsia="zh-CN"/>
              </w:rPr>
            </w:pPr>
            <w:del w:id="876" w:author="Jujia Li" w:date="2026-02-10T23:24:00Z" w16du:dateUtc="2026-02-11T05:24:00Z">
              <w:r w:rsidRPr="002E213C" w:rsidDel="0051782D">
                <w:rPr>
                  <w:rFonts w:cs="Times New Roman"/>
                  <w:color w:val="000000"/>
                  <w:sz w:val="20"/>
                  <w:szCs w:val="20"/>
                </w:rPr>
                <w:delText>18.71</w:delText>
              </w:r>
            </w:del>
          </w:p>
        </w:tc>
        <w:tc>
          <w:tcPr>
            <w:tcW w:w="0" w:type="auto"/>
            <w:noWrap/>
            <w:vAlign w:val="bottom"/>
            <w:hideMark/>
          </w:tcPr>
          <w:p w14:paraId="57A1DF42" w14:textId="5748A84E" w:rsidR="002E1FBC" w:rsidRPr="002E213C" w:rsidDel="0051782D" w:rsidRDefault="002E1FBC">
            <w:pPr>
              <w:spacing w:after="0" w:line="240" w:lineRule="auto"/>
              <w:jc w:val="right"/>
              <w:rPr>
                <w:del w:id="877" w:author="Jujia Li" w:date="2026-02-10T23:24:00Z" w16du:dateUtc="2026-02-11T05:24:00Z"/>
                <w:rFonts w:eastAsia="Times New Roman" w:cs="Times New Roman"/>
                <w:color w:val="000000"/>
                <w:sz w:val="20"/>
                <w:szCs w:val="20"/>
                <w:lang w:eastAsia="zh-CN"/>
              </w:rPr>
            </w:pPr>
            <w:del w:id="878" w:author="Jujia Li" w:date="2026-02-10T23:24:00Z" w16du:dateUtc="2026-02-11T05:24:00Z">
              <w:r w:rsidRPr="002E213C" w:rsidDel="0051782D">
                <w:rPr>
                  <w:rFonts w:cs="Times New Roman"/>
                  <w:color w:val="000000"/>
                  <w:sz w:val="20"/>
                  <w:szCs w:val="20"/>
                </w:rPr>
                <w:delText>11.82</w:delText>
              </w:r>
            </w:del>
          </w:p>
        </w:tc>
        <w:tc>
          <w:tcPr>
            <w:tcW w:w="0" w:type="auto"/>
            <w:noWrap/>
            <w:vAlign w:val="bottom"/>
            <w:hideMark/>
          </w:tcPr>
          <w:p w14:paraId="77FED618" w14:textId="1E08DD71" w:rsidR="002E1FBC" w:rsidRPr="002E213C" w:rsidDel="0051782D" w:rsidRDefault="002E1FBC">
            <w:pPr>
              <w:spacing w:after="0" w:line="240" w:lineRule="auto"/>
              <w:jc w:val="right"/>
              <w:rPr>
                <w:del w:id="879" w:author="Jujia Li" w:date="2026-02-10T23:24:00Z" w16du:dateUtc="2026-02-11T05:24:00Z"/>
                <w:rFonts w:eastAsia="Times New Roman" w:cs="Times New Roman"/>
                <w:color w:val="000000"/>
                <w:sz w:val="20"/>
                <w:szCs w:val="20"/>
                <w:lang w:eastAsia="zh-CN"/>
              </w:rPr>
            </w:pPr>
            <w:del w:id="880" w:author="Jujia Li" w:date="2026-02-10T23:24:00Z" w16du:dateUtc="2026-02-11T05:24:00Z">
              <w:r w:rsidRPr="002E213C" w:rsidDel="0051782D">
                <w:rPr>
                  <w:rFonts w:cs="Times New Roman"/>
                  <w:color w:val="000000"/>
                  <w:sz w:val="20"/>
                  <w:szCs w:val="20"/>
                </w:rPr>
                <w:delText>29.97</w:delText>
              </w:r>
            </w:del>
          </w:p>
        </w:tc>
        <w:tc>
          <w:tcPr>
            <w:tcW w:w="0" w:type="auto"/>
            <w:noWrap/>
            <w:vAlign w:val="bottom"/>
            <w:hideMark/>
          </w:tcPr>
          <w:p w14:paraId="06683EDF" w14:textId="5F7C7B4A" w:rsidR="002E1FBC" w:rsidRPr="002E213C" w:rsidDel="0051782D" w:rsidRDefault="002E1FBC">
            <w:pPr>
              <w:spacing w:after="0" w:line="240" w:lineRule="auto"/>
              <w:jc w:val="right"/>
              <w:rPr>
                <w:del w:id="881" w:author="Jujia Li" w:date="2026-02-10T23:24:00Z" w16du:dateUtc="2026-02-11T05:24:00Z"/>
                <w:rFonts w:eastAsia="Times New Roman" w:cs="Times New Roman"/>
                <w:color w:val="000000"/>
                <w:sz w:val="20"/>
                <w:szCs w:val="20"/>
                <w:lang w:eastAsia="zh-CN"/>
              </w:rPr>
            </w:pPr>
            <w:del w:id="882"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6840B711" w14:textId="270316FD" w:rsidR="002E1FBC" w:rsidRPr="002E213C" w:rsidDel="0051782D" w:rsidRDefault="002E1FBC">
            <w:pPr>
              <w:spacing w:after="0" w:line="240" w:lineRule="auto"/>
              <w:jc w:val="right"/>
              <w:rPr>
                <w:del w:id="883" w:author="Jujia Li" w:date="2026-02-10T23:24:00Z" w16du:dateUtc="2026-02-11T05:24:00Z"/>
                <w:rFonts w:eastAsia="Times New Roman" w:cs="Times New Roman"/>
                <w:color w:val="000000"/>
                <w:sz w:val="20"/>
                <w:szCs w:val="20"/>
                <w:lang w:eastAsia="zh-CN"/>
              </w:rPr>
            </w:pPr>
            <w:del w:id="884"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15BC0103" w14:textId="5811561A" w:rsidR="002E1FBC" w:rsidRPr="002E213C" w:rsidDel="0051782D" w:rsidRDefault="002E1FBC">
            <w:pPr>
              <w:spacing w:after="0" w:line="240" w:lineRule="auto"/>
              <w:jc w:val="right"/>
              <w:rPr>
                <w:del w:id="885" w:author="Jujia Li" w:date="2026-02-10T23:24:00Z" w16du:dateUtc="2026-02-11T05:24:00Z"/>
                <w:rFonts w:eastAsia="Times New Roman" w:cs="Times New Roman"/>
                <w:color w:val="000000"/>
                <w:sz w:val="20"/>
                <w:szCs w:val="20"/>
                <w:lang w:eastAsia="zh-CN"/>
              </w:rPr>
            </w:pPr>
            <w:del w:id="886"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687F90E7" w14:textId="0AD7F1B8" w:rsidR="002E1FBC" w:rsidRPr="002E213C" w:rsidDel="0051782D" w:rsidRDefault="002E1FBC">
            <w:pPr>
              <w:spacing w:after="0" w:line="240" w:lineRule="auto"/>
              <w:jc w:val="right"/>
              <w:rPr>
                <w:del w:id="887" w:author="Jujia Li" w:date="2026-02-10T23:24:00Z" w16du:dateUtc="2026-02-11T05:24:00Z"/>
                <w:rFonts w:eastAsia="Times New Roman" w:cs="Times New Roman"/>
                <w:color w:val="000000"/>
                <w:sz w:val="20"/>
                <w:szCs w:val="20"/>
                <w:lang w:eastAsia="zh-CN"/>
              </w:rPr>
            </w:pPr>
            <w:del w:id="888" w:author="Jujia Li" w:date="2026-02-10T23:24:00Z" w16du:dateUtc="2026-02-11T05:24:00Z">
              <w:r w:rsidRPr="002E213C" w:rsidDel="0051782D">
                <w:rPr>
                  <w:rFonts w:cs="Times New Roman"/>
                  <w:color w:val="000000"/>
                  <w:sz w:val="20"/>
                  <w:szCs w:val="20"/>
                </w:rPr>
                <w:delText>0</w:delText>
              </w:r>
            </w:del>
          </w:p>
        </w:tc>
      </w:tr>
      <w:tr w:rsidR="002E1FBC" w:rsidRPr="00F00EAC" w:rsidDel="0051782D" w14:paraId="308B302A" w14:textId="43D1EC39" w:rsidTr="000B5239">
        <w:trPr>
          <w:trHeight w:val="300"/>
          <w:del w:id="889" w:author="Jujia Li" w:date="2026-02-10T23:24:00Z"/>
        </w:trPr>
        <w:tc>
          <w:tcPr>
            <w:tcW w:w="0" w:type="auto"/>
            <w:noWrap/>
            <w:vAlign w:val="center"/>
            <w:hideMark/>
          </w:tcPr>
          <w:p w14:paraId="31398743" w14:textId="2C9131FD" w:rsidR="002E1FBC" w:rsidRPr="00F00EAC" w:rsidDel="0051782D" w:rsidRDefault="002E1FBC">
            <w:pPr>
              <w:spacing w:after="0" w:line="240" w:lineRule="auto"/>
              <w:rPr>
                <w:del w:id="890" w:author="Jujia Li" w:date="2026-02-10T23:24:00Z" w16du:dateUtc="2026-02-11T05:24:00Z"/>
                <w:rFonts w:eastAsia="Times New Roman" w:cs="Times New Roman"/>
                <w:color w:val="000000"/>
                <w:sz w:val="20"/>
                <w:szCs w:val="20"/>
                <w:lang w:eastAsia="zh-CN"/>
              </w:rPr>
            </w:pPr>
            <w:del w:id="891" w:author="Jujia Li" w:date="2026-02-10T23:24:00Z" w16du:dateUtc="2026-02-11T05:24:00Z">
              <w:r w:rsidRPr="00F00EAC" w:rsidDel="0051782D">
                <w:rPr>
                  <w:rFonts w:cs="Times New Roman"/>
                  <w:sz w:val="20"/>
                  <w:szCs w:val="20"/>
                </w:rPr>
                <w:delText>Jackson</w:delText>
              </w:r>
            </w:del>
          </w:p>
        </w:tc>
        <w:tc>
          <w:tcPr>
            <w:tcW w:w="0" w:type="auto"/>
            <w:vAlign w:val="center"/>
          </w:tcPr>
          <w:p w14:paraId="1E819D76" w14:textId="42BBF2CD" w:rsidR="002E1FBC" w:rsidRPr="002E213C" w:rsidDel="0051782D" w:rsidRDefault="002E1FBC">
            <w:pPr>
              <w:spacing w:after="0" w:line="240" w:lineRule="auto"/>
              <w:jc w:val="right"/>
              <w:rPr>
                <w:del w:id="892" w:author="Jujia Li" w:date="2026-02-10T23:24:00Z" w16du:dateUtc="2026-02-11T05:24:00Z"/>
                <w:rFonts w:cs="Times New Roman"/>
                <w:color w:val="000000"/>
                <w:sz w:val="20"/>
                <w:szCs w:val="20"/>
              </w:rPr>
            </w:pPr>
            <w:del w:id="893" w:author="Jujia Li" w:date="2026-02-10T23:24:00Z" w16du:dateUtc="2026-02-11T05:24:00Z">
              <w:r w:rsidRPr="0022125D" w:rsidDel="0051782D">
                <w:rPr>
                  <w:rFonts w:cs="Times New Roman"/>
                  <w:color w:val="000000"/>
                  <w:sz w:val="20"/>
                  <w:szCs w:val="20"/>
                </w:rPr>
                <w:delText>5</w:delText>
              </w:r>
            </w:del>
          </w:p>
        </w:tc>
        <w:tc>
          <w:tcPr>
            <w:tcW w:w="0" w:type="auto"/>
            <w:noWrap/>
            <w:vAlign w:val="bottom"/>
            <w:hideMark/>
          </w:tcPr>
          <w:p w14:paraId="0706D988" w14:textId="295D7D82" w:rsidR="002E1FBC" w:rsidRPr="002E213C" w:rsidDel="0051782D" w:rsidRDefault="002E1FBC">
            <w:pPr>
              <w:spacing w:after="0" w:line="240" w:lineRule="auto"/>
              <w:jc w:val="right"/>
              <w:rPr>
                <w:del w:id="894" w:author="Jujia Li" w:date="2026-02-10T23:24:00Z" w16du:dateUtc="2026-02-11T05:24:00Z"/>
                <w:rFonts w:eastAsia="Times New Roman" w:cs="Times New Roman"/>
                <w:color w:val="000000"/>
                <w:sz w:val="20"/>
                <w:szCs w:val="20"/>
                <w:lang w:eastAsia="zh-CN"/>
              </w:rPr>
            </w:pPr>
            <w:del w:id="895" w:author="Jujia Li" w:date="2026-02-10T23:24:00Z" w16du:dateUtc="2026-02-11T05:24:00Z">
              <w:r w:rsidRPr="002E213C" w:rsidDel="0051782D">
                <w:rPr>
                  <w:rFonts w:cs="Times New Roman"/>
                  <w:color w:val="000000"/>
                  <w:sz w:val="20"/>
                  <w:szCs w:val="20"/>
                </w:rPr>
                <w:delText>2.31</w:delText>
              </w:r>
            </w:del>
          </w:p>
        </w:tc>
        <w:tc>
          <w:tcPr>
            <w:tcW w:w="0" w:type="auto"/>
            <w:noWrap/>
            <w:vAlign w:val="bottom"/>
            <w:hideMark/>
          </w:tcPr>
          <w:p w14:paraId="2CD3DA43" w14:textId="0372F6FE" w:rsidR="002E1FBC" w:rsidRPr="002E213C" w:rsidDel="0051782D" w:rsidRDefault="002E1FBC">
            <w:pPr>
              <w:spacing w:after="0" w:line="240" w:lineRule="auto"/>
              <w:jc w:val="right"/>
              <w:rPr>
                <w:del w:id="896" w:author="Jujia Li" w:date="2026-02-10T23:24:00Z" w16du:dateUtc="2026-02-11T05:24:00Z"/>
                <w:rFonts w:eastAsia="Times New Roman" w:cs="Times New Roman"/>
                <w:color w:val="000000"/>
                <w:sz w:val="20"/>
                <w:szCs w:val="20"/>
                <w:lang w:eastAsia="zh-CN"/>
              </w:rPr>
            </w:pPr>
            <w:del w:id="897" w:author="Jujia Li" w:date="2026-02-10T23:24:00Z" w16du:dateUtc="2026-02-11T05:24:00Z">
              <w:r w:rsidRPr="002E213C" w:rsidDel="0051782D">
                <w:rPr>
                  <w:rFonts w:cs="Times New Roman"/>
                  <w:color w:val="000000"/>
                  <w:sz w:val="20"/>
                  <w:szCs w:val="20"/>
                </w:rPr>
                <w:delText>3.28</w:delText>
              </w:r>
            </w:del>
          </w:p>
        </w:tc>
        <w:tc>
          <w:tcPr>
            <w:tcW w:w="0" w:type="auto"/>
            <w:noWrap/>
            <w:vAlign w:val="bottom"/>
            <w:hideMark/>
          </w:tcPr>
          <w:p w14:paraId="5668FFBD" w14:textId="23C6F2EB" w:rsidR="002E1FBC" w:rsidRPr="002E213C" w:rsidDel="0051782D" w:rsidRDefault="002E1FBC">
            <w:pPr>
              <w:spacing w:after="0" w:line="240" w:lineRule="auto"/>
              <w:jc w:val="right"/>
              <w:rPr>
                <w:del w:id="898" w:author="Jujia Li" w:date="2026-02-10T23:24:00Z" w16du:dateUtc="2026-02-11T05:24:00Z"/>
                <w:rFonts w:eastAsia="Times New Roman" w:cs="Times New Roman"/>
                <w:color w:val="000000"/>
                <w:sz w:val="20"/>
                <w:szCs w:val="20"/>
                <w:lang w:eastAsia="zh-CN"/>
              </w:rPr>
            </w:pPr>
            <w:del w:id="899" w:author="Jujia Li" w:date="2026-02-10T23:24:00Z" w16du:dateUtc="2026-02-11T05:24:00Z">
              <w:r w:rsidRPr="002E213C" w:rsidDel="0051782D">
                <w:rPr>
                  <w:rFonts w:cs="Times New Roman"/>
                  <w:color w:val="000000"/>
                  <w:sz w:val="20"/>
                  <w:szCs w:val="20"/>
                </w:rPr>
                <w:delText>4.07</w:delText>
              </w:r>
            </w:del>
          </w:p>
        </w:tc>
        <w:tc>
          <w:tcPr>
            <w:tcW w:w="0" w:type="auto"/>
            <w:noWrap/>
            <w:vAlign w:val="bottom"/>
            <w:hideMark/>
          </w:tcPr>
          <w:p w14:paraId="1527CB1E" w14:textId="218DB3B5" w:rsidR="002E1FBC" w:rsidRPr="002E213C" w:rsidDel="0051782D" w:rsidRDefault="002E1FBC">
            <w:pPr>
              <w:spacing w:after="0" w:line="240" w:lineRule="auto"/>
              <w:jc w:val="right"/>
              <w:rPr>
                <w:del w:id="900" w:author="Jujia Li" w:date="2026-02-10T23:24:00Z" w16du:dateUtc="2026-02-11T05:24:00Z"/>
                <w:rFonts w:eastAsia="Times New Roman" w:cs="Times New Roman"/>
                <w:color w:val="000000"/>
                <w:sz w:val="20"/>
                <w:szCs w:val="20"/>
                <w:lang w:eastAsia="zh-CN"/>
              </w:rPr>
            </w:pPr>
            <w:del w:id="901" w:author="Jujia Li" w:date="2026-02-10T23:24:00Z" w16du:dateUtc="2026-02-11T05:24:00Z">
              <w:r w:rsidRPr="002E213C" w:rsidDel="0051782D">
                <w:rPr>
                  <w:rFonts w:cs="Times New Roman"/>
                  <w:color w:val="000000"/>
                  <w:sz w:val="20"/>
                  <w:szCs w:val="20"/>
                </w:rPr>
                <w:delText>2.32</w:delText>
              </w:r>
            </w:del>
          </w:p>
        </w:tc>
        <w:tc>
          <w:tcPr>
            <w:tcW w:w="0" w:type="auto"/>
            <w:noWrap/>
            <w:vAlign w:val="bottom"/>
            <w:hideMark/>
          </w:tcPr>
          <w:p w14:paraId="32A80AC7" w14:textId="68A8E8AB" w:rsidR="002E1FBC" w:rsidRPr="002E213C" w:rsidDel="0051782D" w:rsidRDefault="002E1FBC">
            <w:pPr>
              <w:spacing w:after="0" w:line="240" w:lineRule="auto"/>
              <w:jc w:val="right"/>
              <w:rPr>
                <w:del w:id="902" w:author="Jujia Li" w:date="2026-02-10T23:24:00Z" w16du:dateUtc="2026-02-11T05:24:00Z"/>
                <w:rFonts w:eastAsia="Times New Roman" w:cs="Times New Roman"/>
                <w:color w:val="000000"/>
                <w:sz w:val="20"/>
                <w:szCs w:val="20"/>
                <w:lang w:eastAsia="zh-CN"/>
              </w:rPr>
            </w:pPr>
            <w:del w:id="903"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73B235B4" w14:textId="2691C5D5" w:rsidR="002E1FBC" w:rsidRPr="002E213C" w:rsidDel="0051782D" w:rsidRDefault="002E1FBC">
            <w:pPr>
              <w:spacing w:after="0" w:line="240" w:lineRule="auto"/>
              <w:jc w:val="right"/>
              <w:rPr>
                <w:del w:id="904" w:author="Jujia Li" w:date="2026-02-10T23:24:00Z" w16du:dateUtc="2026-02-11T05:24:00Z"/>
                <w:rFonts w:eastAsia="Times New Roman" w:cs="Times New Roman"/>
                <w:color w:val="000000"/>
                <w:sz w:val="20"/>
                <w:szCs w:val="20"/>
                <w:lang w:eastAsia="zh-CN"/>
              </w:rPr>
            </w:pPr>
            <w:del w:id="905"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16C32A30" w14:textId="00843F24" w:rsidR="002E1FBC" w:rsidRPr="002E213C" w:rsidDel="0051782D" w:rsidRDefault="002E1FBC">
            <w:pPr>
              <w:spacing w:after="0" w:line="240" w:lineRule="auto"/>
              <w:jc w:val="right"/>
              <w:rPr>
                <w:del w:id="906" w:author="Jujia Li" w:date="2026-02-10T23:24:00Z" w16du:dateUtc="2026-02-11T05:24:00Z"/>
                <w:rFonts w:eastAsia="Times New Roman" w:cs="Times New Roman"/>
                <w:color w:val="000000"/>
                <w:sz w:val="20"/>
                <w:szCs w:val="20"/>
                <w:lang w:eastAsia="zh-CN"/>
              </w:rPr>
            </w:pPr>
            <w:del w:id="907"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58362736" w14:textId="2CEAB942" w:rsidR="002E1FBC" w:rsidRPr="002E213C" w:rsidDel="0051782D" w:rsidRDefault="002E1FBC">
            <w:pPr>
              <w:spacing w:after="0" w:line="240" w:lineRule="auto"/>
              <w:jc w:val="right"/>
              <w:rPr>
                <w:del w:id="908" w:author="Jujia Li" w:date="2026-02-10T23:24:00Z" w16du:dateUtc="2026-02-11T05:24:00Z"/>
                <w:rFonts w:eastAsia="Times New Roman" w:cs="Times New Roman"/>
                <w:color w:val="000000"/>
                <w:sz w:val="20"/>
                <w:szCs w:val="20"/>
                <w:lang w:eastAsia="zh-CN"/>
              </w:rPr>
            </w:pPr>
            <w:del w:id="909" w:author="Jujia Li" w:date="2026-02-10T23:24:00Z" w16du:dateUtc="2026-02-11T05:24:00Z">
              <w:r w:rsidDel="0051782D">
                <w:rPr>
                  <w:rFonts w:cs="Times New Roman"/>
                  <w:color w:val="000000"/>
                  <w:sz w:val="20"/>
                  <w:szCs w:val="20"/>
                </w:rPr>
                <w:delText>-</w:delText>
              </w:r>
            </w:del>
          </w:p>
        </w:tc>
      </w:tr>
      <w:tr w:rsidR="002E1FBC" w:rsidRPr="00F00EAC" w:rsidDel="0051782D" w14:paraId="1B0236BF" w14:textId="066F1023" w:rsidTr="000B5239">
        <w:trPr>
          <w:trHeight w:val="300"/>
          <w:del w:id="910" w:author="Jujia Li" w:date="2026-02-10T23:24:00Z"/>
        </w:trPr>
        <w:tc>
          <w:tcPr>
            <w:tcW w:w="0" w:type="auto"/>
            <w:noWrap/>
            <w:vAlign w:val="center"/>
            <w:hideMark/>
          </w:tcPr>
          <w:p w14:paraId="66C38429" w14:textId="6CAB1997" w:rsidR="002E1FBC" w:rsidRPr="00F00EAC" w:rsidDel="0051782D" w:rsidRDefault="002E1FBC">
            <w:pPr>
              <w:spacing w:after="0" w:line="240" w:lineRule="auto"/>
              <w:rPr>
                <w:del w:id="911" w:author="Jujia Li" w:date="2026-02-10T23:24:00Z" w16du:dateUtc="2026-02-11T05:24:00Z"/>
                <w:rFonts w:eastAsia="Times New Roman" w:cs="Times New Roman"/>
                <w:color w:val="000000"/>
                <w:sz w:val="20"/>
                <w:szCs w:val="20"/>
                <w:lang w:eastAsia="zh-CN"/>
              </w:rPr>
            </w:pPr>
            <w:del w:id="912" w:author="Jujia Li" w:date="2026-02-10T23:24:00Z" w16du:dateUtc="2026-02-11T05:24:00Z">
              <w:r w:rsidRPr="00F00EAC" w:rsidDel="0051782D">
                <w:rPr>
                  <w:rFonts w:cs="Times New Roman"/>
                  <w:sz w:val="20"/>
                  <w:szCs w:val="20"/>
                </w:rPr>
                <w:delText>Jefferson</w:delText>
              </w:r>
            </w:del>
          </w:p>
        </w:tc>
        <w:tc>
          <w:tcPr>
            <w:tcW w:w="0" w:type="auto"/>
            <w:vAlign w:val="center"/>
          </w:tcPr>
          <w:p w14:paraId="422B804F" w14:textId="0AC399DC" w:rsidR="002E1FBC" w:rsidRPr="002E213C" w:rsidDel="0051782D" w:rsidRDefault="002E1FBC">
            <w:pPr>
              <w:spacing w:after="0" w:line="240" w:lineRule="auto"/>
              <w:jc w:val="right"/>
              <w:rPr>
                <w:del w:id="913" w:author="Jujia Li" w:date="2026-02-10T23:24:00Z" w16du:dateUtc="2026-02-11T05:24:00Z"/>
                <w:rFonts w:cs="Times New Roman"/>
                <w:color w:val="000000"/>
                <w:sz w:val="20"/>
                <w:szCs w:val="20"/>
              </w:rPr>
            </w:pPr>
            <w:del w:id="914" w:author="Jujia Li" w:date="2026-02-10T23:24:00Z" w16du:dateUtc="2026-02-11T05:24:00Z">
              <w:r w:rsidRPr="0022125D" w:rsidDel="0051782D">
                <w:rPr>
                  <w:rFonts w:cs="Times New Roman"/>
                  <w:color w:val="000000"/>
                  <w:sz w:val="20"/>
                  <w:szCs w:val="20"/>
                </w:rPr>
                <w:delText>2</w:delText>
              </w:r>
            </w:del>
          </w:p>
        </w:tc>
        <w:tc>
          <w:tcPr>
            <w:tcW w:w="0" w:type="auto"/>
            <w:noWrap/>
            <w:vAlign w:val="bottom"/>
            <w:hideMark/>
          </w:tcPr>
          <w:p w14:paraId="75B20EFB" w14:textId="441360EF" w:rsidR="002E1FBC" w:rsidRPr="002E213C" w:rsidDel="0051782D" w:rsidRDefault="002E1FBC">
            <w:pPr>
              <w:spacing w:after="0" w:line="240" w:lineRule="auto"/>
              <w:jc w:val="right"/>
              <w:rPr>
                <w:del w:id="915" w:author="Jujia Li" w:date="2026-02-10T23:24:00Z" w16du:dateUtc="2026-02-11T05:24:00Z"/>
                <w:rFonts w:eastAsia="Times New Roman" w:cs="Times New Roman"/>
                <w:color w:val="000000"/>
                <w:sz w:val="20"/>
                <w:szCs w:val="20"/>
                <w:lang w:eastAsia="zh-CN"/>
              </w:rPr>
            </w:pPr>
            <w:del w:id="916" w:author="Jujia Li" w:date="2026-02-10T23:24:00Z" w16du:dateUtc="2026-02-11T05:24:00Z">
              <w:r w:rsidRPr="002E213C" w:rsidDel="0051782D">
                <w:rPr>
                  <w:rFonts w:cs="Times New Roman"/>
                  <w:color w:val="000000"/>
                  <w:sz w:val="20"/>
                  <w:szCs w:val="20"/>
                </w:rPr>
                <w:delText>8.59</w:delText>
              </w:r>
            </w:del>
          </w:p>
        </w:tc>
        <w:tc>
          <w:tcPr>
            <w:tcW w:w="0" w:type="auto"/>
            <w:noWrap/>
            <w:vAlign w:val="bottom"/>
            <w:hideMark/>
          </w:tcPr>
          <w:p w14:paraId="4AF59736" w14:textId="16FB23DD" w:rsidR="002E1FBC" w:rsidRPr="002E213C" w:rsidDel="0051782D" w:rsidRDefault="002E1FBC">
            <w:pPr>
              <w:spacing w:after="0" w:line="240" w:lineRule="auto"/>
              <w:jc w:val="right"/>
              <w:rPr>
                <w:del w:id="917" w:author="Jujia Li" w:date="2026-02-10T23:24:00Z" w16du:dateUtc="2026-02-11T05:24:00Z"/>
                <w:rFonts w:eastAsia="Times New Roman" w:cs="Times New Roman"/>
                <w:color w:val="000000"/>
                <w:sz w:val="20"/>
                <w:szCs w:val="20"/>
                <w:lang w:eastAsia="zh-CN"/>
              </w:rPr>
            </w:pPr>
            <w:del w:id="918" w:author="Jujia Li" w:date="2026-02-10T23:24:00Z" w16du:dateUtc="2026-02-11T05:24:00Z">
              <w:r w:rsidRPr="002E213C" w:rsidDel="0051782D">
                <w:rPr>
                  <w:rFonts w:cs="Times New Roman"/>
                  <w:color w:val="000000"/>
                  <w:sz w:val="20"/>
                  <w:szCs w:val="20"/>
                </w:rPr>
                <w:delText>8.25</w:delText>
              </w:r>
            </w:del>
          </w:p>
        </w:tc>
        <w:tc>
          <w:tcPr>
            <w:tcW w:w="0" w:type="auto"/>
            <w:noWrap/>
            <w:vAlign w:val="bottom"/>
            <w:hideMark/>
          </w:tcPr>
          <w:p w14:paraId="4AB6DF56" w14:textId="5913EFED" w:rsidR="002E1FBC" w:rsidRPr="002E213C" w:rsidDel="0051782D" w:rsidRDefault="002E1FBC">
            <w:pPr>
              <w:spacing w:after="0" w:line="240" w:lineRule="auto"/>
              <w:jc w:val="right"/>
              <w:rPr>
                <w:del w:id="919" w:author="Jujia Li" w:date="2026-02-10T23:24:00Z" w16du:dateUtc="2026-02-11T05:24:00Z"/>
                <w:rFonts w:eastAsia="Times New Roman" w:cs="Times New Roman"/>
                <w:color w:val="000000"/>
                <w:sz w:val="20"/>
                <w:szCs w:val="20"/>
                <w:lang w:eastAsia="zh-CN"/>
              </w:rPr>
            </w:pPr>
            <w:del w:id="920" w:author="Jujia Li" w:date="2026-02-10T23:24:00Z" w16du:dateUtc="2026-02-11T05:24:00Z">
              <w:r w:rsidRPr="002E213C" w:rsidDel="0051782D">
                <w:rPr>
                  <w:rFonts w:cs="Times New Roman"/>
                  <w:color w:val="000000"/>
                  <w:sz w:val="20"/>
                  <w:szCs w:val="20"/>
                </w:rPr>
                <w:delText>8.84</w:delText>
              </w:r>
            </w:del>
          </w:p>
        </w:tc>
        <w:tc>
          <w:tcPr>
            <w:tcW w:w="0" w:type="auto"/>
            <w:noWrap/>
            <w:vAlign w:val="bottom"/>
            <w:hideMark/>
          </w:tcPr>
          <w:p w14:paraId="64A2D595" w14:textId="21BE8377" w:rsidR="002E1FBC" w:rsidRPr="002E213C" w:rsidDel="0051782D" w:rsidRDefault="002E1FBC">
            <w:pPr>
              <w:spacing w:after="0" w:line="240" w:lineRule="auto"/>
              <w:jc w:val="right"/>
              <w:rPr>
                <w:del w:id="921" w:author="Jujia Li" w:date="2026-02-10T23:24:00Z" w16du:dateUtc="2026-02-11T05:24:00Z"/>
                <w:rFonts w:eastAsia="Times New Roman" w:cs="Times New Roman"/>
                <w:color w:val="000000"/>
                <w:sz w:val="20"/>
                <w:szCs w:val="20"/>
                <w:lang w:eastAsia="zh-CN"/>
              </w:rPr>
            </w:pPr>
            <w:del w:id="922" w:author="Jujia Li" w:date="2026-02-10T23:24:00Z" w16du:dateUtc="2026-02-11T05:24:00Z">
              <w:r w:rsidRPr="002E213C" w:rsidDel="0051782D">
                <w:rPr>
                  <w:rFonts w:cs="Times New Roman"/>
                  <w:color w:val="000000"/>
                  <w:sz w:val="20"/>
                  <w:szCs w:val="20"/>
                </w:rPr>
                <w:delText>8.58</w:delText>
              </w:r>
            </w:del>
          </w:p>
        </w:tc>
        <w:tc>
          <w:tcPr>
            <w:tcW w:w="0" w:type="auto"/>
            <w:noWrap/>
            <w:vAlign w:val="bottom"/>
            <w:hideMark/>
          </w:tcPr>
          <w:p w14:paraId="55E8B22F" w14:textId="364D4305" w:rsidR="002E1FBC" w:rsidRPr="002E213C" w:rsidDel="0051782D" w:rsidRDefault="002E1FBC">
            <w:pPr>
              <w:spacing w:after="0" w:line="240" w:lineRule="auto"/>
              <w:jc w:val="right"/>
              <w:rPr>
                <w:del w:id="923" w:author="Jujia Li" w:date="2026-02-10T23:24:00Z" w16du:dateUtc="2026-02-11T05:24:00Z"/>
                <w:rFonts w:eastAsia="Times New Roman" w:cs="Times New Roman"/>
                <w:color w:val="000000"/>
                <w:sz w:val="20"/>
                <w:szCs w:val="20"/>
                <w:lang w:eastAsia="zh-CN"/>
              </w:rPr>
            </w:pPr>
            <w:del w:id="924" w:author="Jujia Li" w:date="2026-02-10T23:24:00Z" w16du:dateUtc="2026-02-11T05:24:00Z">
              <w:r w:rsidRPr="002E213C" w:rsidDel="0051782D">
                <w:rPr>
                  <w:rFonts w:cs="Times New Roman"/>
                  <w:color w:val="000000"/>
                  <w:sz w:val="20"/>
                  <w:szCs w:val="20"/>
                </w:rPr>
                <w:delText>25</w:delText>
              </w:r>
            </w:del>
            <w:del w:id="925" w:author="Jujia Li" w:date="2026-02-10T20:10:00Z" w16du:dateUtc="2026-02-11T02:10:00Z">
              <w:r w:rsidRPr="002E213C" w:rsidDel="00491468">
                <w:rPr>
                  <w:rFonts w:cs="Times New Roman"/>
                  <w:color w:val="000000"/>
                  <w:sz w:val="20"/>
                  <w:szCs w:val="20"/>
                </w:rPr>
                <w:delText>.</w:delText>
              </w:r>
            </w:del>
            <w:del w:id="926" w:author="Jujia Li" w:date="2026-02-10T23:24:00Z" w16du:dateUtc="2026-02-11T05:24:00Z">
              <w:r w:rsidRPr="002E213C" w:rsidDel="0051782D">
                <w:rPr>
                  <w:rFonts w:cs="Times New Roman"/>
                  <w:color w:val="000000"/>
                  <w:sz w:val="20"/>
                  <w:szCs w:val="20"/>
                </w:rPr>
                <w:delText>17</w:delText>
              </w:r>
            </w:del>
          </w:p>
        </w:tc>
        <w:tc>
          <w:tcPr>
            <w:tcW w:w="0" w:type="auto"/>
            <w:noWrap/>
            <w:vAlign w:val="bottom"/>
            <w:hideMark/>
          </w:tcPr>
          <w:p w14:paraId="5B0894FB" w14:textId="5D842A18" w:rsidR="002E1FBC" w:rsidRPr="002E213C" w:rsidDel="0051782D" w:rsidRDefault="002E1FBC">
            <w:pPr>
              <w:spacing w:after="0" w:line="240" w:lineRule="auto"/>
              <w:jc w:val="right"/>
              <w:rPr>
                <w:del w:id="927" w:author="Jujia Li" w:date="2026-02-10T23:24:00Z" w16du:dateUtc="2026-02-11T05:24:00Z"/>
                <w:rFonts w:eastAsia="Times New Roman" w:cs="Times New Roman"/>
                <w:color w:val="000000"/>
                <w:sz w:val="20"/>
                <w:szCs w:val="20"/>
                <w:lang w:eastAsia="zh-CN"/>
              </w:rPr>
            </w:pPr>
            <w:del w:id="928" w:author="Jujia Li" w:date="2026-02-10T23:24:00Z" w16du:dateUtc="2026-02-11T05:24:00Z">
              <w:r w:rsidRPr="002E213C" w:rsidDel="0051782D">
                <w:rPr>
                  <w:rFonts w:cs="Times New Roman"/>
                  <w:color w:val="000000"/>
                  <w:sz w:val="20"/>
                  <w:szCs w:val="20"/>
                </w:rPr>
                <w:delText>24</w:delText>
              </w:r>
            </w:del>
            <w:del w:id="929" w:author="Jujia Li" w:date="2026-02-10T20:10:00Z" w16du:dateUtc="2026-02-11T02:10:00Z">
              <w:r w:rsidRPr="002E213C" w:rsidDel="00491468">
                <w:rPr>
                  <w:rFonts w:cs="Times New Roman"/>
                  <w:color w:val="000000"/>
                  <w:sz w:val="20"/>
                  <w:szCs w:val="20"/>
                </w:rPr>
                <w:delText>.</w:delText>
              </w:r>
            </w:del>
            <w:del w:id="930" w:author="Jujia Li" w:date="2026-02-10T23:24:00Z" w16du:dateUtc="2026-02-11T05:24:00Z">
              <w:r w:rsidRPr="002E213C" w:rsidDel="0051782D">
                <w:rPr>
                  <w:rFonts w:cs="Times New Roman"/>
                  <w:color w:val="000000"/>
                  <w:sz w:val="20"/>
                  <w:szCs w:val="20"/>
                </w:rPr>
                <w:delText>58</w:delText>
              </w:r>
            </w:del>
          </w:p>
        </w:tc>
        <w:tc>
          <w:tcPr>
            <w:tcW w:w="0" w:type="auto"/>
            <w:noWrap/>
            <w:vAlign w:val="bottom"/>
            <w:hideMark/>
          </w:tcPr>
          <w:p w14:paraId="73484E34" w14:textId="6ADE6ACD" w:rsidR="002E1FBC" w:rsidRPr="002E213C" w:rsidDel="0051782D" w:rsidRDefault="002E1FBC">
            <w:pPr>
              <w:spacing w:after="0" w:line="240" w:lineRule="auto"/>
              <w:jc w:val="right"/>
              <w:rPr>
                <w:del w:id="931" w:author="Jujia Li" w:date="2026-02-10T23:24:00Z" w16du:dateUtc="2026-02-11T05:24:00Z"/>
                <w:rFonts w:eastAsia="Times New Roman" w:cs="Times New Roman"/>
                <w:color w:val="000000"/>
                <w:sz w:val="20"/>
                <w:szCs w:val="20"/>
                <w:lang w:eastAsia="zh-CN"/>
              </w:rPr>
            </w:pPr>
            <w:del w:id="932" w:author="Jujia Li" w:date="2026-02-10T23:24:00Z" w16du:dateUtc="2026-02-11T05:24:00Z">
              <w:r w:rsidRPr="002E213C" w:rsidDel="0051782D">
                <w:rPr>
                  <w:rFonts w:cs="Times New Roman"/>
                  <w:color w:val="000000"/>
                  <w:sz w:val="20"/>
                  <w:szCs w:val="20"/>
                </w:rPr>
                <w:delText>21</w:delText>
              </w:r>
            </w:del>
            <w:del w:id="933" w:author="Jujia Li" w:date="2026-02-10T20:10:00Z" w16du:dateUtc="2026-02-11T02:10:00Z">
              <w:r w:rsidRPr="002E213C" w:rsidDel="00491468">
                <w:rPr>
                  <w:rFonts w:cs="Times New Roman"/>
                  <w:color w:val="000000"/>
                  <w:sz w:val="20"/>
                  <w:szCs w:val="20"/>
                </w:rPr>
                <w:delText>.</w:delText>
              </w:r>
            </w:del>
            <w:del w:id="934" w:author="Jujia Li" w:date="2026-02-10T23:24:00Z" w16du:dateUtc="2026-02-11T05:24:00Z">
              <w:r w:rsidRPr="002E213C" w:rsidDel="0051782D">
                <w:rPr>
                  <w:rFonts w:cs="Times New Roman"/>
                  <w:color w:val="000000"/>
                  <w:sz w:val="20"/>
                  <w:szCs w:val="20"/>
                </w:rPr>
                <w:delText>23</w:delText>
              </w:r>
            </w:del>
          </w:p>
        </w:tc>
        <w:tc>
          <w:tcPr>
            <w:tcW w:w="0" w:type="auto"/>
            <w:noWrap/>
            <w:vAlign w:val="bottom"/>
            <w:hideMark/>
          </w:tcPr>
          <w:p w14:paraId="37ED05BF" w14:textId="2D49E1FA" w:rsidR="002E1FBC" w:rsidRPr="002E213C" w:rsidDel="0051782D" w:rsidRDefault="002E1FBC">
            <w:pPr>
              <w:spacing w:after="0" w:line="240" w:lineRule="auto"/>
              <w:jc w:val="right"/>
              <w:rPr>
                <w:del w:id="935" w:author="Jujia Li" w:date="2026-02-10T23:24:00Z" w16du:dateUtc="2026-02-11T05:24:00Z"/>
                <w:rFonts w:eastAsia="Times New Roman" w:cs="Times New Roman"/>
                <w:color w:val="000000"/>
                <w:sz w:val="20"/>
                <w:szCs w:val="20"/>
                <w:lang w:eastAsia="zh-CN"/>
              </w:rPr>
            </w:pPr>
            <w:del w:id="936" w:author="Jujia Li" w:date="2026-02-10T23:24:00Z" w16du:dateUtc="2026-02-11T05:24:00Z">
              <w:r w:rsidRPr="002E213C" w:rsidDel="0051782D">
                <w:rPr>
                  <w:rFonts w:cs="Times New Roman"/>
                  <w:color w:val="000000"/>
                  <w:sz w:val="20"/>
                  <w:szCs w:val="20"/>
                </w:rPr>
                <w:delText>21</w:delText>
              </w:r>
            </w:del>
            <w:del w:id="937" w:author="Jujia Li" w:date="2026-02-10T20:11:00Z" w16du:dateUtc="2026-02-11T02:11:00Z">
              <w:r w:rsidRPr="002E213C" w:rsidDel="00491468">
                <w:rPr>
                  <w:rFonts w:cs="Times New Roman"/>
                  <w:color w:val="000000"/>
                  <w:sz w:val="20"/>
                  <w:szCs w:val="20"/>
                </w:rPr>
                <w:delText>.</w:delText>
              </w:r>
            </w:del>
            <w:del w:id="938" w:author="Jujia Li" w:date="2026-02-10T23:24:00Z" w16du:dateUtc="2026-02-11T05:24:00Z">
              <w:r w:rsidRPr="002E213C" w:rsidDel="0051782D">
                <w:rPr>
                  <w:rFonts w:cs="Times New Roman"/>
                  <w:color w:val="000000"/>
                  <w:sz w:val="20"/>
                  <w:szCs w:val="20"/>
                </w:rPr>
                <w:delText>71</w:delText>
              </w:r>
            </w:del>
          </w:p>
        </w:tc>
      </w:tr>
      <w:tr w:rsidR="002E1FBC" w:rsidRPr="00F00EAC" w:rsidDel="0051782D" w14:paraId="555544F9" w14:textId="19C1391E" w:rsidTr="000B5239">
        <w:trPr>
          <w:trHeight w:val="300"/>
          <w:del w:id="939" w:author="Jujia Li" w:date="2026-02-10T23:24:00Z"/>
        </w:trPr>
        <w:tc>
          <w:tcPr>
            <w:tcW w:w="0" w:type="auto"/>
            <w:noWrap/>
            <w:vAlign w:val="center"/>
            <w:hideMark/>
          </w:tcPr>
          <w:p w14:paraId="3EFB065E" w14:textId="1546B1F6" w:rsidR="002E1FBC" w:rsidRPr="00F00EAC" w:rsidDel="0051782D" w:rsidRDefault="002E1FBC">
            <w:pPr>
              <w:spacing w:after="0" w:line="240" w:lineRule="auto"/>
              <w:rPr>
                <w:del w:id="940" w:author="Jujia Li" w:date="2026-02-10T23:24:00Z" w16du:dateUtc="2026-02-11T05:24:00Z"/>
                <w:rFonts w:eastAsia="Times New Roman" w:cs="Times New Roman"/>
                <w:color w:val="000000"/>
                <w:sz w:val="20"/>
                <w:szCs w:val="20"/>
                <w:lang w:eastAsia="zh-CN"/>
              </w:rPr>
            </w:pPr>
            <w:del w:id="941" w:author="Jujia Li" w:date="2026-02-10T23:24:00Z" w16du:dateUtc="2026-02-11T05:24:00Z">
              <w:r w:rsidRPr="00F00EAC" w:rsidDel="0051782D">
                <w:rPr>
                  <w:rFonts w:cs="Times New Roman"/>
                  <w:sz w:val="20"/>
                  <w:szCs w:val="20"/>
                </w:rPr>
                <w:delText>Lamar</w:delText>
              </w:r>
            </w:del>
          </w:p>
        </w:tc>
        <w:tc>
          <w:tcPr>
            <w:tcW w:w="0" w:type="auto"/>
            <w:vAlign w:val="center"/>
          </w:tcPr>
          <w:p w14:paraId="2FA46703" w14:textId="4BDEF797" w:rsidR="002E1FBC" w:rsidRPr="002E213C" w:rsidDel="0051782D" w:rsidRDefault="002E1FBC">
            <w:pPr>
              <w:spacing w:after="0" w:line="240" w:lineRule="auto"/>
              <w:jc w:val="right"/>
              <w:rPr>
                <w:del w:id="942" w:author="Jujia Li" w:date="2026-02-10T23:24:00Z" w16du:dateUtc="2026-02-11T05:24:00Z"/>
                <w:rFonts w:cs="Times New Roman"/>
                <w:color w:val="000000"/>
                <w:sz w:val="20"/>
                <w:szCs w:val="20"/>
              </w:rPr>
            </w:pPr>
            <w:del w:id="943" w:author="Jujia Li" w:date="2026-02-10T23:24:00Z" w16du:dateUtc="2026-02-11T05:24:00Z">
              <w:r w:rsidRPr="0022125D" w:rsidDel="0051782D">
                <w:rPr>
                  <w:rFonts w:cs="Times New Roman"/>
                  <w:color w:val="000000"/>
                  <w:sz w:val="20"/>
                  <w:szCs w:val="20"/>
                </w:rPr>
                <w:delText>6</w:delText>
              </w:r>
            </w:del>
          </w:p>
        </w:tc>
        <w:tc>
          <w:tcPr>
            <w:tcW w:w="0" w:type="auto"/>
            <w:noWrap/>
            <w:vAlign w:val="bottom"/>
            <w:hideMark/>
          </w:tcPr>
          <w:p w14:paraId="3F301AD7" w14:textId="30D71341" w:rsidR="002E1FBC" w:rsidRPr="002E213C" w:rsidDel="0051782D" w:rsidRDefault="002E1FBC">
            <w:pPr>
              <w:spacing w:after="0" w:line="240" w:lineRule="auto"/>
              <w:jc w:val="right"/>
              <w:rPr>
                <w:del w:id="944" w:author="Jujia Li" w:date="2026-02-10T23:24:00Z" w16du:dateUtc="2026-02-11T05:24:00Z"/>
                <w:rFonts w:eastAsia="Times New Roman" w:cs="Times New Roman"/>
                <w:color w:val="000000"/>
                <w:sz w:val="20"/>
                <w:szCs w:val="20"/>
                <w:lang w:eastAsia="zh-CN"/>
              </w:rPr>
            </w:pPr>
            <w:del w:id="945" w:author="Jujia Li" w:date="2026-02-10T23:24:00Z" w16du:dateUtc="2026-02-11T05:24:00Z">
              <w:r w:rsidRPr="002E213C" w:rsidDel="0051782D">
                <w:rPr>
                  <w:rFonts w:cs="Times New Roman"/>
                  <w:color w:val="000000"/>
                  <w:sz w:val="20"/>
                  <w:szCs w:val="20"/>
                </w:rPr>
                <w:delText>2.87</w:delText>
              </w:r>
            </w:del>
          </w:p>
        </w:tc>
        <w:tc>
          <w:tcPr>
            <w:tcW w:w="0" w:type="auto"/>
            <w:noWrap/>
            <w:vAlign w:val="bottom"/>
            <w:hideMark/>
          </w:tcPr>
          <w:p w14:paraId="33828A04" w14:textId="4DF63431" w:rsidR="002E1FBC" w:rsidRPr="002E213C" w:rsidDel="0051782D" w:rsidRDefault="002E1FBC">
            <w:pPr>
              <w:spacing w:after="0" w:line="240" w:lineRule="auto"/>
              <w:jc w:val="right"/>
              <w:rPr>
                <w:del w:id="946" w:author="Jujia Li" w:date="2026-02-10T23:24:00Z" w16du:dateUtc="2026-02-11T05:24:00Z"/>
                <w:rFonts w:eastAsia="Times New Roman" w:cs="Times New Roman"/>
                <w:color w:val="000000"/>
                <w:sz w:val="20"/>
                <w:szCs w:val="20"/>
                <w:lang w:eastAsia="zh-CN"/>
              </w:rPr>
            </w:pPr>
            <w:del w:id="947" w:author="Jujia Li" w:date="2026-02-10T23:24:00Z" w16du:dateUtc="2026-02-11T05:24:00Z">
              <w:r w:rsidRPr="002E213C" w:rsidDel="0051782D">
                <w:rPr>
                  <w:rFonts w:cs="Times New Roman"/>
                  <w:color w:val="000000"/>
                  <w:sz w:val="20"/>
                  <w:szCs w:val="20"/>
                </w:rPr>
                <w:delText>3.6</w:delText>
              </w:r>
              <w:r w:rsidDel="0051782D">
                <w:rPr>
                  <w:rFonts w:cs="Times New Roman"/>
                  <w:color w:val="000000"/>
                  <w:sz w:val="20"/>
                  <w:szCs w:val="20"/>
                </w:rPr>
                <w:delText>0</w:delText>
              </w:r>
            </w:del>
          </w:p>
        </w:tc>
        <w:tc>
          <w:tcPr>
            <w:tcW w:w="0" w:type="auto"/>
            <w:noWrap/>
            <w:vAlign w:val="bottom"/>
            <w:hideMark/>
          </w:tcPr>
          <w:p w14:paraId="31F5821D" w14:textId="397C4ED8" w:rsidR="002E1FBC" w:rsidRPr="002E213C" w:rsidDel="0051782D" w:rsidRDefault="002E1FBC">
            <w:pPr>
              <w:spacing w:after="0" w:line="240" w:lineRule="auto"/>
              <w:jc w:val="right"/>
              <w:rPr>
                <w:del w:id="948" w:author="Jujia Li" w:date="2026-02-10T23:24:00Z" w16du:dateUtc="2026-02-11T05:24:00Z"/>
                <w:rFonts w:eastAsia="Times New Roman" w:cs="Times New Roman"/>
                <w:color w:val="000000"/>
                <w:sz w:val="20"/>
                <w:szCs w:val="20"/>
                <w:lang w:eastAsia="zh-CN"/>
              </w:rPr>
            </w:pPr>
            <w:del w:id="949" w:author="Jujia Li" w:date="2026-02-10T23:24:00Z" w16du:dateUtc="2026-02-11T05:24:00Z">
              <w:r w:rsidRPr="002E213C" w:rsidDel="0051782D">
                <w:rPr>
                  <w:rFonts w:cs="Times New Roman"/>
                  <w:color w:val="000000"/>
                  <w:sz w:val="20"/>
                  <w:szCs w:val="20"/>
                </w:rPr>
                <w:delText>11.53</w:delText>
              </w:r>
            </w:del>
          </w:p>
        </w:tc>
        <w:tc>
          <w:tcPr>
            <w:tcW w:w="0" w:type="auto"/>
            <w:noWrap/>
            <w:vAlign w:val="bottom"/>
            <w:hideMark/>
          </w:tcPr>
          <w:p w14:paraId="328D5107" w14:textId="3366A56B" w:rsidR="002E1FBC" w:rsidRPr="002E213C" w:rsidDel="0051782D" w:rsidRDefault="002E1FBC">
            <w:pPr>
              <w:spacing w:after="0" w:line="240" w:lineRule="auto"/>
              <w:jc w:val="right"/>
              <w:rPr>
                <w:del w:id="950" w:author="Jujia Li" w:date="2026-02-10T23:24:00Z" w16du:dateUtc="2026-02-11T05:24:00Z"/>
                <w:rFonts w:eastAsia="Times New Roman" w:cs="Times New Roman"/>
                <w:color w:val="000000"/>
                <w:sz w:val="20"/>
                <w:szCs w:val="20"/>
                <w:lang w:eastAsia="zh-CN"/>
              </w:rPr>
            </w:pPr>
            <w:del w:id="951" w:author="Jujia Li" w:date="2026-02-10T23:24:00Z" w16du:dateUtc="2026-02-11T05:24:00Z">
              <w:r w:rsidRPr="002E213C" w:rsidDel="0051782D">
                <w:rPr>
                  <w:rFonts w:cs="Times New Roman"/>
                  <w:color w:val="000000"/>
                  <w:sz w:val="20"/>
                  <w:szCs w:val="20"/>
                </w:rPr>
                <w:delText>5.8</w:delText>
              </w:r>
              <w:r w:rsidDel="0051782D">
                <w:rPr>
                  <w:rFonts w:cs="Times New Roman"/>
                  <w:color w:val="000000"/>
                  <w:sz w:val="20"/>
                  <w:szCs w:val="20"/>
                </w:rPr>
                <w:delText>0</w:delText>
              </w:r>
            </w:del>
          </w:p>
        </w:tc>
        <w:tc>
          <w:tcPr>
            <w:tcW w:w="0" w:type="auto"/>
            <w:noWrap/>
            <w:vAlign w:val="bottom"/>
            <w:hideMark/>
          </w:tcPr>
          <w:p w14:paraId="726A3FBF" w14:textId="7B6CEC5D" w:rsidR="002E1FBC" w:rsidRPr="002E213C" w:rsidDel="0051782D" w:rsidRDefault="002E1FBC">
            <w:pPr>
              <w:spacing w:after="0" w:line="240" w:lineRule="auto"/>
              <w:jc w:val="right"/>
              <w:rPr>
                <w:del w:id="952" w:author="Jujia Li" w:date="2026-02-10T23:24:00Z" w16du:dateUtc="2026-02-11T05:24:00Z"/>
                <w:rFonts w:eastAsia="Times New Roman" w:cs="Times New Roman"/>
                <w:color w:val="000000"/>
                <w:sz w:val="20"/>
                <w:szCs w:val="20"/>
                <w:lang w:eastAsia="zh-CN"/>
              </w:rPr>
            </w:pPr>
            <w:del w:id="953"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711C8A27" w14:textId="5BC0A8DD" w:rsidR="002E1FBC" w:rsidRPr="002E213C" w:rsidDel="0051782D" w:rsidRDefault="002E1FBC">
            <w:pPr>
              <w:spacing w:after="0" w:line="240" w:lineRule="auto"/>
              <w:jc w:val="right"/>
              <w:rPr>
                <w:del w:id="954" w:author="Jujia Li" w:date="2026-02-10T23:24:00Z" w16du:dateUtc="2026-02-11T05:24:00Z"/>
                <w:rFonts w:eastAsia="Times New Roman" w:cs="Times New Roman"/>
                <w:color w:val="000000"/>
                <w:sz w:val="20"/>
                <w:szCs w:val="20"/>
                <w:lang w:eastAsia="zh-CN"/>
              </w:rPr>
            </w:pPr>
            <w:del w:id="955"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6EECFF76" w14:textId="6D702B51" w:rsidR="002E1FBC" w:rsidRPr="002E213C" w:rsidDel="0051782D" w:rsidRDefault="002E1FBC">
            <w:pPr>
              <w:spacing w:after="0" w:line="240" w:lineRule="auto"/>
              <w:jc w:val="right"/>
              <w:rPr>
                <w:del w:id="956" w:author="Jujia Li" w:date="2026-02-10T23:24:00Z" w16du:dateUtc="2026-02-11T05:24:00Z"/>
                <w:rFonts w:eastAsia="Times New Roman" w:cs="Times New Roman"/>
                <w:color w:val="000000"/>
                <w:sz w:val="20"/>
                <w:szCs w:val="20"/>
                <w:lang w:eastAsia="zh-CN"/>
              </w:rPr>
            </w:pPr>
            <w:del w:id="957"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15115778" w14:textId="009CC86A" w:rsidR="002E1FBC" w:rsidRPr="002E213C" w:rsidDel="0051782D" w:rsidRDefault="002E1FBC">
            <w:pPr>
              <w:spacing w:after="0" w:line="240" w:lineRule="auto"/>
              <w:jc w:val="right"/>
              <w:rPr>
                <w:del w:id="958" w:author="Jujia Li" w:date="2026-02-10T23:24:00Z" w16du:dateUtc="2026-02-11T05:24:00Z"/>
                <w:rFonts w:eastAsia="Times New Roman" w:cs="Times New Roman"/>
                <w:color w:val="000000"/>
                <w:sz w:val="20"/>
                <w:szCs w:val="20"/>
                <w:lang w:eastAsia="zh-CN"/>
              </w:rPr>
            </w:pPr>
            <w:del w:id="959" w:author="Jujia Li" w:date="2026-02-10T23:24:00Z" w16du:dateUtc="2026-02-11T05:24:00Z">
              <w:r w:rsidRPr="002E213C" w:rsidDel="0051782D">
                <w:rPr>
                  <w:rFonts w:cs="Times New Roman"/>
                  <w:color w:val="000000"/>
                  <w:sz w:val="20"/>
                  <w:szCs w:val="20"/>
                </w:rPr>
                <w:delText>0</w:delText>
              </w:r>
            </w:del>
          </w:p>
        </w:tc>
      </w:tr>
      <w:tr w:rsidR="002E1FBC" w:rsidRPr="00F00EAC" w:rsidDel="0051782D" w14:paraId="40FA1DCD" w14:textId="4946855E" w:rsidTr="000B5239">
        <w:trPr>
          <w:trHeight w:val="300"/>
          <w:del w:id="960" w:author="Jujia Li" w:date="2026-02-10T23:24:00Z"/>
        </w:trPr>
        <w:tc>
          <w:tcPr>
            <w:tcW w:w="0" w:type="auto"/>
            <w:noWrap/>
            <w:vAlign w:val="center"/>
            <w:hideMark/>
          </w:tcPr>
          <w:p w14:paraId="4343EF01" w14:textId="67E69FA5" w:rsidR="002E1FBC" w:rsidRPr="00F00EAC" w:rsidDel="0051782D" w:rsidRDefault="002E1FBC">
            <w:pPr>
              <w:spacing w:after="0" w:line="240" w:lineRule="auto"/>
              <w:rPr>
                <w:del w:id="961" w:author="Jujia Li" w:date="2026-02-10T23:24:00Z" w16du:dateUtc="2026-02-11T05:24:00Z"/>
                <w:rFonts w:eastAsia="Times New Roman" w:cs="Times New Roman"/>
                <w:color w:val="000000"/>
                <w:sz w:val="20"/>
                <w:szCs w:val="20"/>
                <w:lang w:eastAsia="zh-CN"/>
              </w:rPr>
            </w:pPr>
            <w:del w:id="962" w:author="Jujia Li" w:date="2026-02-10T23:24:00Z" w16du:dateUtc="2026-02-11T05:24:00Z">
              <w:r w:rsidRPr="00F00EAC" w:rsidDel="0051782D">
                <w:rPr>
                  <w:rFonts w:cs="Times New Roman"/>
                  <w:sz w:val="20"/>
                  <w:szCs w:val="20"/>
                </w:rPr>
                <w:delText>Lauderdale</w:delText>
              </w:r>
            </w:del>
          </w:p>
        </w:tc>
        <w:tc>
          <w:tcPr>
            <w:tcW w:w="0" w:type="auto"/>
            <w:vAlign w:val="center"/>
          </w:tcPr>
          <w:p w14:paraId="079B4C16" w14:textId="09ADA80F" w:rsidR="002E1FBC" w:rsidRPr="002E213C" w:rsidDel="0051782D" w:rsidRDefault="002E1FBC">
            <w:pPr>
              <w:spacing w:after="0" w:line="240" w:lineRule="auto"/>
              <w:jc w:val="right"/>
              <w:rPr>
                <w:del w:id="963" w:author="Jujia Li" w:date="2026-02-10T23:24:00Z" w16du:dateUtc="2026-02-11T05:24:00Z"/>
                <w:rFonts w:cs="Times New Roman"/>
                <w:color w:val="000000"/>
                <w:sz w:val="20"/>
                <w:szCs w:val="20"/>
              </w:rPr>
            </w:pPr>
            <w:del w:id="964" w:author="Jujia Li" w:date="2026-02-10T23:24:00Z" w16du:dateUtc="2026-02-11T05:24:00Z">
              <w:r w:rsidRPr="0022125D" w:rsidDel="0051782D">
                <w:rPr>
                  <w:rFonts w:cs="Times New Roman"/>
                  <w:color w:val="000000"/>
                  <w:sz w:val="20"/>
                  <w:szCs w:val="20"/>
                </w:rPr>
                <w:delText>4</w:delText>
              </w:r>
            </w:del>
          </w:p>
        </w:tc>
        <w:tc>
          <w:tcPr>
            <w:tcW w:w="0" w:type="auto"/>
            <w:noWrap/>
            <w:vAlign w:val="bottom"/>
            <w:hideMark/>
          </w:tcPr>
          <w:p w14:paraId="2034DE72" w14:textId="4B9DE248" w:rsidR="002E1FBC" w:rsidRPr="002E213C" w:rsidDel="0051782D" w:rsidRDefault="002E1FBC">
            <w:pPr>
              <w:spacing w:after="0" w:line="240" w:lineRule="auto"/>
              <w:jc w:val="right"/>
              <w:rPr>
                <w:del w:id="965" w:author="Jujia Li" w:date="2026-02-10T23:24:00Z" w16du:dateUtc="2026-02-11T05:24:00Z"/>
                <w:rFonts w:eastAsia="Times New Roman" w:cs="Times New Roman"/>
                <w:color w:val="000000"/>
                <w:sz w:val="20"/>
                <w:szCs w:val="20"/>
                <w:lang w:eastAsia="zh-CN"/>
              </w:rPr>
            </w:pPr>
            <w:del w:id="966" w:author="Jujia Li" w:date="2026-02-10T23:24:00Z" w16du:dateUtc="2026-02-11T05:24:00Z">
              <w:r w:rsidRPr="002E213C" w:rsidDel="0051782D">
                <w:rPr>
                  <w:rFonts w:cs="Times New Roman"/>
                  <w:color w:val="000000"/>
                  <w:sz w:val="20"/>
                  <w:szCs w:val="20"/>
                </w:rPr>
                <w:delText>3.03</w:delText>
              </w:r>
            </w:del>
          </w:p>
        </w:tc>
        <w:tc>
          <w:tcPr>
            <w:tcW w:w="0" w:type="auto"/>
            <w:noWrap/>
            <w:vAlign w:val="bottom"/>
            <w:hideMark/>
          </w:tcPr>
          <w:p w14:paraId="2746702A" w14:textId="01DA10AB" w:rsidR="002E1FBC" w:rsidRPr="002E213C" w:rsidDel="0051782D" w:rsidRDefault="002E1FBC">
            <w:pPr>
              <w:spacing w:after="0" w:line="240" w:lineRule="auto"/>
              <w:jc w:val="right"/>
              <w:rPr>
                <w:del w:id="967" w:author="Jujia Li" w:date="2026-02-10T23:24:00Z" w16du:dateUtc="2026-02-11T05:24:00Z"/>
                <w:rFonts w:eastAsia="Times New Roman" w:cs="Times New Roman"/>
                <w:color w:val="000000"/>
                <w:sz w:val="20"/>
                <w:szCs w:val="20"/>
                <w:lang w:eastAsia="zh-CN"/>
              </w:rPr>
            </w:pPr>
            <w:del w:id="968" w:author="Jujia Li" w:date="2026-02-10T23:24:00Z" w16du:dateUtc="2026-02-11T05:24:00Z">
              <w:r w:rsidRPr="002E213C" w:rsidDel="0051782D">
                <w:rPr>
                  <w:rFonts w:cs="Times New Roman"/>
                  <w:color w:val="000000"/>
                  <w:sz w:val="20"/>
                  <w:szCs w:val="20"/>
                </w:rPr>
                <w:delText>3.78</w:delText>
              </w:r>
            </w:del>
          </w:p>
        </w:tc>
        <w:tc>
          <w:tcPr>
            <w:tcW w:w="0" w:type="auto"/>
            <w:noWrap/>
            <w:vAlign w:val="bottom"/>
            <w:hideMark/>
          </w:tcPr>
          <w:p w14:paraId="5449D04D" w14:textId="0740D199" w:rsidR="002E1FBC" w:rsidRPr="002E213C" w:rsidDel="0051782D" w:rsidRDefault="002E1FBC">
            <w:pPr>
              <w:spacing w:after="0" w:line="240" w:lineRule="auto"/>
              <w:jc w:val="right"/>
              <w:rPr>
                <w:del w:id="969" w:author="Jujia Li" w:date="2026-02-10T23:24:00Z" w16du:dateUtc="2026-02-11T05:24:00Z"/>
                <w:rFonts w:eastAsia="Times New Roman" w:cs="Times New Roman"/>
                <w:color w:val="000000"/>
                <w:sz w:val="20"/>
                <w:szCs w:val="20"/>
                <w:lang w:eastAsia="zh-CN"/>
              </w:rPr>
            </w:pPr>
            <w:del w:id="970" w:author="Jujia Li" w:date="2026-02-10T23:24:00Z" w16du:dateUtc="2026-02-11T05:24:00Z">
              <w:r w:rsidRPr="002E213C" w:rsidDel="0051782D">
                <w:rPr>
                  <w:rFonts w:cs="Times New Roman"/>
                  <w:color w:val="000000"/>
                  <w:sz w:val="20"/>
                  <w:szCs w:val="20"/>
                </w:rPr>
                <w:delText>4.64</w:delText>
              </w:r>
            </w:del>
          </w:p>
        </w:tc>
        <w:tc>
          <w:tcPr>
            <w:tcW w:w="0" w:type="auto"/>
            <w:noWrap/>
            <w:vAlign w:val="bottom"/>
            <w:hideMark/>
          </w:tcPr>
          <w:p w14:paraId="2EC8FA08" w14:textId="3A967874" w:rsidR="002E1FBC" w:rsidRPr="002E213C" w:rsidDel="0051782D" w:rsidRDefault="002E1FBC">
            <w:pPr>
              <w:spacing w:after="0" w:line="240" w:lineRule="auto"/>
              <w:jc w:val="right"/>
              <w:rPr>
                <w:del w:id="971" w:author="Jujia Li" w:date="2026-02-10T23:24:00Z" w16du:dateUtc="2026-02-11T05:24:00Z"/>
                <w:rFonts w:eastAsia="Times New Roman" w:cs="Times New Roman"/>
                <w:color w:val="000000"/>
                <w:sz w:val="20"/>
                <w:szCs w:val="20"/>
                <w:lang w:eastAsia="zh-CN"/>
              </w:rPr>
            </w:pPr>
            <w:del w:id="972" w:author="Jujia Li" w:date="2026-02-10T23:24:00Z" w16du:dateUtc="2026-02-11T05:24:00Z">
              <w:r w:rsidRPr="002E213C" w:rsidDel="0051782D">
                <w:rPr>
                  <w:rFonts w:cs="Times New Roman"/>
                  <w:color w:val="000000"/>
                  <w:sz w:val="20"/>
                  <w:szCs w:val="20"/>
                </w:rPr>
                <w:delText>17.25</w:delText>
              </w:r>
            </w:del>
          </w:p>
        </w:tc>
        <w:tc>
          <w:tcPr>
            <w:tcW w:w="0" w:type="auto"/>
            <w:noWrap/>
            <w:vAlign w:val="bottom"/>
            <w:hideMark/>
          </w:tcPr>
          <w:p w14:paraId="6F2CD97F" w14:textId="0D1FBEBA" w:rsidR="002E1FBC" w:rsidRPr="002E213C" w:rsidDel="0051782D" w:rsidRDefault="002E1FBC">
            <w:pPr>
              <w:spacing w:after="0" w:line="240" w:lineRule="auto"/>
              <w:jc w:val="right"/>
              <w:rPr>
                <w:del w:id="973" w:author="Jujia Li" w:date="2026-02-10T23:24:00Z" w16du:dateUtc="2026-02-11T05:24:00Z"/>
                <w:rFonts w:eastAsia="Times New Roman" w:cs="Times New Roman"/>
                <w:color w:val="000000"/>
                <w:sz w:val="20"/>
                <w:szCs w:val="20"/>
                <w:lang w:eastAsia="zh-CN"/>
              </w:rPr>
            </w:pPr>
            <w:del w:id="974"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26A0E01D" w14:textId="7D6E776D" w:rsidR="002E1FBC" w:rsidRPr="002E213C" w:rsidDel="0051782D" w:rsidRDefault="002E1FBC">
            <w:pPr>
              <w:spacing w:after="0" w:line="240" w:lineRule="auto"/>
              <w:jc w:val="right"/>
              <w:rPr>
                <w:del w:id="975" w:author="Jujia Li" w:date="2026-02-10T23:24:00Z" w16du:dateUtc="2026-02-11T05:24:00Z"/>
                <w:rFonts w:eastAsia="Times New Roman" w:cs="Times New Roman"/>
                <w:color w:val="000000"/>
                <w:sz w:val="20"/>
                <w:szCs w:val="20"/>
                <w:lang w:eastAsia="zh-CN"/>
              </w:rPr>
            </w:pPr>
            <w:del w:id="976"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04C27F7F" w14:textId="1FF6F205" w:rsidR="002E1FBC" w:rsidRPr="002E213C" w:rsidDel="0051782D" w:rsidRDefault="002E1FBC">
            <w:pPr>
              <w:spacing w:after="0" w:line="240" w:lineRule="auto"/>
              <w:jc w:val="right"/>
              <w:rPr>
                <w:del w:id="977" w:author="Jujia Li" w:date="2026-02-10T23:24:00Z" w16du:dateUtc="2026-02-11T05:24:00Z"/>
                <w:rFonts w:eastAsia="Times New Roman" w:cs="Times New Roman"/>
                <w:color w:val="000000"/>
                <w:sz w:val="20"/>
                <w:szCs w:val="20"/>
                <w:lang w:eastAsia="zh-CN"/>
              </w:rPr>
            </w:pPr>
            <w:del w:id="978"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34A1DF23" w14:textId="653BFC2F" w:rsidR="002E1FBC" w:rsidRPr="002E213C" w:rsidDel="0051782D" w:rsidRDefault="002E1FBC">
            <w:pPr>
              <w:spacing w:after="0" w:line="240" w:lineRule="auto"/>
              <w:jc w:val="right"/>
              <w:rPr>
                <w:del w:id="979" w:author="Jujia Li" w:date="2026-02-10T23:24:00Z" w16du:dateUtc="2026-02-11T05:24:00Z"/>
                <w:rFonts w:eastAsia="Times New Roman" w:cs="Times New Roman"/>
                <w:color w:val="000000"/>
                <w:sz w:val="20"/>
                <w:szCs w:val="20"/>
                <w:lang w:eastAsia="zh-CN"/>
              </w:rPr>
            </w:pPr>
            <w:del w:id="980" w:author="Jujia Li" w:date="2026-02-10T23:24:00Z" w16du:dateUtc="2026-02-11T05:24:00Z">
              <w:r w:rsidDel="0051782D">
                <w:rPr>
                  <w:rFonts w:cs="Times New Roman"/>
                  <w:color w:val="000000"/>
                  <w:sz w:val="20"/>
                  <w:szCs w:val="20"/>
                </w:rPr>
                <w:delText>-</w:delText>
              </w:r>
            </w:del>
          </w:p>
        </w:tc>
      </w:tr>
      <w:tr w:rsidR="002E1FBC" w:rsidRPr="00F00EAC" w:rsidDel="0051782D" w14:paraId="6501208A" w14:textId="07CB1462" w:rsidTr="000B5239">
        <w:trPr>
          <w:trHeight w:val="300"/>
          <w:del w:id="981" w:author="Jujia Li" w:date="2026-02-10T23:24:00Z"/>
        </w:trPr>
        <w:tc>
          <w:tcPr>
            <w:tcW w:w="0" w:type="auto"/>
            <w:noWrap/>
            <w:vAlign w:val="center"/>
            <w:hideMark/>
          </w:tcPr>
          <w:p w14:paraId="56562461" w14:textId="492CE2C0" w:rsidR="002E1FBC" w:rsidRPr="00F00EAC" w:rsidDel="0051782D" w:rsidRDefault="002E1FBC">
            <w:pPr>
              <w:spacing w:after="0" w:line="240" w:lineRule="auto"/>
              <w:rPr>
                <w:del w:id="982" w:author="Jujia Li" w:date="2026-02-10T23:24:00Z" w16du:dateUtc="2026-02-11T05:24:00Z"/>
                <w:rFonts w:eastAsia="Times New Roman" w:cs="Times New Roman"/>
                <w:color w:val="000000"/>
                <w:sz w:val="20"/>
                <w:szCs w:val="20"/>
                <w:lang w:eastAsia="zh-CN"/>
              </w:rPr>
            </w:pPr>
            <w:del w:id="983" w:author="Jujia Li" w:date="2026-02-10T23:24:00Z" w16du:dateUtc="2026-02-11T05:24:00Z">
              <w:r w:rsidRPr="00F00EAC" w:rsidDel="0051782D">
                <w:rPr>
                  <w:rFonts w:cs="Times New Roman"/>
                  <w:sz w:val="20"/>
                  <w:szCs w:val="20"/>
                </w:rPr>
                <w:delText>Lawrence</w:delText>
              </w:r>
            </w:del>
          </w:p>
        </w:tc>
        <w:tc>
          <w:tcPr>
            <w:tcW w:w="0" w:type="auto"/>
            <w:vAlign w:val="center"/>
          </w:tcPr>
          <w:p w14:paraId="26120267" w14:textId="5E0A4F79" w:rsidR="002E1FBC" w:rsidRPr="002E213C" w:rsidDel="0051782D" w:rsidRDefault="002E1FBC">
            <w:pPr>
              <w:spacing w:after="0" w:line="240" w:lineRule="auto"/>
              <w:jc w:val="right"/>
              <w:rPr>
                <w:del w:id="984" w:author="Jujia Li" w:date="2026-02-10T23:24:00Z" w16du:dateUtc="2026-02-11T05:24:00Z"/>
                <w:rFonts w:cs="Times New Roman"/>
                <w:color w:val="000000"/>
                <w:sz w:val="20"/>
                <w:szCs w:val="20"/>
              </w:rPr>
            </w:pPr>
            <w:del w:id="985" w:author="Jujia Li" w:date="2026-02-10T23:24:00Z" w16du:dateUtc="2026-02-11T05:24:00Z">
              <w:r w:rsidRPr="0022125D" w:rsidDel="0051782D">
                <w:rPr>
                  <w:rFonts w:cs="Times New Roman"/>
                  <w:color w:val="000000"/>
                  <w:sz w:val="20"/>
                  <w:szCs w:val="20"/>
                </w:rPr>
                <w:delText>4</w:delText>
              </w:r>
            </w:del>
          </w:p>
        </w:tc>
        <w:tc>
          <w:tcPr>
            <w:tcW w:w="0" w:type="auto"/>
            <w:noWrap/>
            <w:vAlign w:val="bottom"/>
            <w:hideMark/>
          </w:tcPr>
          <w:p w14:paraId="41BE6E16" w14:textId="72251943" w:rsidR="002E1FBC" w:rsidRPr="002E213C" w:rsidDel="0051782D" w:rsidRDefault="002E1FBC">
            <w:pPr>
              <w:spacing w:after="0" w:line="240" w:lineRule="auto"/>
              <w:jc w:val="right"/>
              <w:rPr>
                <w:del w:id="986" w:author="Jujia Li" w:date="2026-02-10T23:24:00Z" w16du:dateUtc="2026-02-11T05:24:00Z"/>
                <w:rFonts w:eastAsia="Times New Roman" w:cs="Times New Roman"/>
                <w:color w:val="000000"/>
                <w:sz w:val="20"/>
                <w:szCs w:val="20"/>
                <w:lang w:eastAsia="zh-CN"/>
              </w:rPr>
            </w:pPr>
            <w:del w:id="987" w:author="Jujia Li" w:date="2026-02-10T23:24:00Z" w16du:dateUtc="2026-02-11T05:24:00Z">
              <w:r w:rsidRPr="002E213C" w:rsidDel="0051782D">
                <w:rPr>
                  <w:rFonts w:cs="Times New Roman"/>
                  <w:color w:val="000000"/>
                  <w:sz w:val="20"/>
                  <w:szCs w:val="20"/>
                </w:rPr>
                <w:delText>7.82</w:delText>
              </w:r>
            </w:del>
          </w:p>
        </w:tc>
        <w:tc>
          <w:tcPr>
            <w:tcW w:w="0" w:type="auto"/>
            <w:noWrap/>
            <w:vAlign w:val="bottom"/>
            <w:hideMark/>
          </w:tcPr>
          <w:p w14:paraId="41921B75" w14:textId="05084679" w:rsidR="002E1FBC" w:rsidRPr="002E213C" w:rsidDel="0051782D" w:rsidRDefault="002E1FBC">
            <w:pPr>
              <w:spacing w:after="0" w:line="240" w:lineRule="auto"/>
              <w:jc w:val="right"/>
              <w:rPr>
                <w:del w:id="988" w:author="Jujia Li" w:date="2026-02-10T23:24:00Z" w16du:dateUtc="2026-02-11T05:24:00Z"/>
                <w:rFonts w:eastAsia="Times New Roman" w:cs="Times New Roman"/>
                <w:color w:val="000000"/>
                <w:sz w:val="20"/>
                <w:szCs w:val="20"/>
                <w:lang w:eastAsia="zh-CN"/>
              </w:rPr>
            </w:pPr>
            <w:del w:id="989" w:author="Jujia Li" w:date="2026-02-10T23:24:00Z" w16du:dateUtc="2026-02-11T05:24:00Z">
              <w:r w:rsidRPr="002E213C" w:rsidDel="0051782D">
                <w:rPr>
                  <w:rFonts w:cs="Times New Roman"/>
                  <w:color w:val="000000"/>
                  <w:sz w:val="20"/>
                  <w:szCs w:val="20"/>
                </w:rPr>
                <w:delText>11.49</w:delText>
              </w:r>
            </w:del>
          </w:p>
        </w:tc>
        <w:tc>
          <w:tcPr>
            <w:tcW w:w="0" w:type="auto"/>
            <w:noWrap/>
            <w:vAlign w:val="bottom"/>
            <w:hideMark/>
          </w:tcPr>
          <w:p w14:paraId="1D342CB3" w14:textId="34442AFD" w:rsidR="002E1FBC" w:rsidRPr="002E213C" w:rsidDel="0051782D" w:rsidRDefault="002E1FBC">
            <w:pPr>
              <w:spacing w:after="0" w:line="240" w:lineRule="auto"/>
              <w:jc w:val="right"/>
              <w:rPr>
                <w:del w:id="990" w:author="Jujia Li" w:date="2026-02-10T23:24:00Z" w16du:dateUtc="2026-02-11T05:24:00Z"/>
                <w:rFonts w:eastAsia="Times New Roman" w:cs="Times New Roman"/>
                <w:color w:val="000000"/>
                <w:sz w:val="20"/>
                <w:szCs w:val="20"/>
                <w:lang w:eastAsia="zh-CN"/>
              </w:rPr>
            </w:pPr>
            <w:del w:id="991" w:author="Jujia Li" w:date="2026-02-10T23:24:00Z" w16du:dateUtc="2026-02-11T05:24:00Z">
              <w:r w:rsidRPr="002E213C" w:rsidDel="0051782D">
                <w:rPr>
                  <w:rFonts w:cs="Times New Roman"/>
                  <w:color w:val="000000"/>
                  <w:sz w:val="20"/>
                  <w:szCs w:val="20"/>
                </w:rPr>
                <w:delText>8.2</w:delText>
              </w:r>
              <w:r w:rsidDel="0051782D">
                <w:rPr>
                  <w:rFonts w:cs="Times New Roman"/>
                  <w:color w:val="000000"/>
                  <w:sz w:val="20"/>
                  <w:szCs w:val="20"/>
                </w:rPr>
                <w:delText>0</w:delText>
              </w:r>
            </w:del>
          </w:p>
        </w:tc>
        <w:tc>
          <w:tcPr>
            <w:tcW w:w="0" w:type="auto"/>
            <w:noWrap/>
            <w:vAlign w:val="bottom"/>
            <w:hideMark/>
          </w:tcPr>
          <w:p w14:paraId="75A396A8" w14:textId="37B1ACD2" w:rsidR="002E1FBC" w:rsidRPr="002E213C" w:rsidDel="0051782D" w:rsidRDefault="002E1FBC">
            <w:pPr>
              <w:spacing w:after="0" w:line="240" w:lineRule="auto"/>
              <w:jc w:val="right"/>
              <w:rPr>
                <w:del w:id="992" w:author="Jujia Li" w:date="2026-02-10T23:24:00Z" w16du:dateUtc="2026-02-11T05:24:00Z"/>
                <w:rFonts w:eastAsia="Times New Roman" w:cs="Times New Roman"/>
                <w:color w:val="000000"/>
                <w:sz w:val="20"/>
                <w:szCs w:val="20"/>
                <w:lang w:eastAsia="zh-CN"/>
              </w:rPr>
            </w:pPr>
            <w:del w:id="993" w:author="Jujia Li" w:date="2026-02-10T23:24:00Z" w16du:dateUtc="2026-02-11T05:24:00Z">
              <w:r w:rsidRPr="002E213C" w:rsidDel="0051782D">
                <w:rPr>
                  <w:rFonts w:cs="Times New Roman"/>
                  <w:color w:val="000000"/>
                  <w:sz w:val="20"/>
                  <w:szCs w:val="20"/>
                </w:rPr>
                <w:delText>16.71</w:delText>
              </w:r>
            </w:del>
          </w:p>
        </w:tc>
        <w:tc>
          <w:tcPr>
            <w:tcW w:w="0" w:type="auto"/>
            <w:noWrap/>
            <w:vAlign w:val="bottom"/>
            <w:hideMark/>
          </w:tcPr>
          <w:p w14:paraId="1FD79DC0" w14:textId="46C2B175" w:rsidR="002E1FBC" w:rsidRPr="002E213C" w:rsidDel="0051782D" w:rsidRDefault="002E1FBC">
            <w:pPr>
              <w:spacing w:after="0" w:line="240" w:lineRule="auto"/>
              <w:jc w:val="right"/>
              <w:rPr>
                <w:del w:id="994" w:author="Jujia Li" w:date="2026-02-10T23:24:00Z" w16du:dateUtc="2026-02-11T05:24:00Z"/>
                <w:rFonts w:eastAsia="Times New Roman" w:cs="Times New Roman"/>
                <w:color w:val="000000"/>
                <w:sz w:val="20"/>
                <w:szCs w:val="20"/>
                <w:lang w:eastAsia="zh-CN"/>
              </w:rPr>
            </w:pPr>
            <w:del w:id="995"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2DCB85D3" w14:textId="50CF64EF" w:rsidR="002E1FBC" w:rsidRPr="002E213C" w:rsidDel="0051782D" w:rsidRDefault="002E1FBC">
            <w:pPr>
              <w:spacing w:after="0" w:line="240" w:lineRule="auto"/>
              <w:jc w:val="right"/>
              <w:rPr>
                <w:del w:id="996" w:author="Jujia Li" w:date="2026-02-10T23:24:00Z" w16du:dateUtc="2026-02-11T05:24:00Z"/>
                <w:rFonts w:eastAsia="Times New Roman" w:cs="Times New Roman"/>
                <w:color w:val="000000"/>
                <w:sz w:val="20"/>
                <w:szCs w:val="20"/>
                <w:lang w:eastAsia="zh-CN"/>
              </w:rPr>
            </w:pPr>
            <w:del w:id="997"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73D9B688" w14:textId="63BBEEC5" w:rsidR="002E1FBC" w:rsidRPr="002E213C" w:rsidDel="0051782D" w:rsidRDefault="002E1FBC">
            <w:pPr>
              <w:spacing w:after="0" w:line="240" w:lineRule="auto"/>
              <w:jc w:val="right"/>
              <w:rPr>
                <w:del w:id="998" w:author="Jujia Li" w:date="2026-02-10T23:24:00Z" w16du:dateUtc="2026-02-11T05:24:00Z"/>
                <w:rFonts w:eastAsia="Times New Roman" w:cs="Times New Roman"/>
                <w:color w:val="000000"/>
                <w:sz w:val="20"/>
                <w:szCs w:val="20"/>
                <w:lang w:eastAsia="zh-CN"/>
              </w:rPr>
            </w:pPr>
            <w:del w:id="999"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023C792B" w14:textId="6403FB43" w:rsidR="002E1FBC" w:rsidRPr="002E213C" w:rsidDel="0051782D" w:rsidRDefault="002E1FBC">
            <w:pPr>
              <w:spacing w:after="0" w:line="240" w:lineRule="auto"/>
              <w:jc w:val="right"/>
              <w:rPr>
                <w:del w:id="1000" w:author="Jujia Li" w:date="2026-02-10T23:24:00Z" w16du:dateUtc="2026-02-11T05:24:00Z"/>
                <w:rFonts w:eastAsia="Times New Roman" w:cs="Times New Roman"/>
                <w:color w:val="000000"/>
                <w:sz w:val="20"/>
                <w:szCs w:val="20"/>
                <w:lang w:eastAsia="zh-CN"/>
              </w:rPr>
            </w:pPr>
            <w:del w:id="1001" w:author="Jujia Li" w:date="2026-02-10T23:24:00Z" w16du:dateUtc="2026-02-11T05:24:00Z">
              <w:r w:rsidDel="0051782D">
                <w:rPr>
                  <w:rFonts w:cs="Times New Roman"/>
                  <w:color w:val="000000"/>
                  <w:sz w:val="20"/>
                  <w:szCs w:val="20"/>
                </w:rPr>
                <w:delText>-</w:delText>
              </w:r>
            </w:del>
          </w:p>
        </w:tc>
      </w:tr>
      <w:tr w:rsidR="002E1FBC" w:rsidRPr="00F00EAC" w:rsidDel="0051782D" w14:paraId="6FF69175" w14:textId="464BFA50" w:rsidTr="000B5239">
        <w:trPr>
          <w:trHeight w:val="300"/>
          <w:del w:id="1002" w:author="Jujia Li" w:date="2026-02-10T23:24:00Z"/>
        </w:trPr>
        <w:tc>
          <w:tcPr>
            <w:tcW w:w="0" w:type="auto"/>
            <w:noWrap/>
            <w:vAlign w:val="center"/>
            <w:hideMark/>
          </w:tcPr>
          <w:p w14:paraId="774A37A2" w14:textId="7B28303D" w:rsidR="002E1FBC" w:rsidRPr="00F00EAC" w:rsidDel="0051782D" w:rsidRDefault="002E1FBC">
            <w:pPr>
              <w:spacing w:after="0" w:line="240" w:lineRule="auto"/>
              <w:rPr>
                <w:del w:id="1003" w:author="Jujia Li" w:date="2026-02-10T23:24:00Z" w16du:dateUtc="2026-02-11T05:24:00Z"/>
                <w:rFonts w:eastAsia="Times New Roman" w:cs="Times New Roman"/>
                <w:color w:val="000000"/>
                <w:sz w:val="20"/>
                <w:szCs w:val="20"/>
                <w:lang w:eastAsia="zh-CN"/>
              </w:rPr>
            </w:pPr>
            <w:del w:id="1004" w:author="Jujia Li" w:date="2026-02-10T23:24:00Z" w16du:dateUtc="2026-02-11T05:24:00Z">
              <w:r w:rsidRPr="00F00EAC" w:rsidDel="0051782D">
                <w:rPr>
                  <w:rFonts w:cs="Times New Roman"/>
                  <w:sz w:val="20"/>
                  <w:szCs w:val="20"/>
                </w:rPr>
                <w:delText>Limestone</w:delText>
              </w:r>
            </w:del>
          </w:p>
        </w:tc>
        <w:tc>
          <w:tcPr>
            <w:tcW w:w="0" w:type="auto"/>
            <w:vAlign w:val="center"/>
          </w:tcPr>
          <w:p w14:paraId="51FC6D3D" w14:textId="68A3EF27" w:rsidR="002E1FBC" w:rsidRPr="002E213C" w:rsidDel="0051782D" w:rsidRDefault="002E1FBC">
            <w:pPr>
              <w:spacing w:after="0" w:line="240" w:lineRule="auto"/>
              <w:jc w:val="right"/>
              <w:rPr>
                <w:del w:id="1005" w:author="Jujia Li" w:date="2026-02-10T23:24:00Z" w16du:dateUtc="2026-02-11T05:24:00Z"/>
                <w:rFonts w:cs="Times New Roman"/>
                <w:color w:val="000000"/>
                <w:sz w:val="20"/>
                <w:szCs w:val="20"/>
              </w:rPr>
            </w:pPr>
            <w:del w:id="1006" w:author="Jujia Li" w:date="2026-02-10T23:24:00Z" w16du:dateUtc="2026-02-11T05:24:00Z">
              <w:r w:rsidRPr="0022125D" w:rsidDel="0051782D">
                <w:rPr>
                  <w:rFonts w:cs="Times New Roman"/>
                  <w:color w:val="000000"/>
                  <w:sz w:val="20"/>
                  <w:szCs w:val="20"/>
                </w:rPr>
                <w:delText>3</w:delText>
              </w:r>
            </w:del>
          </w:p>
        </w:tc>
        <w:tc>
          <w:tcPr>
            <w:tcW w:w="0" w:type="auto"/>
            <w:noWrap/>
            <w:vAlign w:val="bottom"/>
            <w:hideMark/>
          </w:tcPr>
          <w:p w14:paraId="7545291A" w14:textId="3E6F4A36" w:rsidR="002E1FBC" w:rsidRPr="002E213C" w:rsidDel="0051782D" w:rsidRDefault="002E1FBC">
            <w:pPr>
              <w:spacing w:after="0" w:line="240" w:lineRule="auto"/>
              <w:jc w:val="right"/>
              <w:rPr>
                <w:del w:id="1007" w:author="Jujia Li" w:date="2026-02-10T23:24:00Z" w16du:dateUtc="2026-02-11T05:24:00Z"/>
                <w:rFonts w:eastAsia="Times New Roman" w:cs="Times New Roman"/>
                <w:color w:val="000000"/>
                <w:sz w:val="20"/>
                <w:szCs w:val="20"/>
                <w:lang w:eastAsia="zh-CN"/>
              </w:rPr>
            </w:pPr>
            <w:del w:id="1008" w:author="Jujia Li" w:date="2026-02-10T23:24:00Z" w16du:dateUtc="2026-02-11T05:24:00Z">
              <w:r w:rsidRPr="002E213C" w:rsidDel="0051782D">
                <w:rPr>
                  <w:rFonts w:cs="Times New Roman"/>
                  <w:color w:val="000000"/>
                  <w:sz w:val="20"/>
                  <w:szCs w:val="20"/>
                </w:rPr>
                <w:delText>6.14</w:delText>
              </w:r>
            </w:del>
          </w:p>
        </w:tc>
        <w:tc>
          <w:tcPr>
            <w:tcW w:w="0" w:type="auto"/>
            <w:noWrap/>
            <w:vAlign w:val="bottom"/>
            <w:hideMark/>
          </w:tcPr>
          <w:p w14:paraId="7946AFF8" w14:textId="6FBFE0FD" w:rsidR="002E1FBC" w:rsidRPr="002E213C" w:rsidDel="0051782D" w:rsidRDefault="002E1FBC">
            <w:pPr>
              <w:spacing w:after="0" w:line="240" w:lineRule="auto"/>
              <w:jc w:val="right"/>
              <w:rPr>
                <w:del w:id="1009" w:author="Jujia Li" w:date="2026-02-10T23:24:00Z" w16du:dateUtc="2026-02-11T05:24:00Z"/>
                <w:rFonts w:eastAsia="Times New Roman" w:cs="Times New Roman"/>
                <w:color w:val="000000"/>
                <w:sz w:val="20"/>
                <w:szCs w:val="20"/>
                <w:lang w:eastAsia="zh-CN"/>
              </w:rPr>
            </w:pPr>
            <w:del w:id="1010" w:author="Jujia Li" w:date="2026-02-10T23:24:00Z" w16du:dateUtc="2026-02-11T05:24:00Z">
              <w:r w:rsidRPr="002E213C" w:rsidDel="0051782D">
                <w:rPr>
                  <w:rFonts w:cs="Times New Roman"/>
                  <w:color w:val="000000"/>
                  <w:sz w:val="20"/>
                  <w:szCs w:val="20"/>
                </w:rPr>
                <w:delText>6.59</w:delText>
              </w:r>
            </w:del>
          </w:p>
        </w:tc>
        <w:tc>
          <w:tcPr>
            <w:tcW w:w="0" w:type="auto"/>
            <w:noWrap/>
            <w:vAlign w:val="bottom"/>
            <w:hideMark/>
          </w:tcPr>
          <w:p w14:paraId="27D9C218" w14:textId="0DF4B315" w:rsidR="002E1FBC" w:rsidRPr="002E213C" w:rsidDel="0051782D" w:rsidRDefault="002E1FBC">
            <w:pPr>
              <w:spacing w:after="0" w:line="240" w:lineRule="auto"/>
              <w:jc w:val="right"/>
              <w:rPr>
                <w:del w:id="1011" w:author="Jujia Li" w:date="2026-02-10T23:24:00Z" w16du:dateUtc="2026-02-11T05:24:00Z"/>
                <w:rFonts w:eastAsia="Times New Roman" w:cs="Times New Roman"/>
                <w:color w:val="000000"/>
                <w:sz w:val="20"/>
                <w:szCs w:val="20"/>
                <w:lang w:eastAsia="zh-CN"/>
              </w:rPr>
            </w:pPr>
            <w:del w:id="1012" w:author="Jujia Li" w:date="2026-02-10T23:24:00Z" w16du:dateUtc="2026-02-11T05:24:00Z">
              <w:r w:rsidRPr="002E213C" w:rsidDel="0051782D">
                <w:rPr>
                  <w:rFonts w:cs="Times New Roman"/>
                  <w:color w:val="000000"/>
                  <w:sz w:val="20"/>
                  <w:szCs w:val="20"/>
                </w:rPr>
                <w:delText>3.22</w:delText>
              </w:r>
            </w:del>
          </w:p>
        </w:tc>
        <w:tc>
          <w:tcPr>
            <w:tcW w:w="0" w:type="auto"/>
            <w:noWrap/>
            <w:vAlign w:val="bottom"/>
            <w:hideMark/>
          </w:tcPr>
          <w:p w14:paraId="67F7D614" w14:textId="7697C339" w:rsidR="002E1FBC" w:rsidRPr="002E213C" w:rsidDel="0051782D" w:rsidRDefault="002E1FBC">
            <w:pPr>
              <w:spacing w:after="0" w:line="240" w:lineRule="auto"/>
              <w:jc w:val="right"/>
              <w:rPr>
                <w:del w:id="1013" w:author="Jujia Li" w:date="2026-02-10T23:24:00Z" w16du:dateUtc="2026-02-11T05:24:00Z"/>
                <w:rFonts w:eastAsia="Times New Roman" w:cs="Times New Roman"/>
                <w:color w:val="000000"/>
                <w:sz w:val="20"/>
                <w:szCs w:val="20"/>
                <w:lang w:eastAsia="zh-CN"/>
              </w:rPr>
            </w:pPr>
            <w:del w:id="1014" w:author="Jujia Li" w:date="2026-02-10T23:24:00Z" w16du:dateUtc="2026-02-11T05:24:00Z">
              <w:r w:rsidRPr="002E213C" w:rsidDel="0051782D">
                <w:rPr>
                  <w:rFonts w:cs="Times New Roman"/>
                  <w:color w:val="000000"/>
                  <w:sz w:val="20"/>
                  <w:szCs w:val="20"/>
                </w:rPr>
                <w:delText>3.54</w:delText>
              </w:r>
            </w:del>
          </w:p>
        </w:tc>
        <w:tc>
          <w:tcPr>
            <w:tcW w:w="0" w:type="auto"/>
            <w:noWrap/>
            <w:vAlign w:val="bottom"/>
            <w:hideMark/>
          </w:tcPr>
          <w:p w14:paraId="29DCA26C" w14:textId="4AAC2D3C" w:rsidR="002E1FBC" w:rsidRPr="002E213C" w:rsidDel="0051782D" w:rsidRDefault="002E1FBC">
            <w:pPr>
              <w:spacing w:after="0" w:line="240" w:lineRule="auto"/>
              <w:jc w:val="right"/>
              <w:rPr>
                <w:del w:id="1015" w:author="Jujia Li" w:date="2026-02-10T23:24:00Z" w16du:dateUtc="2026-02-11T05:24:00Z"/>
                <w:rFonts w:eastAsia="Times New Roman" w:cs="Times New Roman"/>
                <w:color w:val="000000"/>
                <w:sz w:val="20"/>
                <w:szCs w:val="20"/>
                <w:lang w:eastAsia="zh-CN"/>
              </w:rPr>
            </w:pPr>
            <w:del w:id="1016"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104FC4F5" w14:textId="01D10A1B" w:rsidR="002E1FBC" w:rsidRPr="002E213C" w:rsidDel="0051782D" w:rsidRDefault="002E1FBC">
            <w:pPr>
              <w:spacing w:after="0" w:line="240" w:lineRule="auto"/>
              <w:jc w:val="right"/>
              <w:rPr>
                <w:del w:id="1017" w:author="Jujia Li" w:date="2026-02-10T23:24:00Z" w16du:dateUtc="2026-02-11T05:24:00Z"/>
                <w:rFonts w:eastAsia="Times New Roman" w:cs="Times New Roman"/>
                <w:color w:val="000000"/>
                <w:sz w:val="20"/>
                <w:szCs w:val="20"/>
                <w:lang w:eastAsia="zh-CN"/>
              </w:rPr>
            </w:pPr>
            <w:del w:id="1018"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5F439590" w14:textId="241E1E4A" w:rsidR="002E1FBC" w:rsidRPr="002E213C" w:rsidDel="0051782D" w:rsidRDefault="002E1FBC">
            <w:pPr>
              <w:spacing w:after="0" w:line="240" w:lineRule="auto"/>
              <w:jc w:val="right"/>
              <w:rPr>
                <w:del w:id="1019" w:author="Jujia Li" w:date="2026-02-10T23:24:00Z" w16du:dateUtc="2026-02-11T05:24:00Z"/>
                <w:rFonts w:eastAsia="Times New Roman" w:cs="Times New Roman"/>
                <w:color w:val="000000"/>
                <w:sz w:val="20"/>
                <w:szCs w:val="20"/>
                <w:lang w:eastAsia="zh-CN"/>
              </w:rPr>
            </w:pPr>
            <w:del w:id="1020"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3ECD95BF" w14:textId="7954D3BD" w:rsidR="002E1FBC" w:rsidRPr="002E213C" w:rsidDel="0051782D" w:rsidRDefault="002E1FBC">
            <w:pPr>
              <w:spacing w:after="0" w:line="240" w:lineRule="auto"/>
              <w:jc w:val="right"/>
              <w:rPr>
                <w:del w:id="1021" w:author="Jujia Li" w:date="2026-02-10T23:24:00Z" w16du:dateUtc="2026-02-11T05:24:00Z"/>
                <w:rFonts w:eastAsia="Times New Roman" w:cs="Times New Roman"/>
                <w:color w:val="000000"/>
                <w:sz w:val="20"/>
                <w:szCs w:val="20"/>
                <w:lang w:eastAsia="zh-CN"/>
              </w:rPr>
            </w:pPr>
            <w:del w:id="1022" w:author="Jujia Li" w:date="2026-02-10T23:24:00Z" w16du:dateUtc="2026-02-11T05:24:00Z">
              <w:r w:rsidDel="0051782D">
                <w:rPr>
                  <w:rFonts w:cs="Times New Roman"/>
                  <w:color w:val="000000"/>
                  <w:sz w:val="20"/>
                  <w:szCs w:val="20"/>
                </w:rPr>
                <w:delText>-</w:delText>
              </w:r>
            </w:del>
          </w:p>
        </w:tc>
      </w:tr>
      <w:tr w:rsidR="002E1FBC" w:rsidRPr="00F00EAC" w:rsidDel="0051782D" w14:paraId="0D05F05C" w14:textId="3FE9CF56" w:rsidTr="000B5239">
        <w:trPr>
          <w:trHeight w:val="300"/>
          <w:del w:id="1023" w:author="Jujia Li" w:date="2026-02-10T23:24:00Z"/>
        </w:trPr>
        <w:tc>
          <w:tcPr>
            <w:tcW w:w="0" w:type="auto"/>
            <w:noWrap/>
            <w:vAlign w:val="center"/>
            <w:hideMark/>
          </w:tcPr>
          <w:p w14:paraId="613723DF" w14:textId="71803F9B" w:rsidR="002E1FBC" w:rsidRPr="00F00EAC" w:rsidDel="0051782D" w:rsidRDefault="002E1FBC">
            <w:pPr>
              <w:spacing w:after="0" w:line="240" w:lineRule="auto"/>
              <w:rPr>
                <w:del w:id="1024" w:author="Jujia Li" w:date="2026-02-10T23:24:00Z" w16du:dateUtc="2026-02-11T05:24:00Z"/>
                <w:rFonts w:eastAsia="Times New Roman" w:cs="Times New Roman"/>
                <w:color w:val="000000"/>
                <w:sz w:val="20"/>
                <w:szCs w:val="20"/>
                <w:lang w:eastAsia="zh-CN"/>
              </w:rPr>
            </w:pPr>
            <w:del w:id="1025" w:author="Jujia Li" w:date="2026-02-10T23:24:00Z" w16du:dateUtc="2026-02-11T05:24:00Z">
              <w:r w:rsidRPr="00F00EAC" w:rsidDel="0051782D">
                <w:rPr>
                  <w:rFonts w:cs="Times New Roman"/>
                  <w:sz w:val="20"/>
                  <w:szCs w:val="20"/>
                </w:rPr>
                <w:delText>Madison</w:delText>
              </w:r>
            </w:del>
          </w:p>
        </w:tc>
        <w:tc>
          <w:tcPr>
            <w:tcW w:w="0" w:type="auto"/>
            <w:vAlign w:val="center"/>
          </w:tcPr>
          <w:p w14:paraId="44BEE8CB" w14:textId="2314939E" w:rsidR="002E1FBC" w:rsidRPr="002E213C" w:rsidDel="0051782D" w:rsidRDefault="002E1FBC">
            <w:pPr>
              <w:spacing w:after="0" w:line="240" w:lineRule="auto"/>
              <w:jc w:val="right"/>
              <w:rPr>
                <w:del w:id="1026" w:author="Jujia Li" w:date="2026-02-10T23:24:00Z" w16du:dateUtc="2026-02-11T05:24:00Z"/>
                <w:rFonts w:cs="Times New Roman"/>
                <w:color w:val="000000"/>
                <w:sz w:val="20"/>
                <w:szCs w:val="20"/>
              </w:rPr>
            </w:pPr>
            <w:del w:id="1027" w:author="Jujia Li" w:date="2026-02-10T23:24:00Z" w16du:dateUtc="2026-02-11T05:24:00Z">
              <w:r w:rsidRPr="0022125D" w:rsidDel="0051782D">
                <w:rPr>
                  <w:rFonts w:cs="Times New Roman"/>
                  <w:color w:val="000000"/>
                  <w:sz w:val="20"/>
                  <w:szCs w:val="20"/>
                </w:rPr>
                <w:delText>3</w:delText>
              </w:r>
            </w:del>
          </w:p>
        </w:tc>
        <w:tc>
          <w:tcPr>
            <w:tcW w:w="0" w:type="auto"/>
            <w:noWrap/>
            <w:vAlign w:val="bottom"/>
            <w:hideMark/>
          </w:tcPr>
          <w:p w14:paraId="1B681148" w14:textId="493C2C8D" w:rsidR="002E1FBC" w:rsidRPr="002E213C" w:rsidDel="0051782D" w:rsidRDefault="002E1FBC">
            <w:pPr>
              <w:spacing w:after="0" w:line="240" w:lineRule="auto"/>
              <w:jc w:val="right"/>
              <w:rPr>
                <w:del w:id="1028" w:author="Jujia Li" w:date="2026-02-10T23:24:00Z" w16du:dateUtc="2026-02-11T05:24:00Z"/>
                <w:rFonts w:eastAsia="Times New Roman" w:cs="Times New Roman"/>
                <w:color w:val="000000"/>
                <w:sz w:val="20"/>
                <w:szCs w:val="20"/>
                <w:lang w:eastAsia="zh-CN"/>
              </w:rPr>
            </w:pPr>
            <w:del w:id="1029" w:author="Jujia Li" w:date="2026-02-10T23:24:00Z" w16du:dateUtc="2026-02-11T05:24:00Z">
              <w:r w:rsidRPr="002E213C" w:rsidDel="0051782D">
                <w:rPr>
                  <w:rFonts w:cs="Times New Roman"/>
                  <w:color w:val="000000"/>
                  <w:sz w:val="20"/>
                  <w:szCs w:val="20"/>
                </w:rPr>
                <w:delText>8.47</w:delText>
              </w:r>
            </w:del>
          </w:p>
        </w:tc>
        <w:tc>
          <w:tcPr>
            <w:tcW w:w="0" w:type="auto"/>
            <w:noWrap/>
            <w:vAlign w:val="bottom"/>
            <w:hideMark/>
          </w:tcPr>
          <w:p w14:paraId="026BC6E2" w14:textId="4358477E" w:rsidR="002E1FBC" w:rsidRPr="002E213C" w:rsidDel="0051782D" w:rsidRDefault="002E1FBC">
            <w:pPr>
              <w:spacing w:after="0" w:line="240" w:lineRule="auto"/>
              <w:jc w:val="right"/>
              <w:rPr>
                <w:del w:id="1030" w:author="Jujia Li" w:date="2026-02-10T23:24:00Z" w16du:dateUtc="2026-02-11T05:24:00Z"/>
                <w:rFonts w:eastAsia="Times New Roman" w:cs="Times New Roman"/>
                <w:color w:val="000000"/>
                <w:sz w:val="20"/>
                <w:szCs w:val="20"/>
                <w:lang w:eastAsia="zh-CN"/>
              </w:rPr>
            </w:pPr>
            <w:del w:id="1031" w:author="Jujia Li" w:date="2026-02-10T23:24:00Z" w16du:dateUtc="2026-02-11T05:24:00Z">
              <w:r w:rsidRPr="002E213C" w:rsidDel="0051782D">
                <w:rPr>
                  <w:rFonts w:cs="Times New Roman"/>
                  <w:color w:val="000000"/>
                  <w:sz w:val="20"/>
                  <w:szCs w:val="20"/>
                </w:rPr>
                <w:delText>13.02</w:delText>
              </w:r>
            </w:del>
          </w:p>
        </w:tc>
        <w:tc>
          <w:tcPr>
            <w:tcW w:w="0" w:type="auto"/>
            <w:noWrap/>
            <w:vAlign w:val="bottom"/>
            <w:hideMark/>
          </w:tcPr>
          <w:p w14:paraId="7BB989C4" w14:textId="7581F51F" w:rsidR="002E1FBC" w:rsidRPr="002E213C" w:rsidDel="0051782D" w:rsidRDefault="002E1FBC">
            <w:pPr>
              <w:spacing w:after="0" w:line="240" w:lineRule="auto"/>
              <w:jc w:val="right"/>
              <w:rPr>
                <w:del w:id="1032" w:author="Jujia Li" w:date="2026-02-10T23:24:00Z" w16du:dateUtc="2026-02-11T05:24:00Z"/>
                <w:rFonts w:eastAsia="Times New Roman" w:cs="Times New Roman"/>
                <w:color w:val="000000"/>
                <w:sz w:val="20"/>
                <w:szCs w:val="20"/>
                <w:lang w:eastAsia="zh-CN"/>
              </w:rPr>
            </w:pPr>
            <w:del w:id="1033" w:author="Jujia Li" w:date="2026-02-10T23:24:00Z" w16du:dateUtc="2026-02-11T05:24:00Z">
              <w:r w:rsidRPr="002E213C" w:rsidDel="0051782D">
                <w:rPr>
                  <w:rFonts w:cs="Times New Roman"/>
                  <w:color w:val="000000"/>
                  <w:sz w:val="20"/>
                  <w:szCs w:val="20"/>
                </w:rPr>
                <w:delText>7.6</w:delText>
              </w:r>
              <w:r w:rsidDel="0051782D">
                <w:rPr>
                  <w:rFonts w:cs="Times New Roman"/>
                  <w:color w:val="000000"/>
                  <w:sz w:val="20"/>
                  <w:szCs w:val="20"/>
                </w:rPr>
                <w:delText>0</w:delText>
              </w:r>
            </w:del>
          </w:p>
        </w:tc>
        <w:tc>
          <w:tcPr>
            <w:tcW w:w="0" w:type="auto"/>
            <w:noWrap/>
            <w:vAlign w:val="bottom"/>
            <w:hideMark/>
          </w:tcPr>
          <w:p w14:paraId="17E710DB" w14:textId="0ED8F604" w:rsidR="002E1FBC" w:rsidRPr="002E213C" w:rsidDel="0051782D" w:rsidRDefault="002E1FBC">
            <w:pPr>
              <w:spacing w:after="0" w:line="240" w:lineRule="auto"/>
              <w:jc w:val="right"/>
              <w:rPr>
                <w:del w:id="1034" w:author="Jujia Li" w:date="2026-02-10T23:24:00Z" w16du:dateUtc="2026-02-11T05:24:00Z"/>
                <w:rFonts w:eastAsia="Times New Roman" w:cs="Times New Roman"/>
                <w:color w:val="000000"/>
                <w:sz w:val="20"/>
                <w:szCs w:val="20"/>
                <w:lang w:eastAsia="zh-CN"/>
              </w:rPr>
            </w:pPr>
            <w:del w:id="1035" w:author="Jujia Li" w:date="2026-02-10T23:24:00Z" w16du:dateUtc="2026-02-11T05:24:00Z">
              <w:r w:rsidRPr="002E213C" w:rsidDel="0051782D">
                <w:rPr>
                  <w:rFonts w:cs="Times New Roman"/>
                  <w:color w:val="000000"/>
                  <w:sz w:val="20"/>
                  <w:szCs w:val="20"/>
                </w:rPr>
                <w:delText>3.16</w:delText>
              </w:r>
            </w:del>
          </w:p>
        </w:tc>
        <w:tc>
          <w:tcPr>
            <w:tcW w:w="0" w:type="auto"/>
            <w:noWrap/>
            <w:vAlign w:val="bottom"/>
            <w:hideMark/>
          </w:tcPr>
          <w:p w14:paraId="167E544A" w14:textId="2D47354B" w:rsidR="002E1FBC" w:rsidRPr="002E213C" w:rsidDel="0051782D" w:rsidRDefault="002E1FBC">
            <w:pPr>
              <w:spacing w:after="0" w:line="240" w:lineRule="auto"/>
              <w:jc w:val="right"/>
              <w:rPr>
                <w:del w:id="1036" w:author="Jujia Li" w:date="2026-02-10T23:24:00Z" w16du:dateUtc="2026-02-11T05:24:00Z"/>
                <w:rFonts w:eastAsia="Times New Roman" w:cs="Times New Roman"/>
                <w:color w:val="000000"/>
                <w:sz w:val="20"/>
                <w:szCs w:val="20"/>
                <w:lang w:eastAsia="zh-CN"/>
              </w:rPr>
            </w:pPr>
            <w:del w:id="1037" w:author="Jujia Li" w:date="2026-02-10T23:24:00Z" w16du:dateUtc="2026-02-11T05:24:00Z">
              <w:r w:rsidRPr="002E213C" w:rsidDel="0051782D">
                <w:rPr>
                  <w:rFonts w:cs="Times New Roman"/>
                  <w:color w:val="000000"/>
                  <w:sz w:val="20"/>
                  <w:szCs w:val="20"/>
                </w:rPr>
                <w:delText>4</w:delText>
              </w:r>
            </w:del>
            <w:del w:id="1038" w:author="Jujia Li" w:date="2026-02-10T20:11:00Z" w16du:dateUtc="2026-02-11T02:11:00Z">
              <w:r w:rsidRPr="002E213C" w:rsidDel="00491468">
                <w:rPr>
                  <w:rFonts w:cs="Times New Roman"/>
                  <w:color w:val="000000"/>
                  <w:sz w:val="20"/>
                  <w:szCs w:val="20"/>
                </w:rPr>
                <w:delText>.</w:delText>
              </w:r>
            </w:del>
            <w:del w:id="1039" w:author="Jujia Li" w:date="2026-02-10T23:24:00Z" w16du:dateUtc="2026-02-11T05:24:00Z">
              <w:r w:rsidRPr="002E213C" w:rsidDel="0051782D">
                <w:rPr>
                  <w:rFonts w:cs="Times New Roman"/>
                  <w:color w:val="000000"/>
                  <w:sz w:val="20"/>
                  <w:szCs w:val="20"/>
                </w:rPr>
                <w:delText>48</w:delText>
              </w:r>
            </w:del>
          </w:p>
        </w:tc>
        <w:tc>
          <w:tcPr>
            <w:tcW w:w="0" w:type="auto"/>
            <w:noWrap/>
            <w:vAlign w:val="bottom"/>
            <w:hideMark/>
          </w:tcPr>
          <w:p w14:paraId="07744D3D" w14:textId="16FF16FB" w:rsidR="002E1FBC" w:rsidRPr="002E213C" w:rsidDel="0051782D" w:rsidRDefault="002E1FBC">
            <w:pPr>
              <w:spacing w:after="0" w:line="240" w:lineRule="auto"/>
              <w:jc w:val="right"/>
              <w:rPr>
                <w:del w:id="1040" w:author="Jujia Li" w:date="2026-02-10T23:24:00Z" w16du:dateUtc="2026-02-11T05:24:00Z"/>
                <w:rFonts w:eastAsia="Times New Roman" w:cs="Times New Roman"/>
                <w:color w:val="000000"/>
                <w:sz w:val="20"/>
                <w:szCs w:val="20"/>
                <w:lang w:eastAsia="zh-CN"/>
              </w:rPr>
            </w:pPr>
            <w:del w:id="1041" w:author="Jujia Li" w:date="2026-02-10T23:24:00Z" w16du:dateUtc="2026-02-11T05:24:00Z">
              <w:r w:rsidRPr="002E213C" w:rsidDel="0051782D">
                <w:rPr>
                  <w:rFonts w:cs="Times New Roman"/>
                  <w:color w:val="000000"/>
                  <w:sz w:val="20"/>
                  <w:szCs w:val="20"/>
                </w:rPr>
                <w:delText>5</w:delText>
              </w:r>
            </w:del>
            <w:del w:id="1042" w:author="Jujia Li" w:date="2026-02-10T20:11:00Z" w16du:dateUtc="2026-02-11T02:11:00Z">
              <w:r w:rsidRPr="002E213C" w:rsidDel="00491468">
                <w:rPr>
                  <w:rFonts w:cs="Times New Roman"/>
                  <w:color w:val="000000"/>
                  <w:sz w:val="20"/>
                  <w:szCs w:val="20"/>
                </w:rPr>
                <w:delText>.</w:delText>
              </w:r>
            </w:del>
            <w:del w:id="1043" w:author="Jujia Li" w:date="2026-02-10T23:24:00Z" w16du:dateUtc="2026-02-11T05:24:00Z">
              <w:r w:rsidRPr="002E213C" w:rsidDel="0051782D">
                <w:rPr>
                  <w:rFonts w:cs="Times New Roman"/>
                  <w:color w:val="000000"/>
                  <w:sz w:val="20"/>
                  <w:szCs w:val="20"/>
                </w:rPr>
                <w:delText>54</w:delText>
              </w:r>
            </w:del>
          </w:p>
        </w:tc>
        <w:tc>
          <w:tcPr>
            <w:tcW w:w="0" w:type="auto"/>
            <w:noWrap/>
            <w:vAlign w:val="bottom"/>
            <w:hideMark/>
          </w:tcPr>
          <w:p w14:paraId="13C3D309" w14:textId="2345826F" w:rsidR="002E1FBC" w:rsidRPr="002E213C" w:rsidDel="0051782D" w:rsidRDefault="002E1FBC">
            <w:pPr>
              <w:spacing w:after="0" w:line="240" w:lineRule="auto"/>
              <w:jc w:val="right"/>
              <w:rPr>
                <w:del w:id="1044" w:author="Jujia Li" w:date="2026-02-10T23:24:00Z" w16du:dateUtc="2026-02-11T05:24:00Z"/>
                <w:rFonts w:eastAsia="Times New Roman" w:cs="Times New Roman"/>
                <w:color w:val="000000"/>
                <w:sz w:val="20"/>
                <w:szCs w:val="20"/>
                <w:lang w:eastAsia="zh-CN"/>
              </w:rPr>
            </w:pPr>
            <w:del w:id="1045" w:author="Jujia Li" w:date="2026-02-10T23:24:00Z" w16du:dateUtc="2026-02-11T05:24:00Z">
              <w:r w:rsidRPr="002E213C" w:rsidDel="0051782D">
                <w:rPr>
                  <w:rFonts w:cs="Times New Roman"/>
                  <w:color w:val="000000"/>
                  <w:sz w:val="20"/>
                  <w:szCs w:val="20"/>
                </w:rPr>
                <w:delText>3</w:delText>
              </w:r>
            </w:del>
            <w:del w:id="1046" w:author="Jujia Li" w:date="2026-02-10T20:11:00Z" w16du:dateUtc="2026-02-11T02:11:00Z">
              <w:r w:rsidRPr="002E213C" w:rsidDel="00491468">
                <w:rPr>
                  <w:rFonts w:cs="Times New Roman"/>
                  <w:color w:val="000000"/>
                  <w:sz w:val="20"/>
                  <w:szCs w:val="20"/>
                </w:rPr>
                <w:delText>.</w:delText>
              </w:r>
            </w:del>
            <w:del w:id="1047" w:author="Jujia Li" w:date="2026-02-10T23:24:00Z" w16du:dateUtc="2026-02-11T05:24:00Z">
              <w:r w:rsidRPr="002E213C" w:rsidDel="0051782D">
                <w:rPr>
                  <w:rFonts w:cs="Times New Roman"/>
                  <w:color w:val="000000"/>
                  <w:sz w:val="20"/>
                  <w:szCs w:val="20"/>
                </w:rPr>
                <w:delText>27</w:delText>
              </w:r>
            </w:del>
          </w:p>
        </w:tc>
        <w:tc>
          <w:tcPr>
            <w:tcW w:w="0" w:type="auto"/>
            <w:noWrap/>
            <w:vAlign w:val="bottom"/>
            <w:hideMark/>
          </w:tcPr>
          <w:p w14:paraId="5A83CABF" w14:textId="409C1BF8" w:rsidR="002E1FBC" w:rsidRPr="002E213C" w:rsidDel="0051782D" w:rsidRDefault="002E1FBC">
            <w:pPr>
              <w:spacing w:after="0" w:line="240" w:lineRule="auto"/>
              <w:jc w:val="right"/>
              <w:rPr>
                <w:del w:id="1048" w:author="Jujia Li" w:date="2026-02-10T23:24:00Z" w16du:dateUtc="2026-02-11T05:24:00Z"/>
                <w:rFonts w:eastAsia="Times New Roman" w:cs="Times New Roman"/>
                <w:color w:val="000000"/>
                <w:sz w:val="20"/>
                <w:szCs w:val="20"/>
                <w:lang w:eastAsia="zh-CN"/>
              </w:rPr>
            </w:pPr>
            <w:del w:id="1049" w:author="Jujia Li" w:date="2026-02-10T23:24:00Z" w16du:dateUtc="2026-02-11T05:24:00Z">
              <w:r w:rsidRPr="002E213C" w:rsidDel="0051782D">
                <w:rPr>
                  <w:rFonts w:cs="Times New Roman"/>
                  <w:color w:val="000000"/>
                  <w:sz w:val="20"/>
                  <w:szCs w:val="20"/>
                </w:rPr>
                <w:delText>8</w:delText>
              </w:r>
            </w:del>
            <w:del w:id="1050" w:author="Jujia Li" w:date="2026-02-10T20:11:00Z" w16du:dateUtc="2026-02-11T02:11:00Z">
              <w:r w:rsidRPr="002E213C" w:rsidDel="00491468">
                <w:rPr>
                  <w:rFonts w:cs="Times New Roman"/>
                  <w:color w:val="000000"/>
                  <w:sz w:val="20"/>
                  <w:szCs w:val="20"/>
                </w:rPr>
                <w:delText>.</w:delText>
              </w:r>
            </w:del>
            <w:del w:id="1051" w:author="Jujia Li" w:date="2026-02-10T23:24:00Z" w16du:dateUtc="2026-02-11T05:24:00Z">
              <w:r w:rsidRPr="002E213C" w:rsidDel="0051782D">
                <w:rPr>
                  <w:rFonts w:cs="Times New Roman"/>
                  <w:color w:val="000000"/>
                  <w:sz w:val="20"/>
                  <w:szCs w:val="20"/>
                </w:rPr>
                <w:delText>85</w:delText>
              </w:r>
            </w:del>
          </w:p>
        </w:tc>
      </w:tr>
      <w:tr w:rsidR="002E1FBC" w:rsidRPr="00F00EAC" w:rsidDel="0051782D" w14:paraId="12224F5C" w14:textId="498E042A" w:rsidTr="000B5239">
        <w:trPr>
          <w:trHeight w:val="300"/>
          <w:del w:id="1052" w:author="Jujia Li" w:date="2026-02-10T23:24:00Z"/>
        </w:trPr>
        <w:tc>
          <w:tcPr>
            <w:tcW w:w="0" w:type="auto"/>
            <w:noWrap/>
            <w:vAlign w:val="center"/>
            <w:hideMark/>
          </w:tcPr>
          <w:p w14:paraId="37E2AD46" w14:textId="0342C2C7" w:rsidR="002E1FBC" w:rsidRPr="00F00EAC" w:rsidDel="0051782D" w:rsidRDefault="002E1FBC">
            <w:pPr>
              <w:spacing w:after="0" w:line="240" w:lineRule="auto"/>
              <w:rPr>
                <w:del w:id="1053" w:author="Jujia Li" w:date="2026-02-10T23:24:00Z" w16du:dateUtc="2026-02-11T05:24:00Z"/>
                <w:rFonts w:eastAsia="Times New Roman" w:cs="Times New Roman"/>
                <w:color w:val="000000"/>
                <w:sz w:val="20"/>
                <w:szCs w:val="20"/>
                <w:lang w:eastAsia="zh-CN"/>
              </w:rPr>
            </w:pPr>
            <w:del w:id="1054" w:author="Jujia Li" w:date="2026-02-10T23:24:00Z" w16du:dateUtc="2026-02-11T05:24:00Z">
              <w:r w:rsidRPr="00F00EAC" w:rsidDel="0051782D">
                <w:rPr>
                  <w:rFonts w:cs="Times New Roman"/>
                  <w:sz w:val="20"/>
                  <w:szCs w:val="20"/>
                </w:rPr>
                <w:delText>Marion</w:delText>
              </w:r>
            </w:del>
          </w:p>
        </w:tc>
        <w:tc>
          <w:tcPr>
            <w:tcW w:w="0" w:type="auto"/>
            <w:vAlign w:val="center"/>
          </w:tcPr>
          <w:p w14:paraId="67EC94AE" w14:textId="614F4B1C" w:rsidR="002E1FBC" w:rsidRPr="002E213C" w:rsidDel="0051782D" w:rsidRDefault="002E1FBC">
            <w:pPr>
              <w:spacing w:after="0" w:line="240" w:lineRule="auto"/>
              <w:jc w:val="right"/>
              <w:rPr>
                <w:del w:id="1055" w:author="Jujia Li" w:date="2026-02-10T23:24:00Z" w16du:dateUtc="2026-02-11T05:24:00Z"/>
                <w:rFonts w:cs="Times New Roman"/>
                <w:color w:val="000000"/>
                <w:sz w:val="20"/>
                <w:szCs w:val="20"/>
              </w:rPr>
            </w:pPr>
            <w:del w:id="1056" w:author="Jujia Li" w:date="2026-02-10T23:24:00Z" w16du:dateUtc="2026-02-11T05:24:00Z">
              <w:r w:rsidRPr="0022125D" w:rsidDel="0051782D">
                <w:rPr>
                  <w:rFonts w:cs="Times New Roman"/>
                  <w:color w:val="000000"/>
                  <w:sz w:val="20"/>
                  <w:szCs w:val="20"/>
                </w:rPr>
                <w:delText>6</w:delText>
              </w:r>
            </w:del>
          </w:p>
        </w:tc>
        <w:tc>
          <w:tcPr>
            <w:tcW w:w="0" w:type="auto"/>
            <w:noWrap/>
            <w:vAlign w:val="bottom"/>
            <w:hideMark/>
          </w:tcPr>
          <w:p w14:paraId="0E1E2495" w14:textId="5EC44278" w:rsidR="002E1FBC" w:rsidRPr="002E213C" w:rsidDel="0051782D" w:rsidRDefault="002E1FBC">
            <w:pPr>
              <w:spacing w:after="0" w:line="240" w:lineRule="auto"/>
              <w:jc w:val="right"/>
              <w:rPr>
                <w:del w:id="1057" w:author="Jujia Li" w:date="2026-02-10T23:24:00Z" w16du:dateUtc="2026-02-11T05:24:00Z"/>
                <w:rFonts w:eastAsia="Times New Roman" w:cs="Times New Roman"/>
                <w:color w:val="000000"/>
                <w:sz w:val="20"/>
                <w:szCs w:val="20"/>
                <w:lang w:eastAsia="zh-CN"/>
              </w:rPr>
            </w:pPr>
            <w:del w:id="1058" w:author="Jujia Li" w:date="2026-02-10T23:24:00Z" w16du:dateUtc="2026-02-11T05:24:00Z">
              <w:r w:rsidRPr="002E213C" w:rsidDel="0051782D">
                <w:rPr>
                  <w:rFonts w:cs="Times New Roman"/>
                  <w:color w:val="000000"/>
                  <w:sz w:val="20"/>
                  <w:szCs w:val="20"/>
                </w:rPr>
                <w:delText>5.67</w:delText>
              </w:r>
            </w:del>
          </w:p>
        </w:tc>
        <w:tc>
          <w:tcPr>
            <w:tcW w:w="0" w:type="auto"/>
            <w:noWrap/>
            <w:vAlign w:val="bottom"/>
            <w:hideMark/>
          </w:tcPr>
          <w:p w14:paraId="356E2CEA" w14:textId="13422CB0" w:rsidR="002E1FBC" w:rsidRPr="002E213C" w:rsidDel="0051782D" w:rsidRDefault="002E1FBC">
            <w:pPr>
              <w:spacing w:after="0" w:line="240" w:lineRule="auto"/>
              <w:jc w:val="right"/>
              <w:rPr>
                <w:del w:id="1059" w:author="Jujia Li" w:date="2026-02-10T23:24:00Z" w16du:dateUtc="2026-02-11T05:24:00Z"/>
                <w:rFonts w:eastAsia="Times New Roman" w:cs="Times New Roman"/>
                <w:color w:val="000000"/>
                <w:sz w:val="20"/>
                <w:szCs w:val="20"/>
                <w:lang w:eastAsia="zh-CN"/>
              </w:rPr>
            </w:pPr>
            <w:del w:id="1060" w:author="Jujia Li" w:date="2026-02-10T23:24:00Z" w16du:dateUtc="2026-02-11T05:24:00Z">
              <w:r w:rsidRPr="002E213C" w:rsidDel="0051782D">
                <w:rPr>
                  <w:rFonts w:cs="Times New Roman"/>
                  <w:color w:val="000000"/>
                  <w:sz w:val="20"/>
                  <w:szCs w:val="20"/>
                </w:rPr>
                <w:delText>7.72</w:delText>
              </w:r>
            </w:del>
          </w:p>
        </w:tc>
        <w:tc>
          <w:tcPr>
            <w:tcW w:w="0" w:type="auto"/>
            <w:noWrap/>
            <w:vAlign w:val="bottom"/>
            <w:hideMark/>
          </w:tcPr>
          <w:p w14:paraId="5EBDDD1B" w14:textId="16AD37D9" w:rsidR="002E1FBC" w:rsidRPr="002E213C" w:rsidDel="0051782D" w:rsidRDefault="002E1FBC">
            <w:pPr>
              <w:spacing w:after="0" w:line="240" w:lineRule="auto"/>
              <w:jc w:val="right"/>
              <w:rPr>
                <w:del w:id="1061" w:author="Jujia Li" w:date="2026-02-10T23:24:00Z" w16du:dateUtc="2026-02-11T05:24:00Z"/>
                <w:rFonts w:eastAsia="Times New Roman" w:cs="Times New Roman"/>
                <w:color w:val="000000"/>
                <w:sz w:val="20"/>
                <w:szCs w:val="20"/>
                <w:lang w:eastAsia="zh-CN"/>
              </w:rPr>
            </w:pPr>
            <w:del w:id="1062" w:author="Jujia Li" w:date="2026-02-10T23:24:00Z" w16du:dateUtc="2026-02-11T05:24:00Z">
              <w:r w:rsidRPr="002E213C" w:rsidDel="0051782D">
                <w:rPr>
                  <w:rFonts w:cs="Times New Roman"/>
                  <w:color w:val="000000"/>
                  <w:sz w:val="20"/>
                  <w:szCs w:val="20"/>
                </w:rPr>
                <w:delText>9.41</w:delText>
              </w:r>
            </w:del>
          </w:p>
        </w:tc>
        <w:tc>
          <w:tcPr>
            <w:tcW w:w="0" w:type="auto"/>
            <w:noWrap/>
            <w:vAlign w:val="bottom"/>
            <w:hideMark/>
          </w:tcPr>
          <w:p w14:paraId="34D83551" w14:textId="6D4E02E1" w:rsidR="002E1FBC" w:rsidRPr="002E213C" w:rsidDel="0051782D" w:rsidRDefault="002E1FBC">
            <w:pPr>
              <w:spacing w:after="0" w:line="240" w:lineRule="auto"/>
              <w:jc w:val="right"/>
              <w:rPr>
                <w:del w:id="1063" w:author="Jujia Li" w:date="2026-02-10T23:24:00Z" w16du:dateUtc="2026-02-11T05:24:00Z"/>
                <w:rFonts w:eastAsia="Times New Roman" w:cs="Times New Roman"/>
                <w:color w:val="000000"/>
                <w:sz w:val="20"/>
                <w:szCs w:val="20"/>
                <w:lang w:eastAsia="zh-CN"/>
              </w:rPr>
            </w:pPr>
            <w:del w:id="1064" w:author="Jujia Li" w:date="2026-02-10T23:24:00Z" w16du:dateUtc="2026-02-11T05:24:00Z">
              <w:r w:rsidRPr="002E213C" w:rsidDel="0051782D">
                <w:rPr>
                  <w:rFonts w:cs="Times New Roman"/>
                  <w:color w:val="000000"/>
                  <w:sz w:val="20"/>
                  <w:szCs w:val="20"/>
                </w:rPr>
                <w:delText>10.77</w:delText>
              </w:r>
            </w:del>
          </w:p>
        </w:tc>
        <w:tc>
          <w:tcPr>
            <w:tcW w:w="0" w:type="auto"/>
            <w:noWrap/>
            <w:vAlign w:val="bottom"/>
            <w:hideMark/>
          </w:tcPr>
          <w:p w14:paraId="65823C77" w14:textId="5240B9F8" w:rsidR="002E1FBC" w:rsidRPr="002E213C" w:rsidDel="0051782D" w:rsidRDefault="002E1FBC">
            <w:pPr>
              <w:spacing w:after="0" w:line="240" w:lineRule="auto"/>
              <w:jc w:val="right"/>
              <w:rPr>
                <w:del w:id="1065" w:author="Jujia Li" w:date="2026-02-10T23:24:00Z" w16du:dateUtc="2026-02-11T05:24:00Z"/>
                <w:rFonts w:eastAsia="Times New Roman" w:cs="Times New Roman"/>
                <w:color w:val="000000"/>
                <w:sz w:val="20"/>
                <w:szCs w:val="20"/>
                <w:lang w:eastAsia="zh-CN"/>
              </w:rPr>
            </w:pPr>
            <w:del w:id="1066"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50568B7A" w14:textId="4E8FCAD9" w:rsidR="002E1FBC" w:rsidRPr="002E213C" w:rsidDel="0051782D" w:rsidRDefault="002E1FBC">
            <w:pPr>
              <w:spacing w:after="0" w:line="240" w:lineRule="auto"/>
              <w:jc w:val="right"/>
              <w:rPr>
                <w:del w:id="1067" w:author="Jujia Li" w:date="2026-02-10T23:24:00Z" w16du:dateUtc="2026-02-11T05:24:00Z"/>
                <w:rFonts w:eastAsia="Times New Roman" w:cs="Times New Roman"/>
                <w:color w:val="000000"/>
                <w:sz w:val="20"/>
                <w:szCs w:val="20"/>
                <w:lang w:eastAsia="zh-CN"/>
              </w:rPr>
            </w:pPr>
            <w:del w:id="1068"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2331B6E4" w14:textId="438EF8CE" w:rsidR="002E1FBC" w:rsidRPr="002E213C" w:rsidDel="0051782D" w:rsidRDefault="002E1FBC">
            <w:pPr>
              <w:spacing w:after="0" w:line="240" w:lineRule="auto"/>
              <w:jc w:val="right"/>
              <w:rPr>
                <w:del w:id="1069" w:author="Jujia Li" w:date="2026-02-10T23:24:00Z" w16du:dateUtc="2026-02-11T05:24:00Z"/>
                <w:rFonts w:eastAsia="Times New Roman" w:cs="Times New Roman"/>
                <w:color w:val="000000"/>
                <w:sz w:val="20"/>
                <w:szCs w:val="20"/>
                <w:lang w:eastAsia="zh-CN"/>
              </w:rPr>
            </w:pPr>
            <w:del w:id="1070" w:author="Jujia Li" w:date="2026-02-10T23:24:00Z" w16du:dateUtc="2026-02-11T05:24:00Z">
              <w:r w:rsidRPr="002E213C" w:rsidDel="0051782D">
                <w:rPr>
                  <w:rFonts w:cs="Times New Roman"/>
                  <w:color w:val="000000"/>
                  <w:sz w:val="20"/>
                  <w:szCs w:val="20"/>
                </w:rPr>
                <w:delText>0</w:delText>
              </w:r>
            </w:del>
          </w:p>
        </w:tc>
        <w:tc>
          <w:tcPr>
            <w:tcW w:w="0" w:type="auto"/>
            <w:noWrap/>
            <w:vAlign w:val="bottom"/>
            <w:hideMark/>
          </w:tcPr>
          <w:p w14:paraId="45420E10" w14:textId="14F9ADD2" w:rsidR="002E1FBC" w:rsidRPr="002E213C" w:rsidDel="0051782D" w:rsidRDefault="002E1FBC">
            <w:pPr>
              <w:spacing w:after="0" w:line="240" w:lineRule="auto"/>
              <w:jc w:val="right"/>
              <w:rPr>
                <w:del w:id="1071" w:author="Jujia Li" w:date="2026-02-10T23:24:00Z" w16du:dateUtc="2026-02-11T05:24:00Z"/>
                <w:rFonts w:eastAsia="Times New Roman" w:cs="Times New Roman"/>
                <w:color w:val="000000"/>
                <w:sz w:val="20"/>
                <w:szCs w:val="20"/>
                <w:lang w:eastAsia="zh-CN"/>
              </w:rPr>
            </w:pPr>
            <w:del w:id="1072" w:author="Jujia Li" w:date="2026-02-10T23:24:00Z" w16du:dateUtc="2026-02-11T05:24:00Z">
              <w:r w:rsidDel="0051782D">
                <w:rPr>
                  <w:rFonts w:cs="Times New Roman"/>
                  <w:color w:val="000000"/>
                  <w:sz w:val="20"/>
                  <w:szCs w:val="20"/>
                </w:rPr>
                <w:delText>-</w:delText>
              </w:r>
            </w:del>
          </w:p>
        </w:tc>
      </w:tr>
      <w:tr w:rsidR="002E1FBC" w:rsidRPr="00F00EAC" w:rsidDel="0051782D" w14:paraId="4354BCD1" w14:textId="0C117556" w:rsidTr="000B5239">
        <w:trPr>
          <w:trHeight w:val="300"/>
          <w:del w:id="1073" w:author="Jujia Li" w:date="2026-02-10T23:24:00Z"/>
        </w:trPr>
        <w:tc>
          <w:tcPr>
            <w:tcW w:w="0" w:type="auto"/>
            <w:noWrap/>
            <w:vAlign w:val="center"/>
            <w:hideMark/>
          </w:tcPr>
          <w:p w14:paraId="494B4434" w14:textId="5FE3AFA3" w:rsidR="002E1FBC" w:rsidRPr="00F00EAC" w:rsidDel="0051782D" w:rsidRDefault="002E1FBC">
            <w:pPr>
              <w:spacing w:after="0" w:line="240" w:lineRule="auto"/>
              <w:rPr>
                <w:del w:id="1074" w:author="Jujia Li" w:date="2026-02-10T23:24:00Z" w16du:dateUtc="2026-02-11T05:24:00Z"/>
                <w:rFonts w:eastAsia="Times New Roman" w:cs="Times New Roman"/>
                <w:color w:val="000000"/>
                <w:sz w:val="20"/>
                <w:szCs w:val="20"/>
                <w:lang w:eastAsia="zh-CN"/>
              </w:rPr>
            </w:pPr>
            <w:del w:id="1075" w:author="Jujia Li" w:date="2026-02-10T23:24:00Z" w16du:dateUtc="2026-02-11T05:24:00Z">
              <w:r w:rsidRPr="00F00EAC" w:rsidDel="0051782D">
                <w:rPr>
                  <w:rFonts w:cs="Times New Roman"/>
                  <w:sz w:val="20"/>
                  <w:szCs w:val="20"/>
                </w:rPr>
                <w:delText>Marshall</w:delText>
              </w:r>
            </w:del>
          </w:p>
        </w:tc>
        <w:tc>
          <w:tcPr>
            <w:tcW w:w="0" w:type="auto"/>
            <w:vAlign w:val="center"/>
          </w:tcPr>
          <w:p w14:paraId="727856F0" w14:textId="76AA53C2" w:rsidR="002E1FBC" w:rsidRPr="00F00EAC" w:rsidDel="0051782D" w:rsidRDefault="002E1FBC">
            <w:pPr>
              <w:spacing w:after="0" w:line="240" w:lineRule="auto"/>
              <w:jc w:val="right"/>
              <w:rPr>
                <w:del w:id="1076" w:author="Jujia Li" w:date="2026-02-10T23:24:00Z" w16du:dateUtc="2026-02-11T05:24:00Z"/>
                <w:rFonts w:eastAsia="Times New Roman" w:cs="Times New Roman"/>
                <w:color w:val="000000"/>
                <w:sz w:val="20"/>
                <w:szCs w:val="20"/>
                <w:lang w:eastAsia="zh-CN"/>
              </w:rPr>
            </w:pPr>
            <w:del w:id="1077" w:author="Jujia Li" w:date="2026-02-10T23:24:00Z" w16du:dateUtc="2026-02-11T05:24:00Z">
              <w:r w:rsidRPr="0022125D" w:rsidDel="0051782D">
                <w:rPr>
                  <w:rFonts w:cs="Times New Roman"/>
                  <w:color w:val="000000"/>
                  <w:sz w:val="20"/>
                  <w:szCs w:val="20"/>
                </w:rPr>
                <w:delText>5</w:delText>
              </w:r>
            </w:del>
          </w:p>
        </w:tc>
        <w:tc>
          <w:tcPr>
            <w:tcW w:w="0" w:type="auto"/>
            <w:noWrap/>
            <w:vAlign w:val="center"/>
            <w:hideMark/>
          </w:tcPr>
          <w:p w14:paraId="6784592D" w14:textId="0FBEBE4E" w:rsidR="002E1FBC" w:rsidRPr="00F00EAC" w:rsidDel="0051782D" w:rsidRDefault="002E1FBC">
            <w:pPr>
              <w:spacing w:after="0" w:line="240" w:lineRule="auto"/>
              <w:jc w:val="right"/>
              <w:rPr>
                <w:del w:id="1078" w:author="Jujia Li" w:date="2026-02-10T23:24:00Z" w16du:dateUtc="2026-02-11T05:24:00Z"/>
                <w:rFonts w:eastAsia="Times New Roman" w:cs="Times New Roman"/>
                <w:color w:val="000000"/>
                <w:sz w:val="20"/>
                <w:szCs w:val="20"/>
                <w:lang w:eastAsia="zh-CN"/>
              </w:rPr>
            </w:pPr>
            <w:del w:id="1079" w:author="Jujia Li" w:date="2026-02-10T23:24:00Z" w16du:dateUtc="2026-02-11T05:24:00Z">
              <w:r w:rsidRPr="00F00EAC" w:rsidDel="0051782D">
                <w:rPr>
                  <w:rFonts w:eastAsia="Times New Roman" w:cs="Times New Roman"/>
                  <w:color w:val="000000"/>
                  <w:sz w:val="20"/>
                  <w:szCs w:val="20"/>
                  <w:lang w:eastAsia="zh-CN"/>
                </w:rPr>
                <w:delText>8.31</w:delText>
              </w:r>
            </w:del>
          </w:p>
        </w:tc>
        <w:tc>
          <w:tcPr>
            <w:tcW w:w="0" w:type="auto"/>
            <w:noWrap/>
            <w:vAlign w:val="center"/>
            <w:hideMark/>
          </w:tcPr>
          <w:p w14:paraId="5B5E0ED4" w14:textId="022DA8F7" w:rsidR="002E1FBC" w:rsidRPr="00F00EAC" w:rsidDel="0051782D" w:rsidRDefault="002E1FBC">
            <w:pPr>
              <w:spacing w:after="0" w:line="240" w:lineRule="auto"/>
              <w:jc w:val="right"/>
              <w:rPr>
                <w:del w:id="1080" w:author="Jujia Li" w:date="2026-02-10T23:24:00Z" w16du:dateUtc="2026-02-11T05:24:00Z"/>
                <w:rFonts w:eastAsia="Times New Roman" w:cs="Times New Roman"/>
                <w:color w:val="000000"/>
                <w:sz w:val="20"/>
                <w:szCs w:val="20"/>
                <w:lang w:eastAsia="zh-CN"/>
              </w:rPr>
            </w:pPr>
            <w:del w:id="1081" w:author="Jujia Li" w:date="2026-02-10T23:24:00Z" w16du:dateUtc="2026-02-11T05:24:00Z">
              <w:r w:rsidRPr="00F00EAC" w:rsidDel="0051782D">
                <w:rPr>
                  <w:rFonts w:eastAsia="Times New Roman" w:cs="Times New Roman"/>
                  <w:color w:val="000000"/>
                  <w:sz w:val="20"/>
                  <w:szCs w:val="20"/>
                  <w:lang w:eastAsia="zh-CN"/>
                </w:rPr>
                <w:delText>8.48</w:delText>
              </w:r>
            </w:del>
          </w:p>
        </w:tc>
        <w:tc>
          <w:tcPr>
            <w:tcW w:w="0" w:type="auto"/>
            <w:noWrap/>
            <w:vAlign w:val="center"/>
            <w:hideMark/>
          </w:tcPr>
          <w:p w14:paraId="426BC20B" w14:textId="1DBC8220" w:rsidR="002E1FBC" w:rsidRPr="00F00EAC" w:rsidDel="0051782D" w:rsidRDefault="002E1FBC">
            <w:pPr>
              <w:spacing w:after="0" w:line="240" w:lineRule="auto"/>
              <w:jc w:val="right"/>
              <w:rPr>
                <w:del w:id="1082" w:author="Jujia Li" w:date="2026-02-10T23:24:00Z" w16du:dateUtc="2026-02-11T05:24:00Z"/>
                <w:rFonts w:eastAsia="Times New Roman" w:cs="Times New Roman"/>
                <w:color w:val="000000"/>
                <w:sz w:val="20"/>
                <w:szCs w:val="20"/>
                <w:lang w:eastAsia="zh-CN"/>
              </w:rPr>
            </w:pPr>
            <w:del w:id="1083" w:author="Jujia Li" w:date="2026-02-10T23:24:00Z" w16du:dateUtc="2026-02-11T05:24:00Z">
              <w:r w:rsidRPr="00F00EAC" w:rsidDel="0051782D">
                <w:rPr>
                  <w:rFonts w:eastAsia="Times New Roman" w:cs="Times New Roman"/>
                  <w:color w:val="000000"/>
                  <w:sz w:val="20"/>
                  <w:szCs w:val="20"/>
                  <w:lang w:eastAsia="zh-CN"/>
                </w:rPr>
                <w:delText>3.95</w:delText>
              </w:r>
            </w:del>
          </w:p>
        </w:tc>
        <w:tc>
          <w:tcPr>
            <w:tcW w:w="0" w:type="auto"/>
            <w:noWrap/>
            <w:vAlign w:val="center"/>
            <w:hideMark/>
          </w:tcPr>
          <w:p w14:paraId="3AFFF078" w14:textId="0C4A8BBC" w:rsidR="002E1FBC" w:rsidRPr="00F00EAC" w:rsidDel="0051782D" w:rsidRDefault="002E1FBC">
            <w:pPr>
              <w:spacing w:after="0" w:line="240" w:lineRule="auto"/>
              <w:jc w:val="right"/>
              <w:rPr>
                <w:del w:id="1084" w:author="Jujia Li" w:date="2026-02-10T23:24:00Z" w16du:dateUtc="2026-02-11T05:24:00Z"/>
                <w:rFonts w:eastAsia="Times New Roman" w:cs="Times New Roman"/>
                <w:color w:val="000000"/>
                <w:sz w:val="20"/>
                <w:szCs w:val="20"/>
                <w:lang w:eastAsia="zh-CN"/>
              </w:rPr>
            </w:pPr>
            <w:del w:id="1085" w:author="Jujia Li" w:date="2026-02-10T23:24:00Z" w16du:dateUtc="2026-02-11T05:24:00Z">
              <w:r w:rsidRPr="00F00EAC" w:rsidDel="0051782D">
                <w:rPr>
                  <w:rFonts w:eastAsia="Times New Roman" w:cs="Times New Roman"/>
                  <w:color w:val="000000"/>
                  <w:sz w:val="20"/>
                  <w:szCs w:val="20"/>
                  <w:lang w:eastAsia="zh-CN"/>
                </w:rPr>
                <w:delText>1.65</w:delText>
              </w:r>
            </w:del>
          </w:p>
        </w:tc>
        <w:tc>
          <w:tcPr>
            <w:tcW w:w="0" w:type="auto"/>
            <w:noWrap/>
            <w:vAlign w:val="bottom"/>
            <w:hideMark/>
          </w:tcPr>
          <w:p w14:paraId="07B90895" w14:textId="6C5819B7" w:rsidR="002E1FBC" w:rsidRPr="001F1196" w:rsidDel="0051782D" w:rsidRDefault="002E1FBC">
            <w:pPr>
              <w:spacing w:after="0" w:line="240" w:lineRule="auto"/>
              <w:jc w:val="right"/>
              <w:rPr>
                <w:del w:id="1086" w:author="Jujia Li" w:date="2026-02-10T23:24:00Z" w16du:dateUtc="2026-02-11T05:24:00Z"/>
                <w:rFonts w:eastAsia="Times New Roman" w:cs="Times New Roman"/>
                <w:color w:val="000000"/>
                <w:sz w:val="20"/>
                <w:szCs w:val="20"/>
                <w:lang w:eastAsia="zh-CN"/>
              </w:rPr>
            </w:pPr>
            <w:del w:id="1087" w:author="Jujia Li" w:date="2026-02-10T23:24:00Z" w16du:dateUtc="2026-02-11T05:24:00Z">
              <w:r w:rsidRPr="001F1196" w:rsidDel="0051782D">
                <w:rPr>
                  <w:rFonts w:cs="Times New Roman"/>
                  <w:color w:val="000000"/>
                  <w:sz w:val="20"/>
                  <w:szCs w:val="20"/>
                </w:rPr>
                <w:delText>0</w:delText>
              </w:r>
            </w:del>
          </w:p>
        </w:tc>
        <w:tc>
          <w:tcPr>
            <w:tcW w:w="0" w:type="auto"/>
            <w:noWrap/>
            <w:vAlign w:val="bottom"/>
            <w:hideMark/>
          </w:tcPr>
          <w:p w14:paraId="608AFF90" w14:textId="37CD32F2" w:rsidR="002E1FBC" w:rsidRPr="001F1196" w:rsidDel="0051782D" w:rsidRDefault="002E1FBC">
            <w:pPr>
              <w:spacing w:after="0" w:line="240" w:lineRule="auto"/>
              <w:jc w:val="right"/>
              <w:rPr>
                <w:del w:id="1088" w:author="Jujia Li" w:date="2026-02-10T23:24:00Z" w16du:dateUtc="2026-02-11T05:24:00Z"/>
                <w:rFonts w:eastAsia="Times New Roman" w:cs="Times New Roman"/>
                <w:color w:val="000000"/>
                <w:sz w:val="20"/>
                <w:szCs w:val="20"/>
                <w:lang w:eastAsia="zh-CN"/>
              </w:rPr>
            </w:pPr>
            <w:del w:id="1089"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4F7B236F" w14:textId="60923D16" w:rsidR="002E1FBC" w:rsidRPr="001F1196" w:rsidDel="0051782D" w:rsidRDefault="002E1FBC">
            <w:pPr>
              <w:spacing w:after="0" w:line="240" w:lineRule="auto"/>
              <w:jc w:val="right"/>
              <w:rPr>
                <w:del w:id="1090" w:author="Jujia Li" w:date="2026-02-10T23:24:00Z" w16du:dateUtc="2026-02-11T05:24:00Z"/>
                <w:rFonts w:eastAsia="Times New Roman" w:cs="Times New Roman"/>
                <w:color w:val="000000"/>
                <w:sz w:val="20"/>
                <w:szCs w:val="20"/>
                <w:lang w:eastAsia="zh-CN"/>
              </w:rPr>
            </w:pPr>
            <w:del w:id="1091"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420B3749" w14:textId="274B3A8A" w:rsidR="002E1FBC" w:rsidRPr="001F1196" w:rsidDel="0051782D" w:rsidRDefault="002E1FBC">
            <w:pPr>
              <w:spacing w:after="0" w:line="240" w:lineRule="auto"/>
              <w:jc w:val="right"/>
              <w:rPr>
                <w:del w:id="1092" w:author="Jujia Li" w:date="2026-02-10T23:24:00Z" w16du:dateUtc="2026-02-11T05:24:00Z"/>
                <w:rFonts w:eastAsia="Times New Roman" w:cs="Times New Roman"/>
                <w:color w:val="000000"/>
                <w:sz w:val="20"/>
                <w:szCs w:val="20"/>
                <w:lang w:eastAsia="zh-CN"/>
              </w:rPr>
            </w:pPr>
            <w:del w:id="1093" w:author="Jujia Li" w:date="2026-02-10T23:24:00Z" w16du:dateUtc="2026-02-11T05:24:00Z">
              <w:r w:rsidDel="0051782D">
                <w:rPr>
                  <w:rFonts w:cs="Times New Roman"/>
                  <w:color w:val="000000"/>
                  <w:sz w:val="20"/>
                  <w:szCs w:val="20"/>
                </w:rPr>
                <w:delText>-</w:delText>
              </w:r>
            </w:del>
          </w:p>
        </w:tc>
      </w:tr>
      <w:tr w:rsidR="002E1FBC" w:rsidRPr="00F00EAC" w:rsidDel="0051782D" w14:paraId="6F80EEDE" w14:textId="62E46FB7" w:rsidTr="000B5239">
        <w:trPr>
          <w:trHeight w:val="300"/>
          <w:del w:id="1094" w:author="Jujia Li" w:date="2026-02-10T23:24:00Z"/>
        </w:trPr>
        <w:tc>
          <w:tcPr>
            <w:tcW w:w="0" w:type="auto"/>
            <w:noWrap/>
            <w:vAlign w:val="center"/>
            <w:hideMark/>
          </w:tcPr>
          <w:p w14:paraId="24DC7AD7" w14:textId="679A01D7" w:rsidR="002E1FBC" w:rsidRPr="00F00EAC" w:rsidDel="0051782D" w:rsidRDefault="002E1FBC">
            <w:pPr>
              <w:spacing w:after="0" w:line="240" w:lineRule="auto"/>
              <w:rPr>
                <w:del w:id="1095" w:author="Jujia Li" w:date="2026-02-10T23:24:00Z" w16du:dateUtc="2026-02-11T05:24:00Z"/>
                <w:rFonts w:eastAsia="Times New Roman" w:cs="Times New Roman"/>
                <w:color w:val="000000"/>
                <w:sz w:val="20"/>
                <w:szCs w:val="20"/>
                <w:lang w:eastAsia="zh-CN"/>
              </w:rPr>
            </w:pPr>
            <w:del w:id="1096" w:author="Jujia Li" w:date="2026-02-10T23:24:00Z" w16du:dateUtc="2026-02-11T05:24:00Z">
              <w:r w:rsidRPr="00F00EAC" w:rsidDel="0051782D">
                <w:rPr>
                  <w:rFonts w:cs="Times New Roman"/>
                  <w:sz w:val="20"/>
                  <w:szCs w:val="20"/>
                </w:rPr>
                <w:delText>Morgan</w:delText>
              </w:r>
            </w:del>
          </w:p>
        </w:tc>
        <w:tc>
          <w:tcPr>
            <w:tcW w:w="0" w:type="auto"/>
            <w:vAlign w:val="center"/>
          </w:tcPr>
          <w:p w14:paraId="1F4D3453" w14:textId="7A0ACE8A" w:rsidR="002E1FBC" w:rsidRPr="00F00EAC" w:rsidDel="0051782D" w:rsidRDefault="002E1FBC">
            <w:pPr>
              <w:spacing w:after="0" w:line="240" w:lineRule="auto"/>
              <w:jc w:val="right"/>
              <w:rPr>
                <w:del w:id="1097" w:author="Jujia Li" w:date="2026-02-10T23:24:00Z" w16du:dateUtc="2026-02-11T05:24:00Z"/>
                <w:rFonts w:eastAsia="Times New Roman" w:cs="Times New Roman"/>
                <w:color w:val="000000"/>
                <w:sz w:val="20"/>
                <w:szCs w:val="20"/>
                <w:lang w:eastAsia="zh-CN"/>
              </w:rPr>
            </w:pPr>
            <w:del w:id="1098" w:author="Jujia Li" w:date="2026-02-10T23:24:00Z" w16du:dateUtc="2026-02-11T05:24:00Z">
              <w:r w:rsidRPr="0022125D" w:rsidDel="0051782D">
                <w:rPr>
                  <w:rFonts w:cs="Times New Roman"/>
                  <w:color w:val="000000"/>
                  <w:sz w:val="20"/>
                  <w:szCs w:val="20"/>
                </w:rPr>
                <w:delText>4</w:delText>
              </w:r>
            </w:del>
          </w:p>
        </w:tc>
        <w:tc>
          <w:tcPr>
            <w:tcW w:w="0" w:type="auto"/>
            <w:noWrap/>
            <w:vAlign w:val="center"/>
            <w:hideMark/>
          </w:tcPr>
          <w:p w14:paraId="39614693" w14:textId="765F561B" w:rsidR="002E1FBC" w:rsidRPr="00F00EAC" w:rsidDel="0051782D" w:rsidRDefault="002E1FBC">
            <w:pPr>
              <w:spacing w:after="0" w:line="240" w:lineRule="auto"/>
              <w:jc w:val="right"/>
              <w:rPr>
                <w:del w:id="1099" w:author="Jujia Li" w:date="2026-02-10T23:24:00Z" w16du:dateUtc="2026-02-11T05:24:00Z"/>
                <w:rFonts w:eastAsia="Times New Roman" w:cs="Times New Roman"/>
                <w:color w:val="000000"/>
                <w:sz w:val="20"/>
                <w:szCs w:val="20"/>
                <w:lang w:eastAsia="zh-CN"/>
              </w:rPr>
            </w:pPr>
            <w:del w:id="1100" w:author="Jujia Li" w:date="2026-02-10T23:24:00Z" w16du:dateUtc="2026-02-11T05:24:00Z">
              <w:r w:rsidRPr="00F00EAC" w:rsidDel="0051782D">
                <w:rPr>
                  <w:rFonts w:eastAsia="Times New Roman" w:cs="Times New Roman"/>
                  <w:color w:val="000000"/>
                  <w:sz w:val="20"/>
                  <w:szCs w:val="20"/>
                  <w:lang w:eastAsia="zh-CN"/>
                </w:rPr>
                <w:delText>6.64</w:delText>
              </w:r>
            </w:del>
          </w:p>
        </w:tc>
        <w:tc>
          <w:tcPr>
            <w:tcW w:w="0" w:type="auto"/>
            <w:noWrap/>
            <w:vAlign w:val="center"/>
            <w:hideMark/>
          </w:tcPr>
          <w:p w14:paraId="63DD3F48" w14:textId="726B28C6" w:rsidR="002E1FBC" w:rsidRPr="00F00EAC" w:rsidDel="0051782D" w:rsidRDefault="002E1FBC">
            <w:pPr>
              <w:spacing w:after="0" w:line="240" w:lineRule="auto"/>
              <w:jc w:val="right"/>
              <w:rPr>
                <w:del w:id="1101" w:author="Jujia Li" w:date="2026-02-10T23:24:00Z" w16du:dateUtc="2026-02-11T05:24:00Z"/>
                <w:rFonts w:eastAsia="Times New Roman" w:cs="Times New Roman"/>
                <w:color w:val="000000"/>
                <w:sz w:val="20"/>
                <w:szCs w:val="20"/>
                <w:lang w:eastAsia="zh-CN"/>
              </w:rPr>
            </w:pPr>
            <w:del w:id="1102" w:author="Jujia Li" w:date="2026-02-10T23:24:00Z" w16du:dateUtc="2026-02-11T05:24:00Z">
              <w:r w:rsidRPr="00F00EAC" w:rsidDel="0051782D">
                <w:rPr>
                  <w:rFonts w:eastAsia="Times New Roman" w:cs="Times New Roman"/>
                  <w:color w:val="000000"/>
                  <w:sz w:val="20"/>
                  <w:szCs w:val="20"/>
                  <w:lang w:eastAsia="zh-CN"/>
                </w:rPr>
                <w:delText>7.82</w:delText>
              </w:r>
            </w:del>
          </w:p>
        </w:tc>
        <w:tc>
          <w:tcPr>
            <w:tcW w:w="0" w:type="auto"/>
            <w:noWrap/>
            <w:vAlign w:val="center"/>
            <w:hideMark/>
          </w:tcPr>
          <w:p w14:paraId="39D18ABE" w14:textId="1566A07C" w:rsidR="002E1FBC" w:rsidRPr="00F00EAC" w:rsidDel="0051782D" w:rsidRDefault="002E1FBC">
            <w:pPr>
              <w:spacing w:after="0" w:line="240" w:lineRule="auto"/>
              <w:jc w:val="right"/>
              <w:rPr>
                <w:del w:id="1103" w:author="Jujia Li" w:date="2026-02-10T23:24:00Z" w16du:dateUtc="2026-02-11T05:24:00Z"/>
                <w:rFonts w:eastAsia="Times New Roman" w:cs="Times New Roman"/>
                <w:color w:val="000000"/>
                <w:sz w:val="20"/>
                <w:szCs w:val="20"/>
                <w:lang w:eastAsia="zh-CN"/>
              </w:rPr>
            </w:pPr>
            <w:del w:id="1104" w:author="Jujia Li" w:date="2026-02-10T23:24:00Z" w16du:dateUtc="2026-02-11T05:24:00Z">
              <w:r w:rsidRPr="00F00EAC" w:rsidDel="0051782D">
                <w:rPr>
                  <w:rFonts w:eastAsia="Times New Roman" w:cs="Times New Roman"/>
                  <w:color w:val="000000"/>
                  <w:sz w:val="20"/>
                  <w:szCs w:val="20"/>
                  <w:lang w:eastAsia="zh-CN"/>
                </w:rPr>
                <w:delText>7.55</w:delText>
              </w:r>
            </w:del>
          </w:p>
        </w:tc>
        <w:tc>
          <w:tcPr>
            <w:tcW w:w="0" w:type="auto"/>
            <w:noWrap/>
            <w:vAlign w:val="center"/>
            <w:hideMark/>
          </w:tcPr>
          <w:p w14:paraId="36C46FD8" w14:textId="0CADC52C" w:rsidR="002E1FBC" w:rsidRPr="00F00EAC" w:rsidDel="0051782D" w:rsidRDefault="002E1FBC">
            <w:pPr>
              <w:spacing w:after="0" w:line="240" w:lineRule="auto"/>
              <w:jc w:val="right"/>
              <w:rPr>
                <w:del w:id="1105" w:author="Jujia Li" w:date="2026-02-10T23:24:00Z" w16du:dateUtc="2026-02-11T05:24:00Z"/>
                <w:rFonts w:eastAsia="Times New Roman" w:cs="Times New Roman"/>
                <w:color w:val="000000"/>
                <w:sz w:val="20"/>
                <w:szCs w:val="20"/>
                <w:lang w:eastAsia="zh-CN"/>
              </w:rPr>
            </w:pPr>
            <w:del w:id="1106" w:author="Jujia Li" w:date="2026-02-10T23:24:00Z" w16du:dateUtc="2026-02-11T05:24:00Z">
              <w:r w:rsidRPr="00F00EAC" w:rsidDel="0051782D">
                <w:rPr>
                  <w:rFonts w:eastAsia="Times New Roman" w:cs="Times New Roman"/>
                  <w:color w:val="000000"/>
                  <w:sz w:val="20"/>
                  <w:szCs w:val="20"/>
                  <w:lang w:eastAsia="zh-CN"/>
                </w:rPr>
                <w:delText>4.76</w:delText>
              </w:r>
            </w:del>
          </w:p>
        </w:tc>
        <w:tc>
          <w:tcPr>
            <w:tcW w:w="0" w:type="auto"/>
            <w:noWrap/>
            <w:vAlign w:val="bottom"/>
            <w:hideMark/>
          </w:tcPr>
          <w:p w14:paraId="29037CA0" w14:textId="0A37349E" w:rsidR="002E1FBC" w:rsidRPr="001F1196" w:rsidDel="0051782D" w:rsidRDefault="002E1FBC">
            <w:pPr>
              <w:spacing w:after="0" w:line="240" w:lineRule="auto"/>
              <w:jc w:val="right"/>
              <w:rPr>
                <w:del w:id="1107" w:author="Jujia Li" w:date="2026-02-10T23:24:00Z" w16du:dateUtc="2026-02-11T05:24:00Z"/>
                <w:rFonts w:eastAsia="Times New Roman" w:cs="Times New Roman"/>
                <w:color w:val="000000"/>
                <w:sz w:val="20"/>
                <w:szCs w:val="20"/>
                <w:lang w:eastAsia="zh-CN"/>
              </w:rPr>
            </w:pPr>
            <w:del w:id="1108"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05D0C0B9" w14:textId="710ABAEA" w:rsidR="002E1FBC" w:rsidRPr="001F1196" w:rsidDel="0051782D" w:rsidRDefault="002E1FBC">
            <w:pPr>
              <w:spacing w:after="0" w:line="240" w:lineRule="auto"/>
              <w:jc w:val="right"/>
              <w:rPr>
                <w:del w:id="1109" w:author="Jujia Li" w:date="2026-02-10T23:24:00Z" w16du:dateUtc="2026-02-11T05:24:00Z"/>
                <w:rFonts w:eastAsia="Times New Roman" w:cs="Times New Roman"/>
                <w:color w:val="000000"/>
                <w:sz w:val="20"/>
                <w:szCs w:val="20"/>
                <w:lang w:eastAsia="zh-CN"/>
              </w:rPr>
            </w:pPr>
            <w:del w:id="1110"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347E2E55" w14:textId="1599CFEE" w:rsidR="002E1FBC" w:rsidRPr="001F1196" w:rsidDel="0051782D" w:rsidRDefault="002E1FBC">
            <w:pPr>
              <w:spacing w:after="0" w:line="240" w:lineRule="auto"/>
              <w:jc w:val="right"/>
              <w:rPr>
                <w:del w:id="1111" w:author="Jujia Li" w:date="2026-02-10T23:24:00Z" w16du:dateUtc="2026-02-11T05:24:00Z"/>
                <w:rFonts w:eastAsia="Times New Roman" w:cs="Times New Roman"/>
                <w:color w:val="000000"/>
                <w:sz w:val="20"/>
                <w:szCs w:val="20"/>
                <w:lang w:eastAsia="zh-CN"/>
              </w:rPr>
            </w:pPr>
            <w:del w:id="1112" w:author="Jujia Li" w:date="2026-02-10T23:24:00Z" w16du:dateUtc="2026-02-11T05:24:00Z">
              <w:r w:rsidRPr="001F1196" w:rsidDel="0051782D">
                <w:rPr>
                  <w:rFonts w:cs="Times New Roman"/>
                  <w:color w:val="000000"/>
                  <w:sz w:val="20"/>
                  <w:szCs w:val="20"/>
                </w:rPr>
                <w:delText>12</w:delText>
              </w:r>
            </w:del>
            <w:del w:id="1113" w:author="Jujia Li" w:date="2026-02-10T20:11:00Z" w16du:dateUtc="2026-02-11T02:11:00Z">
              <w:r w:rsidRPr="001F1196" w:rsidDel="00491468">
                <w:rPr>
                  <w:rFonts w:cs="Times New Roman"/>
                  <w:color w:val="000000"/>
                  <w:sz w:val="20"/>
                  <w:szCs w:val="20"/>
                </w:rPr>
                <w:delText>.</w:delText>
              </w:r>
            </w:del>
            <w:del w:id="1114" w:author="Jujia Li" w:date="2026-02-10T23:24:00Z" w16du:dateUtc="2026-02-11T05:24:00Z">
              <w:r w:rsidRPr="001F1196" w:rsidDel="0051782D">
                <w:rPr>
                  <w:rFonts w:cs="Times New Roman"/>
                  <w:color w:val="000000"/>
                  <w:sz w:val="20"/>
                  <w:szCs w:val="20"/>
                </w:rPr>
                <w:delText>6</w:delText>
              </w:r>
            </w:del>
          </w:p>
        </w:tc>
        <w:tc>
          <w:tcPr>
            <w:tcW w:w="0" w:type="auto"/>
            <w:noWrap/>
            <w:vAlign w:val="bottom"/>
            <w:hideMark/>
          </w:tcPr>
          <w:p w14:paraId="67C44466" w14:textId="1DE7DBB5" w:rsidR="002E1FBC" w:rsidRPr="001F1196" w:rsidDel="0051782D" w:rsidRDefault="002E1FBC">
            <w:pPr>
              <w:spacing w:after="0" w:line="240" w:lineRule="auto"/>
              <w:jc w:val="right"/>
              <w:rPr>
                <w:del w:id="1115" w:author="Jujia Li" w:date="2026-02-10T23:24:00Z" w16du:dateUtc="2026-02-11T05:24:00Z"/>
                <w:rFonts w:eastAsia="Times New Roman" w:cs="Times New Roman"/>
                <w:color w:val="000000"/>
                <w:sz w:val="20"/>
                <w:szCs w:val="20"/>
                <w:lang w:eastAsia="zh-CN"/>
              </w:rPr>
            </w:pPr>
            <w:del w:id="1116" w:author="Jujia Li" w:date="2026-02-10T23:24:00Z" w16du:dateUtc="2026-02-11T05:24:00Z">
              <w:r w:rsidRPr="001F1196" w:rsidDel="0051782D">
                <w:rPr>
                  <w:rFonts w:cs="Times New Roman"/>
                  <w:color w:val="000000"/>
                  <w:sz w:val="20"/>
                  <w:szCs w:val="20"/>
                </w:rPr>
                <w:delText>NA</w:delText>
              </w:r>
            </w:del>
          </w:p>
        </w:tc>
      </w:tr>
      <w:tr w:rsidR="002E1FBC" w:rsidRPr="00F00EAC" w:rsidDel="0051782D" w14:paraId="63A42B86" w14:textId="6A0572EA" w:rsidTr="000B5239">
        <w:trPr>
          <w:trHeight w:val="300"/>
          <w:del w:id="1117" w:author="Jujia Li" w:date="2026-02-10T23:24:00Z"/>
        </w:trPr>
        <w:tc>
          <w:tcPr>
            <w:tcW w:w="0" w:type="auto"/>
            <w:noWrap/>
            <w:vAlign w:val="center"/>
            <w:hideMark/>
          </w:tcPr>
          <w:p w14:paraId="4058B77B" w14:textId="1232B085" w:rsidR="002E1FBC" w:rsidRPr="00F00EAC" w:rsidDel="0051782D" w:rsidRDefault="002E1FBC">
            <w:pPr>
              <w:spacing w:after="0" w:line="240" w:lineRule="auto"/>
              <w:rPr>
                <w:del w:id="1118" w:author="Jujia Li" w:date="2026-02-10T23:24:00Z" w16du:dateUtc="2026-02-11T05:24:00Z"/>
                <w:rFonts w:eastAsia="Times New Roman" w:cs="Times New Roman"/>
                <w:color w:val="000000"/>
                <w:sz w:val="20"/>
                <w:szCs w:val="20"/>
                <w:lang w:eastAsia="zh-CN"/>
              </w:rPr>
            </w:pPr>
            <w:del w:id="1119" w:author="Jujia Li" w:date="2026-02-10T23:24:00Z" w16du:dateUtc="2026-02-11T05:24:00Z">
              <w:r w:rsidRPr="00F00EAC" w:rsidDel="0051782D">
                <w:rPr>
                  <w:rFonts w:cs="Times New Roman"/>
                  <w:sz w:val="20"/>
                  <w:szCs w:val="20"/>
                </w:rPr>
                <w:delText>Pickens</w:delText>
              </w:r>
            </w:del>
          </w:p>
        </w:tc>
        <w:tc>
          <w:tcPr>
            <w:tcW w:w="0" w:type="auto"/>
            <w:vAlign w:val="center"/>
          </w:tcPr>
          <w:p w14:paraId="0E18960D" w14:textId="56488C28" w:rsidR="002E1FBC" w:rsidRPr="00F00EAC" w:rsidDel="0051782D" w:rsidRDefault="002E1FBC">
            <w:pPr>
              <w:spacing w:after="0" w:line="240" w:lineRule="auto"/>
              <w:jc w:val="right"/>
              <w:rPr>
                <w:del w:id="1120" w:author="Jujia Li" w:date="2026-02-10T23:24:00Z" w16du:dateUtc="2026-02-11T05:24:00Z"/>
                <w:rFonts w:eastAsia="Times New Roman" w:cs="Times New Roman"/>
                <w:color w:val="000000"/>
                <w:sz w:val="20"/>
                <w:szCs w:val="20"/>
                <w:lang w:eastAsia="zh-CN"/>
              </w:rPr>
            </w:pPr>
            <w:del w:id="1121"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2683B4D7" w14:textId="7E7AFC02" w:rsidR="002E1FBC" w:rsidRPr="00F00EAC" w:rsidDel="0051782D" w:rsidRDefault="002E1FBC">
            <w:pPr>
              <w:spacing w:after="0" w:line="240" w:lineRule="auto"/>
              <w:jc w:val="right"/>
              <w:rPr>
                <w:del w:id="1122" w:author="Jujia Li" w:date="2026-02-10T23:24:00Z" w16du:dateUtc="2026-02-11T05:24:00Z"/>
                <w:rFonts w:eastAsia="Times New Roman" w:cs="Times New Roman"/>
                <w:color w:val="000000"/>
                <w:sz w:val="20"/>
                <w:szCs w:val="20"/>
                <w:lang w:eastAsia="zh-CN"/>
              </w:rPr>
            </w:pPr>
            <w:del w:id="1123" w:author="Jujia Li" w:date="2026-02-10T23:24:00Z" w16du:dateUtc="2026-02-11T05:24:00Z">
              <w:r w:rsidRPr="00F00EAC" w:rsidDel="0051782D">
                <w:rPr>
                  <w:rFonts w:eastAsia="Times New Roman" w:cs="Times New Roman"/>
                  <w:color w:val="000000"/>
                  <w:sz w:val="20"/>
                  <w:szCs w:val="20"/>
                  <w:lang w:eastAsia="zh-CN"/>
                </w:rPr>
                <w:delText>4.43</w:delText>
              </w:r>
            </w:del>
          </w:p>
        </w:tc>
        <w:tc>
          <w:tcPr>
            <w:tcW w:w="0" w:type="auto"/>
            <w:noWrap/>
            <w:vAlign w:val="center"/>
            <w:hideMark/>
          </w:tcPr>
          <w:p w14:paraId="25BD56B4" w14:textId="07C92A20" w:rsidR="002E1FBC" w:rsidRPr="00F00EAC" w:rsidDel="0051782D" w:rsidRDefault="002E1FBC">
            <w:pPr>
              <w:spacing w:after="0" w:line="240" w:lineRule="auto"/>
              <w:jc w:val="right"/>
              <w:rPr>
                <w:del w:id="1124" w:author="Jujia Li" w:date="2026-02-10T23:24:00Z" w16du:dateUtc="2026-02-11T05:24:00Z"/>
                <w:rFonts w:eastAsia="Times New Roman" w:cs="Times New Roman"/>
                <w:color w:val="000000"/>
                <w:sz w:val="20"/>
                <w:szCs w:val="20"/>
                <w:lang w:eastAsia="zh-CN"/>
              </w:rPr>
            </w:pPr>
            <w:del w:id="1125" w:author="Jujia Li" w:date="2026-02-10T23:24:00Z" w16du:dateUtc="2026-02-11T05:24:00Z">
              <w:r w:rsidRPr="00F00EAC" w:rsidDel="0051782D">
                <w:rPr>
                  <w:rFonts w:eastAsia="Times New Roman" w:cs="Times New Roman"/>
                  <w:color w:val="000000"/>
                  <w:sz w:val="20"/>
                  <w:szCs w:val="20"/>
                  <w:lang w:eastAsia="zh-CN"/>
                </w:rPr>
                <w:delText>4.45</w:delText>
              </w:r>
            </w:del>
          </w:p>
        </w:tc>
        <w:tc>
          <w:tcPr>
            <w:tcW w:w="0" w:type="auto"/>
            <w:noWrap/>
            <w:vAlign w:val="center"/>
            <w:hideMark/>
          </w:tcPr>
          <w:p w14:paraId="6BB3EC83" w14:textId="2E1D19FD" w:rsidR="002E1FBC" w:rsidRPr="00F00EAC" w:rsidDel="0051782D" w:rsidRDefault="002E1FBC">
            <w:pPr>
              <w:spacing w:after="0" w:line="240" w:lineRule="auto"/>
              <w:jc w:val="right"/>
              <w:rPr>
                <w:del w:id="1126" w:author="Jujia Li" w:date="2026-02-10T23:24:00Z" w16du:dateUtc="2026-02-11T05:24:00Z"/>
                <w:rFonts w:eastAsia="Times New Roman" w:cs="Times New Roman"/>
                <w:color w:val="000000"/>
                <w:sz w:val="20"/>
                <w:szCs w:val="20"/>
                <w:lang w:eastAsia="zh-CN"/>
              </w:rPr>
            </w:pPr>
            <w:del w:id="1127" w:author="Jujia Li" w:date="2026-02-10T23:24:00Z" w16du:dateUtc="2026-02-11T05:24:00Z">
              <w:r w:rsidRPr="00F00EAC" w:rsidDel="0051782D">
                <w:rPr>
                  <w:rFonts w:eastAsia="Times New Roman" w:cs="Times New Roman"/>
                  <w:color w:val="000000"/>
                  <w:sz w:val="20"/>
                  <w:szCs w:val="20"/>
                  <w:lang w:eastAsia="zh-CN"/>
                </w:rPr>
                <w:delText>1.5</w:delText>
              </w:r>
              <w:r w:rsidDel="0051782D">
                <w:rPr>
                  <w:rFonts w:eastAsia="Times New Roman" w:cs="Times New Roman"/>
                  <w:color w:val="000000"/>
                  <w:sz w:val="20"/>
                  <w:szCs w:val="20"/>
                  <w:lang w:eastAsia="zh-CN"/>
                </w:rPr>
                <w:delText>0</w:delText>
              </w:r>
            </w:del>
          </w:p>
        </w:tc>
        <w:tc>
          <w:tcPr>
            <w:tcW w:w="0" w:type="auto"/>
            <w:noWrap/>
            <w:vAlign w:val="center"/>
            <w:hideMark/>
          </w:tcPr>
          <w:p w14:paraId="70855579" w14:textId="6425AEDD" w:rsidR="002E1FBC" w:rsidRPr="00F00EAC" w:rsidDel="0051782D" w:rsidRDefault="002E1FBC">
            <w:pPr>
              <w:spacing w:after="0" w:line="240" w:lineRule="auto"/>
              <w:jc w:val="right"/>
              <w:rPr>
                <w:del w:id="1128" w:author="Jujia Li" w:date="2026-02-10T23:24:00Z" w16du:dateUtc="2026-02-11T05:24:00Z"/>
                <w:rFonts w:eastAsia="Times New Roman" w:cs="Times New Roman"/>
                <w:color w:val="000000"/>
                <w:sz w:val="20"/>
                <w:szCs w:val="20"/>
                <w:lang w:eastAsia="zh-CN"/>
              </w:rPr>
            </w:pPr>
            <w:del w:id="1129" w:author="Jujia Li" w:date="2026-02-10T23:24:00Z" w16du:dateUtc="2026-02-11T05:24:00Z">
              <w:r w:rsidRPr="00F00EAC" w:rsidDel="0051782D">
                <w:rPr>
                  <w:rFonts w:eastAsia="Times New Roman" w:cs="Times New Roman"/>
                  <w:color w:val="000000"/>
                  <w:sz w:val="20"/>
                  <w:szCs w:val="20"/>
                  <w:lang w:eastAsia="zh-CN"/>
                </w:rPr>
                <w:delText>1</w:delText>
              </w:r>
              <w:r w:rsidDel="0051782D">
                <w:rPr>
                  <w:rFonts w:eastAsia="Times New Roman" w:cs="Times New Roman"/>
                  <w:color w:val="000000"/>
                  <w:sz w:val="20"/>
                  <w:szCs w:val="20"/>
                  <w:lang w:eastAsia="zh-CN"/>
                </w:rPr>
                <w:delText>.00</w:delText>
              </w:r>
            </w:del>
          </w:p>
        </w:tc>
        <w:tc>
          <w:tcPr>
            <w:tcW w:w="0" w:type="auto"/>
            <w:noWrap/>
            <w:vAlign w:val="bottom"/>
            <w:hideMark/>
          </w:tcPr>
          <w:p w14:paraId="462CF4C6" w14:textId="18407282" w:rsidR="002E1FBC" w:rsidRPr="001F1196" w:rsidDel="0051782D" w:rsidRDefault="002E1FBC">
            <w:pPr>
              <w:spacing w:after="0" w:line="240" w:lineRule="auto"/>
              <w:jc w:val="right"/>
              <w:rPr>
                <w:del w:id="1130" w:author="Jujia Li" w:date="2026-02-10T23:24:00Z" w16du:dateUtc="2026-02-11T05:24:00Z"/>
                <w:rFonts w:eastAsia="Times New Roman" w:cs="Times New Roman"/>
                <w:color w:val="000000"/>
                <w:sz w:val="20"/>
                <w:szCs w:val="20"/>
                <w:lang w:eastAsia="zh-CN"/>
              </w:rPr>
            </w:pPr>
            <w:del w:id="1131" w:author="Jujia Li" w:date="2026-02-10T23:24:00Z" w16du:dateUtc="2026-02-11T05:24:00Z">
              <w:r w:rsidRPr="001F1196" w:rsidDel="0051782D">
                <w:rPr>
                  <w:rFonts w:cs="Times New Roman"/>
                  <w:color w:val="000000"/>
                  <w:sz w:val="20"/>
                  <w:szCs w:val="20"/>
                </w:rPr>
                <w:delText>0</w:delText>
              </w:r>
            </w:del>
          </w:p>
        </w:tc>
        <w:tc>
          <w:tcPr>
            <w:tcW w:w="0" w:type="auto"/>
            <w:noWrap/>
            <w:vAlign w:val="bottom"/>
            <w:hideMark/>
          </w:tcPr>
          <w:p w14:paraId="45B72679" w14:textId="6A6A17CF" w:rsidR="002E1FBC" w:rsidRPr="001F1196" w:rsidDel="0051782D" w:rsidRDefault="002E1FBC">
            <w:pPr>
              <w:spacing w:after="0" w:line="240" w:lineRule="auto"/>
              <w:jc w:val="right"/>
              <w:rPr>
                <w:del w:id="1132" w:author="Jujia Li" w:date="2026-02-10T23:24:00Z" w16du:dateUtc="2026-02-11T05:24:00Z"/>
                <w:rFonts w:eastAsia="Times New Roman" w:cs="Times New Roman"/>
                <w:color w:val="000000"/>
                <w:sz w:val="20"/>
                <w:szCs w:val="20"/>
                <w:lang w:eastAsia="zh-CN"/>
              </w:rPr>
            </w:pPr>
            <w:del w:id="1133" w:author="Jujia Li" w:date="2026-02-10T23:24:00Z" w16du:dateUtc="2026-02-11T05:24:00Z">
              <w:r w:rsidRPr="001F1196" w:rsidDel="0051782D">
                <w:rPr>
                  <w:rFonts w:cs="Times New Roman"/>
                  <w:color w:val="000000"/>
                  <w:sz w:val="20"/>
                  <w:szCs w:val="20"/>
                </w:rPr>
                <w:delText>0</w:delText>
              </w:r>
            </w:del>
          </w:p>
        </w:tc>
        <w:tc>
          <w:tcPr>
            <w:tcW w:w="0" w:type="auto"/>
            <w:noWrap/>
            <w:vAlign w:val="bottom"/>
            <w:hideMark/>
          </w:tcPr>
          <w:p w14:paraId="1E4BC1EE" w14:textId="0A13F8A1" w:rsidR="002E1FBC" w:rsidRPr="001F1196" w:rsidDel="0051782D" w:rsidRDefault="002E1FBC">
            <w:pPr>
              <w:spacing w:after="0" w:line="240" w:lineRule="auto"/>
              <w:jc w:val="right"/>
              <w:rPr>
                <w:del w:id="1134" w:author="Jujia Li" w:date="2026-02-10T23:24:00Z" w16du:dateUtc="2026-02-11T05:24:00Z"/>
                <w:rFonts w:eastAsia="Times New Roman" w:cs="Times New Roman"/>
                <w:color w:val="000000"/>
                <w:sz w:val="20"/>
                <w:szCs w:val="20"/>
                <w:lang w:eastAsia="zh-CN"/>
              </w:rPr>
            </w:pPr>
            <w:del w:id="1135" w:author="Jujia Li" w:date="2026-02-10T23:24:00Z" w16du:dateUtc="2026-02-11T05:24:00Z">
              <w:r w:rsidRPr="001F1196" w:rsidDel="0051782D">
                <w:rPr>
                  <w:rFonts w:cs="Times New Roman"/>
                  <w:color w:val="000000"/>
                  <w:sz w:val="20"/>
                  <w:szCs w:val="20"/>
                </w:rPr>
                <w:delText>0</w:delText>
              </w:r>
            </w:del>
          </w:p>
        </w:tc>
        <w:tc>
          <w:tcPr>
            <w:tcW w:w="0" w:type="auto"/>
            <w:noWrap/>
            <w:vAlign w:val="bottom"/>
            <w:hideMark/>
          </w:tcPr>
          <w:p w14:paraId="5B5B965C" w14:textId="21C3A7B4" w:rsidR="002E1FBC" w:rsidRPr="001F1196" w:rsidDel="0051782D" w:rsidRDefault="002E1FBC">
            <w:pPr>
              <w:spacing w:after="0" w:line="240" w:lineRule="auto"/>
              <w:jc w:val="right"/>
              <w:rPr>
                <w:del w:id="1136" w:author="Jujia Li" w:date="2026-02-10T23:24:00Z" w16du:dateUtc="2026-02-11T05:24:00Z"/>
                <w:rFonts w:eastAsia="Times New Roman" w:cs="Times New Roman"/>
                <w:color w:val="000000"/>
                <w:sz w:val="20"/>
                <w:szCs w:val="20"/>
                <w:lang w:eastAsia="zh-CN"/>
              </w:rPr>
            </w:pPr>
            <w:del w:id="1137" w:author="Jujia Li" w:date="2026-02-10T23:24:00Z" w16du:dateUtc="2026-02-11T05:24:00Z">
              <w:r w:rsidRPr="001F1196" w:rsidDel="0051782D">
                <w:rPr>
                  <w:rFonts w:cs="Times New Roman"/>
                  <w:color w:val="000000"/>
                  <w:sz w:val="20"/>
                  <w:szCs w:val="20"/>
                </w:rPr>
                <w:delText>0</w:delText>
              </w:r>
            </w:del>
          </w:p>
        </w:tc>
      </w:tr>
      <w:tr w:rsidR="002E1FBC" w:rsidRPr="00F00EAC" w:rsidDel="0051782D" w14:paraId="643B2697" w14:textId="713D7117" w:rsidTr="000B5239">
        <w:trPr>
          <w:trHeight w:val="300"/>
          <w:del w:id="1138" w:author="Jujia Li" w:date="2026-02-10T23:24:00Z"/>
        </w:trPr>
        <w:tc>
          <w:tcPr>
            <w:tcW w:w="0" w:type="auto"/>
            <w:noWrap/>
            <w:vAlign w:val="center"/>
            <w:hideMark/>
          </w:tcPr>
          <w:p w14:paraId="2C26A74C" w14:textId="6BD2C2B5" w:rsidR="002E1FBC" w:rsidRPr="00F00EAC" w:rsidDel="0051782D" w:rsidRDefault="002E1FBC">
            <w:pPr>
              <w:spacing w:after="0" w:line="240" w:lineRule="auto"/>
              <w:rPr>
                <w:del w:id="1139" w:author="Jujia Li" w:date="2026-02-10T23:24:00Z" w16du:dateUtc="2026-02-11T05:24:00Z"/>
                <w:rFonts w:eastAsia="Times New Roman" w:cs="Times New Roman"/>
                <w:color w:val="000000"/>
                <w:sz w:val="20"/>
                <w:szCs w:val="20"/>
                <w:lang w:eastAsia="zh-CN"/>
              </w:rPr>
            </w:pPr>
            <w:del w:id="1140" w:author="Jujia Li" w:date="2026-02-10T23:24:00Z" w16du:dateUtc="2026-02-11T05:24:00Z">
              <w:r w:rsidRPr="00F00EAC" w:rsidDel="0051782D">
                <w:rPr>
                  <w:rFonts w:cs="Times New Roman"/>
                  <w:sz w:val="20"/>
                  <w:szCs w:val="20"/>
                </w:rPr>
                <w:delText>Shelby</w:delText>
              </w:r>
            </w:del>
          </w:p>
        </w:tc>
        <w:tc>
          <w:tcPr>
            <w:tcW w:w="0" w:type="auto"/>
            <w:vAlign w:val="center"/>
          </w:tcPr>
          <w:p w14:paraId="3E8F44C5" w14:textId="68A0D0F6" w:rsidR="002E1FBC" w:rsidRPr="00F00EAC" w:rsidDel="0051782D" w:rsidRDefault="002E1FBC">
            <w:pPr>
              <w:spacing w:after="0" w:line="240" w:lineRule="auto"/>
              <w:jc w:val="right"/>
              <w:rPr>
                <w:del w:id="1141" w:author="Jujia Li" w:date="2026-02-10T23:24:00Z" w16du:dateUtc="2026-02-11T05:24:00Z"/>
                <w:rFonts w:eastAsia="Times New Roman" w:cs="Times New Roman"/>
                <w:color w:val="000000"/>
                <w:sz w:val="20"/>
                <w:szCs w:val="20"/>
                <w:lang w:eastAsia="zh-CN"/>
              </w:rPr>
            </w:pPr>
            <w:del w:id="1142" w:author="Jujia Li" w:date="2026-02-10T23:24:00Z" w16du:dateUtc="2026-02-11T05:24:00Z">
              <w:r w:rsidRPr="0022125D" w:rsidDel="0051782D">
                <w:rPr>
                  <w:rFonts w:cs="Times New Roman"/>
                  <w:color w:val="000000"/>
                  <w:sz w:val="20"/>
                  <w:szCs w:val="20"/>
                </w:rPr>
                <w:delText>2</w:delText>
              </w:r>
            </w:del>
          </w:p>
        </w:tc>
        <w:tc>
          <w:tcPr>
            <w:tcW w:w="0" w:type="auto"/>
            <w:noWrap/>
            <w:vAlign w:val="center"/>
            <w:hideMark/>
          </w:tcPr>
          <w:p w14:paraId="61ECCC80" w14:textId="7134FEFA" w:rsidR="002E1FBC" w:rsidRPr="00F00EAC" w:rsidDel="0051782D" w:rsidRDefault="002E1FBC">
            <w:pPr>
              <w:spacing w:after="0" w:line="240" w:lineRule="auto"/>
              <w:jc w:val="right"/>
              <w:rPr>
                <w:del w:id="1143" w:author="Jujia Li" w:date="2026-02-10T23:24:00Z" w16du:dateUtc="2026-02-11T05:24:00Z"/>
                <w:rFonts w:eastAsia="Times New Roman" w:cs="Times New Roman"/>
                <w:color w:val="000000"/>
                <w:sz w:val="20"/>
                <w:szCs w:val="20"/>
                <w:lang w:eastAsia="zh-CN"/>
              </w:rPr>
            </w:pPr>
            <w:del w:id="1144" w:author="Jujia Li" w:date="2026-02-10T23:24:00Z" w16du:dateUtc="2026-02-11T05:24:00Z">
              <w:r w:rsidRPr="00F00EAC" w:rsidDel="0051782D">
                <w:rPr>
                  <w:rFonts w:eastAsia="Times New Roman" w:cs="Times New Roman"/>
                  <w:color w:val="000000"/>
                  <w:sz w:val="20"/>
                  <w:szCs w:val="20"/>
                  <w:lang w:eastAsia="zh-CN"/>
                </w:rPr>
                <w:delText>6.96</w:delText>
              </w:r>
            </w:del>
          </w:p>
        </w:tc>
        <w:tc>
          <w:tcPr>
            <w:tcW w:w="0" w:type="auto"/>
            <w:noWrap/>
            <w:vAlign w:val="center"/>
            <w:hideMark/>
          </w:tcPr>
          <w:p w14:paraId="546E25B0" w14:textId="7E28A12E" w:rsidR="002E1FBC" w:rsidRPr="00F00EAC" w:rsidDel="0051782D" w:rsidRDefault="002E1FBC">
            <w:pPr>
              <w:spacing w:after="0" w:line="240" w:lineRule="auto"/>
              <w:jc w:val="right"/>
              <w:rPr>
                <w:del w:id="1145" w:author="Jujia Li" w:date="2026-02-10T23:24:00Z" w16du:dateUtc="2026-02-11T05:24:00Z"/>
                <w:rFonts w:eastAsia="Times New Roman" w:cs="Times New Roman"/>
                <w:color w:val="000000"/>
                <w:sz w:val="20"/>
                <w:szCs w:val="20"/>
                <w:lang w:eastAsia="zh-CN"/>
              </w:rPr>
            </w:pPr>
            <w:del w:id="1146" w:author="Jujia Li" w:date="2026-02-10T23:24:00Z" w16du:dateUtc="2026-02-11T05:24:00Z">
              <w:r w:rsidRPr="00F00EAC" w:rsidDel="0051782D">
                <w:rPr>
                  <w:rFonts w:eastAsia="Times New Roman" w:cs="Times New Roman"/>
                  <w:color w:val="000000"/>
                  <w:sz w:val="20"/>
                  <w:szCs w:val="20"/>
                  <w:lang w:eastAsia="zh-CN"/>
                </w:rPr>
                <w:delText>5.52</w:delText>
              </w:r>
            </w:del>
          </w:p>
        </w:tc>
        <w:tc>
          <w:tcPr>
            <w:tcW w:w="0" w:type="auto"/>
            <w:noWrap/>
            <w:vAlign w:val="center"/>
            <w:hideMark/>
          </w:tcPr>
          <w:p w14:paraId="20A8ACF4" w14:textId="133B6635" w:rsidR="002E1FBC" w:rsidRPr="00F00EAC" w:rsidDel="0051782D" w:rsidRDefault="002E1FBC">
            <w:pPr>
              <w:spacing w:after="0" w:line="240" w:lineRule="auto"/>
              <w:jc w:val="right"/>
              <w:rPr>
                <w:del w:id="1147" w:author="Jujia Li" w:date="2026-02-10T23:24:00Z" w16du:dateUtc="2026-02-11T05:24:00Z"/>
                <w:rFonts w:eastAsia="Times New Roman" w:cs="Times New Roman"/>
                <w:color w:val="000000"/>
                <w:sz w:val="20"/>
                <w:szCs w:val="20"/>
                <w:lang w:eastAsia="zh-CN"/>
              </w:rPr>
            </w:pPr>
            <w:del w:id="1148" w:author="Jujia Li" w:date="2026-02-10T23:24:00Z" w16du:dateUtc="2026-02-11T05:24:00Z">
              <w:r w:rsidRPr="00F00EAC" w:rsidDel="0051782D">
                <w:rPr>
                  <w:rFonts w:eastAsia="Times New Roman" w:cs="Times New Roman"/>
                  <w:color w:val="000000"/>
                  <w:sz w:val="20"/>
                  <w:szCs w:val="20"/>
                  <w:lang w:eastAsia="zh-CN"/>
                </w:rPr>
                <w:delText>5.98</w:delText>
              </w:r>
            </w:del>
          </w:p>
        </w:tc>
        <w:tc>
          <w:tcPr>
            <w:tcW w:w="0" w:type="auto"/>
            <w:noWrap/>
            <w:vAlign w:val="center"/>
            <w:hideMark/>
          </w:tcPr>
          <w:p w14:paraId="01FFC238" w14:textId="0EF48CFD" w:rsidR="002E1FBC" w:rsidRPr="00F00EAC" w:rsidDel="0051782D" w:rsidRDefault="002E1FBC">
            <w:pPr>
              <w:spacing w:after="0" w:line="240" w:lineRule="auto"/>
              <w:jc w:val="right"/>
              <w:rPr>
                <w:del w:id="1149" w:author="Jujia Li" w:date="2026-02-10T23:24:00Z" w16du:dateUtc="2026-02-11T05:24:00Z"/>
                <w:rFonts w:eastAsia="Times New Roman" w:cs="Times New Roman"/>
                <w:color w:val="000000"/>
                <w:sz w:val="20"/>
                <w:szCs w:val="20"/>
                <w:lang w:eastAsia="zh-CN"/>
              </w:rPr>
            </w:pPr>
            <w:del w:id="1150" w:author="Jujia Li" w:date="2026-02-10T23:24:00Z" w16du:dateUtc="2026-02-11T05:24:00Z">
              <w:r w:rsidRPr="00F00EAC" w:rsidDel="0051782D">
                <w:rPr>
                  <w:rFonts w:eastAsia="Times New Roman" w:cs="Times New Roman"/>
                  <w:color w:val="000000"/>
                  <w:sz w:val="20"/>
                  <w:szCs w:val="20"/>
                  <w:lang w:eastAsia="zh-CN"/>
                </w:rPr>
                <w:delText>6.57</w:delText>
              </w:r>
            </w:del>
          </w:p>
        </w:tc>
        <w:tc>
          <w:tcPr>
            <w:tcW w:w="0" w:type="auto"/>
            <w:noWrap/>
            <w:vAlign w:val="bottom"/>
            <w:hideMark/>
          </w:tcPr>
          <w:p w14:paraId="4BCA8CF3" w14:textId="3FB43F69" w:rsidR="002E1FBC" w:rsidRPr="001F1196" w:rsidDel="0051782D" w:rsidRDefault="002E1FBC">
            <w:pPr>
              <w:spacing w:after="0" w:line="240" w:lineRule="auto"/>
              <w:jc w:val="right"/>
              <w:rPr>
                <w:del w:id="1151" w:author="Jujia Li" w:date="2026-02-10T23:24:00Z" w16du:dateUtc="2026-02-11T05:24:00Z"/>
                <w:rFonts w:eastAsia="Times New Roman" w:cs="Times New Roman"/>
                <w:color w:val="000000"/>
                <w:sz w:val="20"/>
                <w:szCs w:val="20"/>
                <w:lang w:eastAsia="zh-CN"/>
              </w:rPr>
            </w:pPr>
            <w:del w:id="1152" w:author="Jujia Li" w:date="2026-02-10T23:24:00Z" w16du:dateUtc="2026-02-11T05:24:00Z">
              <w:r w:rsidRPr="001F1196" w:rsidDel="0051782D">
                <w:rPr>
                  <w:rFonts w:cs="Times New Roman"/>
                  <w:color w:val="000000"/>
                  <w:sz w:val="20"/>
                  <w:szCs w:val="20"/>
                </w:rPr>
                <w:delText>13.29</w:delText>
              </w:r>
            </w:del>
          </w:p>
        </w:tc>
        <w:tc>
          <w:tcPr>
            <w:tcW w:w="0" w:type="auto"/>
            <w:noWrap/>
            <w:vAlign w:val="bottom"/>
            <w:hideMark/>
          </w:tcPr>
          <w:p w14:paraId="348E1F5F" w14:textId="4911C05C" w:rsidR="002E1FBC" w:rsidRPr="001F1196" w:rsidDel="0051782D" w:rsidRDefault="002E1FBC">
            <w:pPr>
              <w:spacing w:after="0" w:line="240" w:lineRule="auto"/>
              <w:jc w:val="right"/>
              <w:rPr>
                <w:del w:id="1153" w:author="Jujia Li" w:date="2026-02-10T23:24:00Z" w16du:dateUtc="2026-02-11T05:24:00Z"/>
                <w:rFonts w:eastAsia="Times New Roman" w:cs="Times New Roman"/>
                <w:color w:val="000000"/>
                <w:sz w:val="20"/>
                <w:szCs w:val="20"/>
                <w:lang w:eastAsia="zh-CN"/>
              </w:rPr>
            </w:pPr>
            <w:del w:id="1154" w:author="Jujia Li" w:date="2026-02-10T23:24:00Z" w16du:dateUtc="2026-02-11T05:24:00Z">
              <w:r w:rsidRPr="001F1196" w:rsidDel="0051782D">
                <w:rPr>
                  <w:rFonts w:cs="Times New Roman"/>
                  <w:color w:val="000000"/>
                  <w:sz w:val="20"/>
                  <w:szCs w:val="20"/>
                </w:rPr>
                <w:delText>12.64</w:delText>
              </w:r>
            </w:del>
          </w:p>
        </w:tc>
        <w:tc>
          <w:tcPr>
            <w:tcW w:w="0" w:type="auto"/>
            <w:noWrap/>
            <w:vAlign w:val="bottom"/>
            <w:hideMark/>
          </w:tcPr>
          <w:p w14:paraId="4B5648DE" w14:textId="20FF25FB" w:rsidR="002E1FBC" w:rsidRPr="001F1196" w:rsidDel="0051782D" w:rsidRDefault="002E1FBC">
            <w:pPr>
              <w:spacing w:after="0" w:line="240" w:lineRule="auto"/>
              <w:jc w:val="right"/>
              <w:rPr>
                <w:del w:id="1155" w:author="Jujia Li" w:date="2026-02-10T23:24:00Z" w16du:dateUtc="2026-02-11T05:24:00Z"/>
                <w:rFonts w:eastAsia="Times New Roman" w:cs="Times New Roman"/>
                <w:color w:val="000000"/>
                <w:sz w:val="20"/>
                <w:szCs w:val="20"/>
                <w:lang w:eastAsia="zh-CN"/>
              </w:rPr>
            </w:pPr>
            <w:del w:id="1156" w:author="Jujia Li" w:date="2026-02-10T23:24:00Z" w16du:dateUtc="2026-02-11T05:24:00Z">
              <w:r w:rsidRPr="001F1196" w:rsidDel="0051782D">
                <w:rPr>
                  <w:rFonts w:cs="Times New Roman"/>
                  <w:color w:val="000000"/>
                  <w:sz w:val="20"/>
                  <w:szCs w:val="20"/>
                </w:rPr>
                <w:delText>11.13</w:delText>
              </w:r>
            </w:del>
          </w:p>
        </w:tc>
        <w:tc>
          <w:tcPr>
            <w:tcW w:w="0" w:type="auto"/>
            <w:noWrap/>
            <w:vAlign w:val="bottom"/>
            <w:hideMark/>
          </w:tcPr>
          <w:p w14:paraId="48363FD2" w14:textId="5600A16B" w:rsidR="002E1FBC" w:rsidRPr="001F1196" w:rsidDel="0051782D" w:rsidRDefault="002E1FBC">
            <w:pPr>
              <w:spacing w:after="0" w:line="240" w:lineRule="auto"/>
              <w:jc w:val="right"/>
              <w:rPr>
                <w:del w:id="1157" w:author="Jujia Li" w:date="2026-02-10T23:24:00Z" w16du:dateUtc="2026-02-11T05:24:00Z"/>
                <w:rFonts w:eastAsia="Times New Roman" w:cs="Times New Roman"/>
                <w:color w:val="000000"/>
                <w:sz w:val="20"/>
                <w:szCs w:val="20"/>
                <w:lang w:eastAsia="zh-CN"/>
              </w:rPr>
            </w:pPr>
            <w:del w:id="1158" w:author="Jujia Li" w:date="2026-02-10T23:24:00Z" w16du:dateUtc="2026-02-11T05:24:00Z">
              <w:r w:rsidRPr="001F1196" w:rsidDel="0051782D">
                <w:rPr>
                  <w:rFonts w:cs="Times New Roman"/>
                  <w:color w:val="000000"/>
                  <w:sz w:val="20"/>
                  <w:szCs w:val="20"/>
                </w:rPr>
                <w:delText>10.11</w:delText>
              </w:r>
            </w:del>
          </w:p>
        </w:tc>
      </w:tr>
      <w:tr w:rsidR="002E1FBC" w:rsidRPr="00F00EAC" w:rsidDel="0051782D" w14:paraId="103275A4" w14:textId="504AE19E" w:rsidTr="000B5239">
        <w:trPr>
          <w:trHeight w:val="300"/>
          <w:del w:id="1159" w:author="Jujia Li" w:date="2026-02-10T23:24:00Z"/>
        </w:trPr>
        <w:tc>
          <w:tcPr>
            <w:tcW w:w="0" w:type="auto"/>
            <w:noWrap/>
            <w:vAlign w:val="center"/>
            <w:hideMark/>
          </w:tcPr>
          <w:p w14:paraId="4C445DC0" w14:textId="7548078E" w:rsidR="002E1FBC" w:rsidRPr="00F00EAC" w:rsidDel="0051782D" w:rsidRDefault="002E1FBC">
            <w:pPr>
              <w:spacing w:after="0" w:line="240" w:lineRule="auto"/>
              <w:rPr>
                <w:del w:id="1160" w:author="Jujia Li" w:date="2026-02-10T23:24:00Z" w16du:dateUtc="2026-02-11T05:24:00Z"/>
                <w:rFonts w:eastAsia="Times New Roman" w:cs="Times New Roman"/>
                <w:color w:val="000000"/>
                <w:sz w:val="20"/>
                <w:szCs w:val="20"/>
                <w:lang w:eastAsia="zh-CN"/>
              </w:rPr>
            </w:pPr>
            <w:del w:id="1161" w:author="Jujia Li" w:date="2026-02-10T23:24:00Z" w16du:dateUtc="2026-02-11T05:24:00Z">
              <w:r w:rsidRPr="00F00EAC" w:rsidDel="0051782D">
                <w:rPr>
                  <w:rFonts w:cs="Times New Roman"/>
                  <w:sz w:val="20"/>
                  <w:szCs w:val="20"/>
                </w:rPr>
                <w:delText>Tuscaloosa</w:delText>
              </w:r>
            </w:del>
          </w:p>
        </w:tc>
        <w:tc>
          <w:tcPr>
            <w:tcW w:w="0" w:type="auto"/>
            <w:vAlign w:val="center"/>
          </w:tcPr>
          <w:p w14:paraId="6048F11C" w14:textId="0501ADD3" w:rsidR="002E1FBC" w:rsidRPr="00F00EAC" w:rsidDel="0051782D" w:rsidRDefault="002E1FBC">
            <w:pPr>
              <w:spacing w:after="0" w:line="240" w:lineRule="auto"/>
              <w:jc w:val="right"/>
              <w:rPr>
                <w:del w:id="1162" w:author="Jujia Li" w:date="2026-02-10T23:24:00Z" w16du:dateUtc="2026-02-11T05:24:00Z"/>
                <w:rFonts w:eastAsia="Times New Roman" w:cs="Times New Roman"/>
                <w:color w:val="000000"/>
                <w:sz w:val="20"/>
                <w:szCs w:val="20"/>
                <w:lang w:eastAsia="zh-CN"/>
              </w:rPr>
            </w:pPr>
            <w:del w:id="1163" w:author="Jujia Li" w:date="2026-02-10T23:24:00Z" w16du:dateUtc="2026-02-11T05:24:00Z">
              <w:r w:rsidRPr="0022125D" w:rsidDel="0051782D">
                <w:rPr>
                  <w:rFonts w:cs="Times New Roman"/>
                  <w:color w:val="000000"/>
                  <w:sz w:val="20"/>
                  <w:szCs w:val="20"/>
                </w:rPr>
                <w:delText>3</w:delText>
              </w:r>
            </w:del>
          </w:p>
        </w:tc>
        <w:tc>
          <w:tcPr>
            <w:tcW w:w="0" w:type="auto"/>
            <w:noWrap/>
            <w:vAlign w:val="center"/>
            <w:hideMark/>
          </w:tcPr>
          <w:p w14:paraId="75CD61FE" w14:textId="4EBFE75F" w:rsidR="002E1FBC" w:rsidRPr="00F00EAC" w:rsidDel="0051782D" w:rsidRDefault="002E1FBC">
            <w:pPr>
              <w:spacing w:after="0" w:line="240" w:lineRule="auto"/>
              <w:jc w:val="right"/>
              <w:rPr>
                <w:del w:id="1164" w:author="Jujia Li" w:date="2026-02-10T23:24:00Z" w16du:dateUtc="2026-02-11T05:24:00Z"/>
                <w:rFonts w:eastAsia="Times New Roman" w:cs="Times New Roman"/>
                <w:color w:val="000000"/>
                <w:sz w:val="20"/>
                <w:szCs w:val="20"/>
                <w:lang w:eastAsia="zh-CN"/>
              </w:rPr>
            </w:pPr>
            <w:del w:id="1165" w:author="Jujia Li" w:date="2026-02-10T23:24:00Z" w16du:dateUtc="2026-02-11T05:24:00Z">
              <w:r w:rsidRPr="00F00EAC" w:rsidDel="0051782D">
                <w:rPr>
                  <w:rFonts w:eastAsia="Times New Roman" w:cs="Times New Roman"/>
                  <w:color w:val="000000"/>
                  <w:sz w:val="20"/>
                  <w:szCs w:val="20"/>
                  <w:lang w:eastAsia="zh-CN"/>
                </w:rPr>
                <w:delText>4.41</w:delText>
              </w:r>
            </w:del>
          </w:p>
        </w:tc>
        <w:tc>
          <w:tcPr>
            <w:tcW w:w="0" w:type="auto"/>
            <w:noWrap/>
            <w:vAlign w:val="center"/>
            <w:hideMark/>
          </w:tcPr>
          <w:p w14:paraId="633545E8" w14:textId="5646F607" w:rsidR="002E1FBC" w:rsidRPr="00F00EAC" w:rsidDel="0051782D" w:rsidRDefault="002E1FBC">
            <w:pPr>
              <w:spacing w:after="0" w:line="240" w:lineRule="auto"/>
              <w:jc w:val="right"/>
              <w:rPr>
                <w:del w:id="1166" w:author="Jujia Li" w:date="2026-02-10T23:24:00Z" w16du:dateUtc="2026-02-11T05:24:00Z"/>
                <w:rFonts w:eastAsia="Times New Roman" w:cs="Times New Roman"/>
                <w:color w:val="000000"/>
                <w:sz w:val="20"/>
                <w:szCs w:val="20"/>
                <w:lang w:eastAsia="zh-CN"/>
              </w:rPr>
            </w:pPr>
            <w:del w:id="1167" w:author="Jujia Li" w:date="2026-02-10T23:24:00Z" w16du:dateUtc="2026-02-11T05:24:00Z">
              <w:r w:rsidRPr="00F00EAC" w:rsidDel="0051782D">
                <w:rPr>
                  <w:rFonts w:eastAsia="Times New Roman" w:cs="Times New Roman"/>
                  <w:color w:val="000000"/>
                  <w:sz w:val="20"/>
                  <w:szCs w:val="20"/>
                  <w:lang w:eastAsia="zh-CN"/>
                </w:rPr>
                <w:delText>4.19</w:delText>
              </w:r>
            </w:del>
          </w:p>
        </w:tc>
        <w:tc>
          <w:tcPr>
            <w:tcW w:w="0" w:type="auto"/>
            <w:noWrap/>
            <w:vAlign w:val="center"/>
            <w:hideMark/>
          </w:tcPr>
          <w:p w14:paraId="0DC7C035" w14:textId="2C2543D1" w:rsidR="002E1FBC" w:rsidRPr="00F00EAC" w:rsidDel="0051782D" w:rsidRDefault="002E1FBC">
            <w:pPr>
              <w:spacing w:after="0" w:line="240" w:lineRule="auto"/>
              <w:jc w:val="right"/>
              <w:rPr>
                <w:del w:id="1168" w:author="Jujia Li" w:date="2026-02-10T23:24:00Z" w16du:dateUtc="2026-02-11T05:24:00Z"/>
                <w:rFonts w:eastAsia="Times New Roman" w:cs="Times New Roman"/>
                <w:color w:val="000000"/>
                <w:sz w:val="20"/>
                <w:szCs w:val="20"/>
                <w:lang w:eastAsia="zh-CN"/>
              </w:rPr>
            </w:pPr>
            <w:del w:id="1169" w:author="Jujia Li" w:date="2026-02-10T23:24:00Z" w16du:dateUtc="2026-02-11T05:24:00Z">
              <w:r w:rsidRPr="00F00EAC" w:rsidDel="0051782D">
                <w:rPr>
                  <w:rFonts w:eastAsia="Times New Roman" w:cs="Times New Roman"/>
                  <w:color w:val="000000"/>
                  <w:sz w:val="20"/>
                  <w:szCs w:val="20"/>
                  <w:lang w:eastAsia="zh-CN"/>
                </w:rPr>
                <w:delText>2.45</w:delText>
              </w:r>
            </w:del>
          </w:p>
        </w:tc>
        <w:tc>
          <w:tcPr>
            <w:tcW w:w="0" w:type="auto"/>
            <w:noWrap/>
            <w:vAlign w:val="center"/>
            <w:hideMark/>
          </w:tcPr>
          <w:p w14:paraId="43256C73" w14:textId="2E5F4CC2" w:rsidR="002E1FBC" w:rsidRPr="00F00EAC" w:rsidDel="0051782D" w:rsidRDefault="002E1FBC">
            <w:pPr>
              <w:spacing w:after="0" w:line="240" w:lineRule="auto"/>
              <w:jc w:val="right"/>
              <w:rPr>
                <w:del w:id="1170" w:author="Jujia Li" w:date="2026-02-10T23:24:00Z" w16du:dateUtc="2026-02-11T05:24:00Z"/>
                <w:rFonts w:eastAsia="Times New Roman" w:cs="Times New Roman"/>
                <w:color w:val="000000"/>
                <w:sz w:val="20"/>
                <w:szCs w:val="20"/>
                <w:lang w:eastAsia="zh-CN"/>
              </w:rPr>
            </w:pPr>
            <w:del w:id="1171" w:author="Jujia Li" w:date="2026-02-10T23:24:00Z" w16du:dateUtc="2026-02-11T05:24:00Z">
              <w:r w:rsidRPr="00F00EAC" w:rsidDel="0051782D">
                <w:rPr>
                  <w:rFonts w:eastAsia="Times New Roman" w:cs="Times New Roman"/>
                  <w:color w:val="000000"/>
                  <w:sz w:val="20"/>
                  <w:szCs w:val="20"/>
                  <w:lang w:eastAsia="zh-CN"/>
                </w:rPr>
                <w:delText>2.44</w:delText>
              </w:r>
            </w:del>
          </w:p>
        </w:tc>
        <w:tc>
          <w:tcPr>
            <w:tcW w:w="0" w:type="auto"/>
            <w:noWrap/>
            <w:vAlign w:val="bottom"/>
            <w:hideMark/>
          </w:tcPr>
          <w:p w14:paraId="0DBE3E4A" w14:textId="2B0DD44E" w:rsidR="002E1FBC" w:rsidRPr="001F1196" w:rsidDel="0051782D" w:rsidRDefault="002E1FBC">
            <w:pPr>
              <w:spacing w:after="0" w:line="240" w:lineRule="auto"/>
              <w:jc w:val="right"/>
              <w:rPr>
                <w:del w:id="1172" w:author="Jujia Li" w:date="2026-02-10T23:24:00Z" w16du:dateUtc="2026-02-11T05:24:00Z"/>
                <w:rFonts w:eastAsia="Times New Roman" w:cs="Times New Roman"/>
                <w:color w:val="000000"/>
                <w:sz w:val="20"/>
                <w:szCs w:val="20"/>
                <w:lang w:eastAsia="zh-CN"/>
              </w:rPr>
            </w:pPr>
            <w:del w:id="1173"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56684D6F" w14:textId="45077AF8" w:rsidR="002E1FBC" w:rsidRPr="001F1196" w:rsidDel="0051782D" w:rsidRDefault="002E1FBC">
            <w:pPr>
              <w:spacing w:after="0" w:line="240" w:lineRule="auto"/>
              <w:jc w:val="right"/>
              <w:rPr>
                <w:del w:id="1174" w:author="Jujia Li" w:date="2026-02-10T23:24:00Z" w16du:dateUtc="2026-02-11T05:24:00Z"/>
                <w:rFonts w:eastAsia="Times New Roman" w:cs="Times New Roman"/>
                <w:color w:val="000000"/>
                <w:sz w:val="20"/>
                <w:szCs w:val="20"/>
                <w:lang w:eastAsia="zh-CN"/>
              </w:rPr>
            </w:pPr>
            <w:del w:id="1175" w:author="Jujia Li" w:date="2026-02-10T23:24:00Z" w16du:dateUtc="2026-02-11T05:24:00Z">
              <w:r w:rsidRPr="001F1196" w:rsidDel="0051782D">
                <w:rPr>
                  <w:rFonts w:cs="Times New Roman"/>
                  <w:color w:val="000000"/>
                  <w:sz w:val="20"/>
                  <w:szCs w:val="20"/>
                </w:rPr>
                <w:delText>6.74</w:delText>
              </w:r>
            </w:del>
          </w:p>
        </w:tc>
        <w:tc>
          <w:tcPr>
            <w:tcW w:w="0" w:type="auto"/>
            <w:noWrap/>
            <w:vAlign w:val="bottom"/>
            <w:hideMark/>
          </w:tcPr>
          <w:p w14:paraId="7A6F9022" w14:textId="28FD69A2" w:rsidR="002E1FBC" w:rsidRPr="001F1196" w:rsidDel="0051782D" w:rsidRDefault="002E1FBC">
            <w:pPr>
              <w:spacing w:after="0" w:line="240" w:lineRule="auto"/>
              <w:jc w:val="right"/>
              <w:rPr>
                <w:del w:id="1176" w:author="Jujia Li" w:date="2026-02-10T23:24:00Z" w16du:dateUtc="2026-02-11T05:24:00Z"/>
                <w:rFonts w:eastAsia="Times New Roman" w:cs="Times New Roman"/>
                <w:color w:val="000000"/>
                <w:sz w:val="20"/>
                <w:szCs w:val="20"/>
                <w:lang w:eastAsia="zh-CN"/>
              </w:rPr>
            </w:pPr>
            <w:del w:id="1177" w:author="Jujia Li" w:date="2026-02-10T23:24:00Z" w16du:dateUtc="2026-02-11T05:24:00Z">
              <w:r w:rsidRPr="001F1196" w:rsidDel="0051782D">
                <w:rPr>
                  <w:rFonts w:cs="Times New Roman"/>
                  <w:color w:val="000000"/>
                  <w:sz w:val="20"/>
                  <w:szCs w:val="20"/>
                </w:rPr>
                <w:delText>5.74</w:delText>
              </w:r>
            </w:del>
          </w:p>
        </w:tc>
        <w:tc>
          <w:tcPr>
            <w:tcW w:w="0" w:type="auto"/>
            <w:noWrap/>
            <w:vAlign w:val="bottom"/>
            <w:hideMark/>
          </w:tcPr>
          <w:p w14:paraId="24F96F60" w14:textId="140649D3" w:rsidR="002E1FBC" w:rsidRPr="001F1196" w:rsidDel="0051782D" w:rsidRDefault="002E1FBC">
            <w:pPr>
              <w:spacing w:after="0" w:line="240" w:lineRule="auto"/>
              <w:jc w:val="right"/>
              <w:rPr>
                <w:del w:id="1178" w:author="Jujia Li" w:date="2026-02-10T23:24:00Z" w16du:dateUtc="2026-02-11T05:24:00Z"/>
                <w:rFonts w:eastAsia="Times New Roman" w:cs="Times New Roman"/>
                <w:color w:val="000000"/>
                <w:sz w:val="20"/>
                <w:szCs w:val="20"/>
                <w:lang w:eastAsia="zh-CN"/>
              </w:rPr>
            </w:pPr>
            <w:del w:id="1179" w:author="Jujia Li" w:date="2026-02-10T23:24:00Z" w16du:dateUtc="2026-02-11T05:24:00Z">
              <w:r w:rsidRPr="001F1196" w:rsidDel="0051782D">
                <w:rPr>
                  <w:rFonts w:cs="Times New Roman"/>
                  <w:color w:val="000000"/>
                  <w:sz w:val="20"/>
                  <w:szCs w:val="20"/>
                </w:rPr>
                <w:delText>8.12</w:delText>
              </w:r>
            </w:del>
          </w:p>
        </w:tc>
      </w:tr>
      <w:tr w:rsidR="002E1FBC" w:rsidRPr="00F00EAC" w:rsidDel="0051782D" w14:paraId="26B5A0AF" w14:textId="50E3193D" w:rsidTr="000B5239">
        <w:trPr>
          <w:trHeight w:val="300"/>
          <w:del w:id="1180" w:author="Jujia Li" w:date="2026-02-10T23:24:00Z"/>
        </w:trPr>
        <w:tc>
          <w:tcPr>
            <w:tcW w:w="0" w:type="auto"/>
            <w:noWrap/>
            <w:vAlign w:val="center"/>
            <w:hideMark/>
          </w:tcPr>
          <w:p w14:paraId="7AD7DE28" w14:textId="168BBB7B" w:rsidR="002E1FBC" w:rsidRPr="00F00EAC" w:rsidDel="0051782D" w:rsidRDefault="002E1FBC">
            <w:pPr>
              <w:spacing w:after="0" w:line="240" w:lineRule="auto"/>
              <w:rPr>
                <w:del w:id="1181" w:author="Jujia Li" w:date="2026-02-10T23:24:00Z" w16du:dateUtc="2026-02-11T05:24:00Z"/>
                <w:rFonts w:eastAsia="Times New Roman" w:cs="Times New Roman"/>
                <w:color w:val="000000"/>
                <w:sz w:val="20"/>
                <w:szCs w:val="20"/>
                <w:lang w:eastAsia="zh-CN"/>
              </w:rPr>
            </w:pPr>
            <w:del w:id="1182" w:author="Jujia Li" w:date="2026-02-10T23:24:00Z" w16du:dateUtc="2026-02-11T05:24:00Z">
              <w:r w:rsidRPr="00F00EAC" w:rsidDel="0051782D">
                <w:rPr>
                  <w:rFonts w:cs="Times New Roman"/>
                  <w:sz w:val="20"/>
                  <w:szCs w:val="20"/>
                </w:rPr>
                <w:delText>Walker</w:delText>
              </w:r>
            </w:del>
          </w:p>
        </w:tc>
        <w:tc>
          <w:tcPr>
            <w:tcW w:w="0" w:type="auto"/>
            <w:vAlign w:val="center"/>
          </w:tcPr>
          <w:p w14:paraId="3EB0E64A" w14:textId="7691FF4C" w:rsidR="002E1FBC" w:rsidRPr="00F00EAC" w:rsidDel="0051782D" w:rsidRDefault="002E1FBC">
            <w:pPr>
              <w:spacing w:after="0" w:line="240" w:lineRule="auto"/>
              <w:jc w:val="right"/>
              <w:rPr>
                <w:del w:id="1183" w:author="Jujia Li" w:date="2026-02-10T23:24:00Z" w16du:dateUtc="2026-02-11T05:24:00Z"/>
                <w:rFonts w:eastAsia="Times New Roman" w:cs="Times New Roman"/>
                <w:color w:val="000000"/>
                <w:sz w:val="20"/>
                <w:szCs w:val="20"/>
                <w:lang w:eastAsia="zh-CN"/>
              </w:rPr>
            </w:pPr>
            <w:del w:id="1184" w:author="Jujia Li" w:date="2026-02-10T23:24:00Z" w16du:dateUtc="2026-02-11T05:24:00Z">
              <w:r w:rsidRPr="0022125D" w:rsidDel="0051782D">
                <w:rPr>
                  <w:rFonts w:cs="Times New Roman"/>
                  <w:color w:val="000000"/>
                  <w:sz w:val="20"/>
                  <w:szCs w:val="20"/>
                </w:rPr>
                <w:delText>2</w:delText>
              </w:r>
            </w:del>
          </w:p>
        </w:tc>
        <w:tc>
          <w:tcPr>
            <w:tcW w:w="0" w:type="auto"/>
            <w:noWrap/>
            <w:vAlign w:val="center"/>
            <w:hideMark/>
          </w:tcPr>
          <w:p w14:paraId="46728C9B" w14:textId="316AF03E" w:rsidR="002E1FBC" w:rsidRPr="00F00EAC" w:rsidDel="0051782D" w:rsidRDefault="002E1FBC">
            <w:pPr>
              <w:spacing w:after="0" w:line="240" w:lineRule="auto"/>
              <w:jc w:val="right"/>
              <w:rPr>
                <w:del w:id="1185" w:author="Jujia Li" w:date="2026-02-10T23:24:00Z" w16du:dateUtc="2026-02-11T05:24:00Z"/>
                <w:rFonts w:eastAsia="Times New Roman" w:cs="Times New Roman"/>
                <w:color w:val="000000"/>
                <w:sz w:val="20"/>
                <w:szCs w:val="20"/>
                <w:lang w:eastAsia="zh-CN"/>
              </w:rPr>
            </w:pPr>
            <w:del w:id="1186" w:author="Jujia Li" w:date="2026-02-10T23:24:00Z" w16du:dateUtc="2026-02-11T05:24:00Z">
              <w:r w:rsidRPr="00F00EAC" w:rsidDel="0051782D">
                <w:rPr>
                  <w:rFonts w:eastAsia="Times New Roman" w:cs="Times New Roman"/>
                  <w:color w:val="000000"/>
                  <w:sz w:val="20"/>
                  <w:szCs w:val="20"/>
                  <w:lang w:eastAsia="zh-CN"/>
                </w:rPr>
                <w:delText>12.71</w:delText>
              </w:r>
            </w:del>
          </w:p>
        </w:tc>
        <w:tc>
          <w:tcPr>
            <w:tcW w:w="0" w:type="auto"/>
            <w:noWrap/>
            <w:vAlign w:val="center"/>
            <w:hideMark/>
          </w:tcPr>
          <w:p w14:paraId="3388FBB0" w14:textId="655C6AD3" w:rsidR="002E1FBC" w:rsidRPr="00F00EAC" w:rsidDel="0051782D" w:rsidRDefault="002E1FBC">
            <w:pPr>
              <w:spacing w:after="0" w:line="240" w:lineRule="auto"/>
              <w:jc w:val="right"/>
              <w:rPr>
                <w:del w:id="1187" w:author="Jujia Li" w:date="2026-02-10T23:24:00Z" w16du:dateUtc="2026-02-11T05:24:00Z"/>
                <w:rFonts w:eastAsia="Times New Roman" w:cs="Times New Roman"/>
                <w:color w:val="000000"/>
                <w:sz w:val="20"/>
                <w:szCs w:val="20"/>
                <w:lang w:eastAsia="zh-CN"/>
              </w:rPr>
            </w:pPr>
            <w:del w:id="1188" w:author="Jujia Li" w:date="2026-02-10T23:24:00Z" w16du:dateUtc="2026-02-11T05:24:00Z">
              <w:r w:rsidRPr="00F00EAC" w:rsidDel="0051782D">
                <w:rPr>
                  <w:rFonts w:eastAsia="Times New Roman" w:cs="Times New Roman"/>
                  <w:color w:val="000000"/>
                  <w:sz w:val="20"/>
                  <w:szCs w:val="20"/>
                  <w:lang w:eastAsia="zh-CN"/>
                </w:rPr>
                <w:delText>13.3</w:delText>
              </w:r>
              <w:r w:rsidDel="0051782D">
                <w:rPr>
                  <w:rFonts w:eastAsia="Times New Roman" w:cs="Times New Roman"/>
                  <w:color w:val="000000"/>
                  <w:sz w:val="20"/>
                  <w:szCs w:val="20"/>
                  <w:lang w:eastAsia="zh-CN"/>
                </w:rPr>
                <w:delText>0</w:delText>
              </w:r>
            </w:del>
          </w:p>
        </w:tc>
        <w:tc>
          <w:tcPr>
            <w:tcW w:w="0" w:type="auto"/>
            <w:noWrap/>
            <w:vAlign w:val="center"/>
            <w:hideMark/>
          </w:tcPr>
          <w:p w14:paraId="292C5F90" w14:textId="7E01B63D" w:rsidR="002E1FBC" w:rsidRPr="00F00EAC" w:rsidDel="0051782D" w:rsidRDefault="002E1FBC">
            <w:pPr>
              <w:spacing w:after="0" w:line="240" w:lineRule="auto"/>
              <w:jc w:val="right"/>
              <w:rPr>
                <w:del w:id="1189" w:author="Jujia Li" w:date="2026-02-10T23:24:00Z" w16du:dateUtc="2026-02-11T05:24:00Z"/>
                <w:rFonts w:eastAsia="Times New Roman" w:cs="Times New Roman"/>
                <w:color w:val="000000"/>
                <w:sz w:val="20"/>
                <w:szCs w:val="20"/>
                <w:lang w:eastAsia="zh-CN"/>
              </w:rPr>
            </w:pPr>
            <w:del w:id="1190" w:author="Jujia Li" w:date="2026-02-10T23:24:00Z" w16du:dateUtc="2026-02-11T05:24:00Z">
              <w:r w:rsidRPr="00F00EAC" w:rsidDel="0051782D">
                <w:rPr>
                  <w:rFonts w:eastAsia="Times New Roman" w:cs="Times New Roman"/>
                  <w:color w:val="000000"/>
                  <w:sz w:val="20"/>
                  <w:szCs w:val="20"/>
                  <w:lang w:eastAsia="zh-CN"/>
                </w:rPr>
                <w:delText>11.47</w:delText>
              </w:r>
            </w:del>
          </w:p>
        </w:tc>
        <w:tc>
          <w:tcPr>
            <w:tcW w:w="0" w:type="auto"/>
            <w:noWrap/>
            <w:vAlign w:val="center"/>
            <w:hideMark/>
          </w:tcPr>
          <w:p w14:paraId="265ADBE0" w14:textId="36EEEA39" w:rsidR="002E1FBC" w:rsidRPr="00F00EAC" w:rsidDel="0051782D" w:rsidRDefault="002E1FBC">
            <w:pPr>
              <w:spacing w:after="0" w:line="240" w:lineRule="auto"/>
              <w:jc w:val="right"/>
              <w:rPr>
                <w:del w:id="1191" w:author="Jujia Li" w:date="2026-02-10T23:24:00Z" w16du:dateUtc="2026-02-11T05:24:00Z"/>
                <w:rFonts w:eastAsia="Times New Roman" w:cs="Times New Roman"/>
                <w:color w:val="000000"/>
                <w:sz w:val="20"/>
                <w:szCs w:val="20"/>
                <w:lang w:eastAsia="zh-CN"/>
              </w:rPr>
            </w:pPr>
            <w:del w:id="1192" w:author="Jujia Li" w:date="2026-02-10T23:24:00Z" w16du:dateUtc="2026-02-11T05:24:00Z">
              <w:r w:rsidRPr="00F00EAC" w:rsidDel="0051782D">
                <w:rPr>
                  <w:rFonts w:eastAsia="Times New Roman" w:cs="Times New Roman"/>
                  <w:color w:val="000000"/>
                  <w:sz w:val="20"/>
                  <w:szCs w:val="20"/>
                  <w:lang w:eastAsia="zh-CN"/>
                </w:rPr>
                <w:delText>10.86</w:delText>
              </w:r>
            </w:del>
          </w:p>
        </w:tc>
        <w:tc>
          <w:tcPr>
            <w:tcW w:w="0" w:type="auto"/>
            <w:noWrap/>
            <w:vAlign w:val="bottom"/>
            <w:hideMark/>
          </w:tcPr>
          <w:p w14:paraId="06B1DB92" w14:textId="36289C49" w:rsidR="002E1FBC" w:rsidRPr="001F1196" w:rsidDel="0051782D" w:rsidRDefault="002E1FBC">
            <w:pPr>
              <w:spacing w:after="0" w:line="240" w:lineRule="auto"/>
              <w:jc w:val="right"/>
              <w:rPr>
                <w:del w:id="1193" w:author="Jujia Li" w:date="2026-02-10T23:24:00Z" w16du:dateUtc="2026-02-11T05:24:00Z"/>
                <w:rFonts w:eastAsia="Times New Roman" w:cs="Times New Roman"/>
                <w:color w:val="000000"/>
                <w:sz w:val="20"/>
                <w:szCs w:val="20"/>
                <w:lang w:eastAsia="zh-CN"/>
              </w:rPr>
            </w:pPr>
            <w:del w:id="1194"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7041368B" w14:textId="5FEED769" w:rsidR="002E1FBC" w:rsidRPr="001F1196" w:rsidDel="0051782D" w:rsidRDefault="002E1FBC">
            <w:pPr>
              <w:spacing w:after="0" w:line="240" w:lineRule="auto"/>
              <w:jc w:val="right"/>
              <w:rPr>
                <w:del w:id="1195" w:author="Jujia Li" w:date="2026-02-10T23:24:00Z" w16du:dateUtc="2026-02-11T05:24:00Z"/>
                <w:rFonts w:eastAsia="Times New Roman" w:cs="Times New Roman"/>
                <w:color w:val="000000"/>
                <w:sz w:val="20"/>
                <w:szCs w:val="20"/>
                <w:lang w:eastAsia="zh-CN"/>
              </w:rPr>
            </w:pPr>
            <w:del w:id="1196"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10D66FC8" w14:textId="465B7E08" w:rsidR="002E1FBC" w:rsidRPr="001F1196" w:rsidDel="0051782D" w:rsidRDefault="002E1FBC">
            <w:pPr>
              <w:spacing w:after="0" w:line="240" w:lineRule="auto"/>
              <w:jc w:val="right"/>
              <w:rPr>
                <w:del w:id="1197" w:author="Jujia Li" w:date="2026-02-10T23:24:00Z" w16du:dateUtc="2026-02-11T05:24:00Z"/>
                <w:rFonts w:eastAsia="Times New Roman" w:cs="Times New Roman"/>
                <w:color w:val="000000"/>
                <w:sz w:val="20"/>
                <w:szCs w:val="20"/>
                <w:lang w:eastAsia="zh-CN"/>
              </w:rPr>
            </w:pPr>
            <w:del w:id="1198" w:author="Jujia Li" w:date="2026-02-10T23:24:00Z" w16du:dateUtc="2026-02-11T05:24:00Z">
              <w:r w:rsidDel="0051782D">
                <w:rPr>
                  <w:rFonts w:cs="Times New Roman"/>
                  <w:color w:val="000000"/>
                  <w:sz w:val="20"/>
                  <w:szCs w:val="20"/>
                </w:rPr>
                <w:delText>-</w:delText>
              </w:r>
            </w:del>
          </w:p>
        </w:tc>
        <w:tc>
          <w:tcPr>
            <w:tcW w:w="0" w:type="auto"/>
            <w:noWrap/>
            <w:vAlign w:val="bottom"/>
            <w:hideMark/>
          </w:tcPr>
          <w:p w14:paraId="0D8AF3BF" w14:textId="536E7DF6" w:rsidR="002E1FBC" w:rsidRPr="001F1196" w:rsidDel="0051782D" w:rsidRDefault="002E1FBC">
            <w:pPr>
              <w:spacing w:after="0" w:line="240" w:lineRule="auto"/>
              <w:jc w:val="right"/>
              <w:rPr>
                <w:del w:id="1199" w:author="Jujia Li" w:date="2026-02-10T23:24:00Z" w16du:dateUtc="2026-02-11T05:24:00Z"/>
                <w:rFonts w:eastAsia="Times New Roman" w:cs="Times New Roman"/>
                <w:color w:val="000000"/>
                <w:sz w:val="20"/>
                <w:szCs w:val="20"/>
                <w:lang w:eastAsia="zh-CN"/>
              </w:rPr>
            </w:pPr>
            <w:del w:id="1200" w:author="Jujia Li" w:date="2026-02-10T23:24:00Z" w16du:dateUtc="2026-02-11T05:24:00Z">
              <w:r w:rsidDel="0051782D">
                <w:rPr>
                  <w:rFonts w:cs="Times New Roman"/>
                  <w:color w:val="000000"/>
                  <w:sz w:val="20"/>
                  <w:szCs w:val="20"/>
                </w:rPr>
                <w:delText>-</w:delText>
              </w:r>
            </w:del>
          </w:p>
        </w:tc>
      </w:tr>
      <w:tr w:rsidR="002E1FBC" w:rsidRPr="00F00EAC" w:rsidDel="0051782D" w14:paraId="63A4D10A" w14:textId="030686DF" w:rsidTr="000B5239">
        <w:trPr>
          <w:trHeight w:val="300"/>
          <w:del w:id="1201" w:author="Jujia Li" w:date="2026-02-10T23:24:00Z"/>
        </w:trPr>
        <w:tc>
          <w:tcPr>
            <w:tcW w:w="0" w:type="auto"/>
            <w:tcBorders>
              <w:bottom w:val="single" w:sz="4" w:space="0" w:color="auto"/>
            </w:tcBorders>
            <w:noWrap/>
            <w:vAlign w:val="center"/>
            <w:hideMark/>
          </w:tcPr>
          <w:p w14:paraId="20E21931" w14:textId="07E67FA9" w:rsidR="002E1FBC" w:rsidRPr="00F00EAC" w:rsidDel="0051782D" w:rsidRDefault="002E1FBC">
            <w:pPr>
              <w:spacing w:after="0" w:line="240" w:lineRule="auto"/>
              <w:rPr>
                <w:del w:id="1202" w:author="Jujia Li" w:date="2026-02-10T23:24:00Z" w16du:dateUtc="2026-02-11T05:24:00Z"/>
                <w:rFonts w:eastAsia="Times New Roman" w:cs="Times New Roman"/>
                <w:color w:val="000000"/>
                <w:sz w:val="20"/>
                <w:szCs w:val="20"/>
                <w:lang w:eastAsia="zh-CN"/>
              </w:rPr>
            </w:pPr>
            <w:del w:id="1203" w:author="Jujia Li" w:date="2026-02-10T23:24:00Z" w16du:dateUtc="2026-02-11T05:24:00Z">
              <w:r w:rsidRPr="00F00EAC" w:rsidDel="0051782D">
                <w:rPr>
                  <w:rFonts w:cs="Times New Roman"/>
                  <w:sz w:val="20"/>
                  <w:szCs w:val="20"/>
                </w:rPr>
                <w:delText>Winston</w:delText>
              </w:r>
            </w:del>
          </w:p>
        </w:tc>
        <w:tc>
          <w:tcPr>
            <w:tcW w:w="0" w:type="auto"/>
            <w:tcBorders>
              <w:bottom w:val="single" w:sz="4" w:space="0" w:color="auto"/>
            </w:tcBorders>
            <w:vAlign w:val="center"/>
          </w:tcPr>
          <w:p w14:paraId="6E86415B" w14:textId="3C68AFA7" w:rsidR="002E1FBC" w:rsidRPr="00F00EAC" w:rsidDel="0051782D" w:rsidRDefault="002E1FBC">
            <w:pPr>
              <w:spacing w:after="0" w:line="240" w:lineRule="auto"/>
              <w:jc w:val="right"/>
              <w:rPr>
                <w:del w:id="1204" w:author="Jujia Li" w:date="2026-02-10T23:24:00Z" w16du:dateUtc="2026-02-11T05:24:00Z"/>
                <w:rFonts w:eastAsia="Times New Roman" w:cs="Times New Roman"/>
                <w:color w:val="000000"/>
                <w:sz w:val="20"/>
                <w:szCs w:val="20"/>
                <w:lang w:eastAsia="zh-CN"/>
              </w:rPr>
            </w:pPr>
            <w:del w:id="1205" w:author="Jujia Li" w:date="2026-02-10T23:24:00Z" w16du:dateUtc="2026-02-11T05:24:00Z">
              <w:r w:rsidRPr="0022125D" w:rsidDel="0051782D">
                <w:rPr>
                  <w:rFonts w:cs="Times New Roman"/>
                  <w:color w:val="000000"/>
                  <w:sz w:val="20"/>
                  <w:szCs w:val="20"/>
                </w:rPr>
                <w:delText>6</w:delText>
              </w:r>
            </w:del>
          </w:p>
        </w:tc>
        <w:tc>
          <w:tcPr>
            <w:tcW w:w="0" w:type="auto"/>
            <w:tcBorders>
              <w:bottom w:val="single" w:sz="4" w:space="0" w:color="auto"/>
            </w:tcBorders>
            <w:noWrap/>
            <w:vAlign w:val="center"/>
            <w:hideMark/>
          </w:tcPr>
          <w:p w14:paraId="1CED2872" w14:textId="5D2B6F0E" w:rsidR="002E1FBC" w:rsidRPr="00F00EAC" w:rsidDel="0051782D" w:rsidRDefault="002E1FBC">
            <w:pPr>
              <w:spacing w:after="0" w:line="240" w:lineRule="auto"/>
              <w:jc w:val="right"/>
              <w:rPr>
                <w:del w:id="1206" w:author="Jujia Li" w:date="2026-02-10T23:24:00Z" w16du:dateUtc="2026-02-11T05:24:00Z"/>
                <w:rFonts w:eastAsia="Times New Roman" w:cs="Times New Roman"/>
                <w:color w:val="000000"/>
                <w:sz w:val="20"/>
                <w:szCs w:val="20"/>
                <w:lang w:eastAsia="zh-CN"/>
              </w:rPr>
            </w:pPr>
            <w:del w:id="1207" w:author="Jujia Li" w:date="2026-02-10T23:24:00Z" w16du:dateUtc="2026-02-11T05:24:00Z">
              <w:r w:rsidRPr="00F00EAC" w:rsidDel="0051782D">
                <w:rPr>
                  <w:rFonts w:eastAsia="Times New Roman" w:cs="Times New Roman"/>
                  <w:color w:val="000000"/>
                  <w:sz w:val="20"/>
                  <w:szCs w:val="20"/>
                  <w:lang w:eastAsia="zh-CN"/>
                </w:rPr>
                <w:delText>10.46</w:delText>
              </w:r>
            </w:del>
          </w:p>
        </w:tc>
        <w:tc>
          <w:tcPr>
            <w:tcW w:w="0" w:type="auto"/>
            <w:tcBorders>
              <w:bottom w:val="single" w:sz="4" w:space="0" w:color="auto"/>
            </w:tcBorders>
            <w:noWrap/>
            <w:vAlign w:val="center"/>
            <w:hideMark/>
          </w:tcPr>
          <w:p w14:paraId="5135675E" w14:textId="33BC428F" w:rsidR="002E1FBC" w:rsidRPr="00F00EAC" w:rsidDel="0051782D" w:rsidRDefault="002E1FBC">
            <w:pPr>
              <w:spacing w:after="0" w:line="240" w:lineRule="auto"/>
              <w:jc w:val="right"/>
              <w:rPr>
                <w:del w:id="1208" w:author="Jujia Li" w:date="2026-02-10T23:24:00Z" w16du:dateUtc="2026-02-11T05:24:00Z"/>
                <w:rFonts w:eastAsia="Times New Roman" w:cs="Times New Roman"/>
                <w:color w:val="000000"/>
                <w:sz w:val="20"/>
                <w:szCs w:val="20"/>
                <w:lang w:eastAsia="zh-CN"/>
              </w:rPr>
            </w:pPr>
            <w:del w:id="1209" w:author="Jujia Li" w:date="2026-02-10T23:24:00Z" w16du:dateUtc="2026-02-11T05:24:00Z">
              <w:r w:rsidRPr="00F00EAC" w:rsidDel="0051782D">
                <w:rPr>
                  <w:rFonts w:eastAsia="Times New Roman" w:cs="Times New Roman"/>
                  <w:color w:val="000000"/>
                  <w:sz w:val="20"/>
                  <w:szCs w:val="20"/>
                  <w:lang w:eastAsia="zh-CN"/>
                </w:rPr>
                <w:delText>8.42</w:delText>
              </w:r>
            </w:del>
          </w:p>
        </w:tc>
        <w:tc>
          <w:tcPr>
            <w:tcW w:w="0" w:type="auto"/>
            <w:tcBorders>
              <w:bottom w:val="single" w:sz="4" w:space="0" w:color="auto"/>
            </w:tcBorders>
            <w:noWrap/>
            <w:vAlign w:val="center"/>
            <w:hideMark/>
          </w:tcPr>
          <w:p w14:paraId="08CB65B5" w14:textId="662E7A00" w:rsidR="002E1FBC" w:rsidRPr="00F00EAC" w:rsidDel="0051782D" w:rsidRDefault="002E1FBC">
            <w:pPr>
              <w:spacing w:after="0" w:line="240" w:lineRule="auto"/>
              <w:jc w:val="right"/>
              <w:rPr>
                <w:del w:id="1210" w:author="Jujia Li" w:date="2026-02-10T23:24:00Z" w16du:dateUtc="2026-02-11T05:24:00Z"/>
                <w:rFonts w:eastAsia="Times New Roman" w:cs="Times New Roman"/>
                <w:color w:val="000000"/>
                <w:sz w:val="20"/>
                <w:szCs w:val="20"/>
                <w:lang w:eastAsia="zh-CN"/>
              </w:rPr>
            </w:pPr>
            <w:del w:id="1211" w:author="Jujia Li" w:date="2026-02-10T23:24:00Z" w16du:dateUtc="2026-02-11T05:24:00Z">
              <w:r w:rsidRPr="00F00EAC" w:rsidDel="0051782D">
                <w:rPr>
                  <w:rFonts w:eastAsia="Times New Roman" w:cs="Times New Roman"/>
                  <w:color w:val="000000"/>
                  <w:sz w:val="20"/>
                  <w:szCs w:val="20"/>
                  <w:lang w:eastAsia="zh-CN"/>
                </w:rPr>
                <w:delText>12.66</w:delText>
              </w:r>
            </w:del>
          </w:p>
        </w:tc>
        <w:tc>
          <w:tcPr>
            <w:tcW w:w="0" w:type="auto"/>
            <w:tcBorders>
              <w:bottom w:val="single" w:sz="4" w:space="0" w:color="auto"/>
            </w:tcBorders>
            <w:noWrap/>
            <w:vAlign w:val="center"/>
            <w:hideMark/>
          </w:tcPr>
          <w:p w14:paraId="7E097B16" w14:textId="6CF5EB37" w:rsidR="002E1FBC" w:rsidRPr="00F00EAC" w:rsidDel="0051782D" w:rsidRDefault="002E1FBC">
            <w:pPr>
              <w:spacing w:after="0" w:line="240" w:lineRule="auto"/>
              <w:jc w:val="right"/>
              <w:rPr>
                <w:del w:id="1212" w:author="Jujia Li" w:date="2026-02-10T23:24:00Z" w16du:dateUtc="2026-02-11T05:24:00Z"/>
                <w:rFonts w:eastAsia="Times New Roman" w:cs="Times New Roman"/>
                <w:color w:val="000000"/>
                <w:sz w:val="20"/>
                <w:szCs w:val="20"/>
                <w:lang w:eastAsia="zh-CN"/>
              </w:rPr>
            </w:pPr>
            <w:del w:id="1213" w:author="Jujia Li" w:date="2026-02-10T23:24:00Z" w16du:dateUtc="2026-02-11T05:24:00Z">
              <w:r w:rsidRPr="00F00EAC" w:rsidDel="0051782D">
                <w:rPr>
                  <w:rFonts w:eastAsia="Times New Roman" w:cs="Times New Roman"/>
                  <w:color w:val="000000"/>
                  <w:sz w:val="20"/>
                  <w:szCs w:val="20"/>
                  <w:lang w:eastAsia="zh-CN"/>
                </w:rPr>
                <w:delText>14.39</w:delText>
              </w:r>
            </w:del>
          </w:p>
        </w:tc>
        <w:tc>
          <w:tcPr>
            <w:tcW w:w="0" w:type="auto"/>
            <w:tcBorders>
              <w:bottom w:val="single" w:sz="4" w:space="0" w:color="auto"/>
            </w:tcBorders>
            <w:noWrap/>
            <w:vAlign w:val="bottom"/>
            <w:hideMark/>
          </w:tcPr>
          <w:p w14:paraId="4CC3ECE2" w14:textId="08BF2F65" w:rsidR="002E1FBC" w:rsidRPr="001F1196" w:rsidDel="0051782D" w:rsidRDefault="002E1FBC">
            <w:pPr>
              <w:spacing w:after="0" w:line="240" w:lineRule="auto"/>
              <w:jc w:val="right"/>
              <w:rPr>
                <w:del w:id="1214" w:author="Jujia Li" w:date="2026-02-10T23:24:00Z" w16du:dateUtc="2026-02-11T05:24:00Z"/>
                <w:rFonts w:eastAsia="Times New Roman" w:cs="Times New Roman"/>
                <w:color w:val="000000"/>
                <w:sz w:val="20"/>
                <w:szCs w:val="20"/>
                <w:lang w:eastAsia="zh-CN"/>
              </w:rPr>
            </w:pPr>
            <w:del w:id="1215" w:author="Jujia Li" w:date="2026-02-10T23:24:00Z" w16du:dateUtc="2026-02-11T05:24:00Z">
              <w:r w:rsidRPr="001F1196" w:rsidDel="0051782D">
                <w:rPr>
                  <w:rFonts w:cs="Times New Roman"/>
                  <w:color w:val="000000"/>
                  <w:sz w:val="20"/>
                  <w:szCs w:val="20"/>
                </w:rPr>
                <w:delText>0</w:delText>
              </w:r>
            </w:del>
          </w:p>
        </w:tc>
        <w:tc>
          <w:tcPr>
            <w:tcW w:w="0" w:type="auto"/>
            <w:tcBorders>
              <w:bottom w:val="single" w:sz="4" w:space="0" w:color="auto"/>
            </w:tcBorders>
            <w:noWrap/>
            <w:vAlign w:val="bottom"/>
            <w:hideMark/>
          </w:tcPr>
          <w:p w14:paraId="1363778A" w14:textId="2B724068" w:rsidR="002E1FBC" w:rsidRPr="001F1196" w:rsidDel="0051782D" w:rsidRDefault="002E1FBC">
            <w:pPr>
              <w:spacing w:after="0" w:line="240" w:lineRule="auto"/>
              <w:jc w:val="right"/>
              <w:rPr>
                <w:del w:id="1216" w:author="Jujia Li" w:date="2026-02-10T23:24:00Z" w16du:dateUtc="2026-02-11T05:24:00Z"/>
                <w:rFonts w:eastAsia="Times New Roman" w:cs="Times New Roman"/>
                <w:color w:val="000000"/>
                <w:sz w:val="20"/>
                <w:szCs w:val="20"/>
                <w:lang w:eastAsia="zh-CN"/>
              </w:rPr>
            </w:pPr>
            <w:del w:id="1217" w:author="Jujia Li" w:date="2026-02-10T23:24:00Z" w16du:dateUtc="2026-02-11T05:24:00Z">
              <w:r w:rsidRPr="001F1196" w:rsidDel="0051782D">
                <w:rPr>
                  <w:rFonts w:cs="Times New Roman"/>
                  <w:color w:val="000000"/>
                  <w:sz w:val="20"/>
                  <w:szCs w:val="20"/>
                </w:rPr>
                <w:delText>0</w:delText>
              </w:r>
            </w:del>
          </w:p>
        </w:tc>
        <w:tc>
          <w:tcPr>
            <w:tcW w:w="0" w:type="auto"/>
            <w:tcBorders>
              <w:bottom w:val="single" w:sz="4" w:space="0" w:color="auto"/>
            </w:tcBorders>
            <w:noWrap/>
            <w:vAlign w:val="bottom"/>
            <w:hideMark/>
          </w:tcPr>
          <w:p w14:paraId="69EDB003" w14:textId="5FA87DCF" w:rsidR="002E1FBC" w:rsidRPr="001F1196" w:rsidDel="0051782D" w:rsidRDefault="002E1FBC">
            <w:pPr>
              <w:spacing w:after="0" w:line="240" w:lineRule="auto"/>
              <w:jc w:val="right"/>
              <w:rPr>
                <w:del w:id="1218" w:author="Jujia Li" w:date="2026-02-10T23:24:00Z" w16du:dateUtc="2026-02-11T05:24:00Z"/>
                <w:rFonts w:eastAsia="Times New Roman" w:cs="Times New Roman"/>
                <w:color w:val="000000"/>
                <w:sz w:val="20"/>
                <w:szCs w:val="20"/>
                <w:lang w:eastAsia="zh-CN"/>
              </w:rPr>
            </w:pPr>
            <w:del w:id="1219" w:author="Jujia Li" w:date="2026-02-10T23:24:00Z" w16du:dateUtc="2026-02-11T05:24:00Z">
              <w:r w:rsidDel="0051782D">
                <w:rPr>
                  <w:rFonts w:cs="Times New Roman"/>
                  <w:color w:val="000000"/>
                  <w:sz w:val="20"/>
                  <w:szCs w:val="20"/>
                </w:rPr>
                <w:delText>-</w:delText>
              </w:r>
            </w:del>
          </w:p>
        </w:tc>
        <w:tc>
          <w:tcPr>
            <w:tcW w:w="0" w:type="auto"/>
            <w:tcBorders>
              <w:bottom w:val="single" w:sz="4" w:space="0" w:color="auto"/>
            </w:tcBorders>
            <w:noWrap/>
            <w:vAlign w:val="bottom"/>
            <w:hideMark/>
          </w:tcPr>
          <w:p w14:paraId="5E865CD9" w14:textId="3FDC571B" w:rsidR="002E1FBC" w:rsidRPr="001F1196" w:rsidDel="0051782D" w:rsidRDefault="002E1FBC">
            <w:pPr>
              <w:spacing w:after="0" w:line="240" w:lineRule="auto"/>
              <w:jc w:val="right"/>
              <w:rPr>
                <w:del w:id="1220" w:author="Jujia Li" w:date="2026-02-10T23:24:00Z" w16du:dateUtc="2026-02-11T05:24:00Z"/>
                <w:rFonts w:eastAsia="Times New Roman" w:cs="Times New Roman"/>
                <w:color w:val="000000"/>
                <w:sz w:val="20"/>
                <w:szCs w:val="20"/>
                <w:lang w:eastAsia="zh-CN"/>
              </w:rPr>
            </w:pPr>
            <w:del w:id="1221" w:author="Jujia Li" w:date="2026-02-10T23:24:00Z" w16du:dateUtc="2026-02-11T05:24:00Z">
              <w:r w:rsidDel="0051782D">
                <w:rPr>
                  <w:rFonts w:cs="Times New Roman"/>
                  <w:color w:val="000000"/>
                  <w:sz w:val="20"/>
                  <w:szCs w:val="20"/>
                </w:rPr>
                <w:delText>-</w:delText>
              </w:r>
            </w:del>
          </w:p>
        </w:tc>
      </w:tr>
      <w:tr w:rsidR="002E1FBC" w:rsidRPr="00F00EAC" w:rsidDel="0051782D" w14:paraId="35589376" w14:textId="7B3C2B76" w:rsidTr="002E1FBC">
        <w:trPr>
          <w:trHeight w:val="300"/>
          <w:del w:id="1222" w:author="Jujia Li" w:date="2026-02-10T23:24:00Z"/>
        </w:trPr>
        <w:tc>
          <w:tcPr>
            <w:tcW w:w="0" w:type="auto"/>
            <w:tcBorders>
              <w:top w:val="single" w:sz="4" w:space="0" w:color="auto"/>
              <w:bottom w:val="single" w:sz="4" w:space="0" w:color="auto"/>
            </w:tcBorders>
            <w:noWrap/>
            <w:vAlign w:val="center"/>
          </w:tcPr>
          <w:p w14:paraId="1BECA465" w14:textId="7D987222" w:rsidR="002E1FBC" w:rsidRPr="004A1D75" w:rsidDel="0051782D" w:rsidRDefault="002E1FBC">
            <w:pPr>
              <w:spacing w:after="0" w:line="240" w:lineRule="auto"/>
              <w:rPr>
                <w:del w:id="1223" w:author="Jujia Li" w:date="2026-02-10T23:24:00Z" w16du:dateUtc="2026-02-11T05:24:00Z"/>
                <w:rFonts w:cs="Times New Roman"/>
                <w:sz w:val="20"/>
                <w:szCs w:val="20"/>
              </w:rPr>
            </w:pPr>
            <w:del w:id="1224" w:author="Jujia Li" w:date="2026-02-10T23:24:00Z" w16du:dateUtc="2026-02-11T05:24:00Z">
              <w:r w:rsidRPr="004A1D75" w:rsidDel="0051782D">
                <w:rPr>
                  <w:rFonts w:cs="Times New Roman"/>
                  <w:color w:val="000000"/>
                  <w:sz w:val="20"/>
                  <w:szCs w:val="20"/>
                </w:rPr>
                <w:delText>Total</w:delText>
              </w:r>
            </w:del>
          </w:p>
        </w:tc>
        <w:tc>
          <w:tcPr>
            <w:tcW w:w="0" w:type="auto"/>
            <w:tcBorders>
              <w:top w:val="single" w:sz="4" w:space="0" w:color="auto"/>
              <w:bottom w:val="single" w:sz="4" w:space="0" w:color="auto"/>
            </w:tcBorders>
          </w:tcPr>
          <w:p w14:paraId="4CEBD59F" w14:textId="5C5F86AC" w:rsidR="002E1FBC" w:rsidRPr="004A1D75" w:rsidDel="0051782D" w:rsidRDefault="002E1FBC">
            <w:pPr>
              <w:spacing w:after="0" w:line="240" w:lineRule="auto"/>
              <w:jc w:val="right"/>
              <w:rPr>
                <w:del w:id="1225" w:author="Jujia Li" w:date="2026-02-10T23:24:00Z" w16du:dateUtc="2026-02-11T05:24:00Z"/>
                <w:rFonts w:cs="Times New Roman"/>
                <w:color w:val="000000"/>
                <w:sz w:val="20"/>
                <w:szCs w:val="20"/>
              </w:rPr>
            </w:pPr>
          </w:p>
        </w:tc>
        <w:tc>
          <w:tcPr>
            <w:tcW w:w="0" w:type="auto"/>
            <w:tcBorders>
              <w:top w:val="single" w:sz="4" w:space="0" w:color="auto"/>
              <w:bottom w:val="single" w:sz="4" w:space="0" w:color="auto"/>
            </w:tcBorders>
            <w:noWrap/>
            <w:vAlign w:val="center"/>
          </w:tcPr>
          <w:p w14:paraId="606B7841" w14:textId="3F4D6418" w:rsidR="002E1FBC" w:rsidRPr="004A1D75" w:rsidDel="0051782D" w:rsidRDefault="002E1FBC">
            <w:pPr>
              <w:spacing w:after="0" w:line="240" w:lineRule="auto"/>
              <w:jc w:val="right"/>
              <w:rPr>
                <w:del w:id="1226" w:author="Jujia Li" w:date="2026-02-10T23:24:00Z" w16du:dateUtc="2026-02-11T05:24:00Z"/>
                <w:rFonts w:eastAsia="Times New Roman" w:cs="Times New Roman"/>
                <w:color w:val="000000"/>
                <w:sz w:val="20"/>
                <w:szCs w:val="20"/>
                <w:lang w:eastAsia="zh-CN"/>
              </w:rPr>
            </w:pPr>
            <w:del w:id="1227" w:author="Jujia Li" w:date="2026-02-10T23:24:00Z" w16du:dateUtc="2026-02-11T05:24:00Z">
              <w:r w:rsidRPr="004A1D75" w:rsidDel="0051782D">
                <w:rPr>
                  <w:rFonts w:cs="Times New Roman"/>
                  <w:color w:val="000000"/>
                  <w:sz w:val="20"/>
                  <w:szCs w:val="20"/>
                </w:rPr>
                <w:delText>166.31</w:delText>
              </w:r>
            </w:del>
          </w:p>
        </w:tc>
        <w:tc>
          <w:tcPr>
            <w:tcW w:w="0" w:type="auto"/>
            <w:tcBorders>
              <w:top w:val="single" w:sz="4" w:space="0" w:color="auto"/>
              <w:bottom w:val="single" w:sz="4" w:space="0" w:color="auto"/>
            </w:tcBorders>
            <w:noWrap/>
            <w:vAlign w:val="center"/>
          </w:tcPr>
          <w:p w14:paraId="15F12CFC" w14:textId="53BBEC54" w:rsidR="002E1FBC" w:rsidRPr="004A1D75" w:rsidDel="0051782D" w:rsidRDefault="002E1FBC">
            <w:pPr>
              <w:spacing w:after="0" w:line="240" w:lineRule="auto"/>
              <w:jc w:val="right"/>
              <w:rPr>
                <w:del w:id="1228" w:author="Jujia Li" w:date="2026-02-10T23:24:00Z" w16du:dateUtc="2026-02-11T05:24:00Z"/>
                <w:rFonts w:eastAsia="Times New Roman" w:cs="Times New Roman"/>
                <w:color w:val="000000"/>
                <w:sz w:val="20"/>
                <w:szCs w:val="20"/>
                <w:lang w:eastAsia="zh-CN"/>
              </w:rPr>
            </w:pPr>
            <w:del w:id="1229" w:author="Jujia Li" w:date="2026-02-10T23:24:00Z" w16du:dateUtc="2026-02-11T05:24:00Z">
              <w:r w:rsidRPr="004A1D75" w:rsidDel="0051782D">
                <w:rPr>
                  <w:rFonts w:cs="Times New Roman"/>
                  <w:color w:val="000000"/>
                  <w:sz w:val="20"/>
                  <w:szCs w:val="20"/>
                </w:rPr>
                <w:delText>191.7</w:delText>
              </w:r>
            </w:del>
          </w:p>
        </w:tc>
        <w:tc>
          <w:tcPr>
            <w:tcW w:w="0" w:type="auto"/>
            <w:tcBorders>
              <w:top w:val="single" w:sz="4" w:space="0" w:color="auto"/>
              <w:bottom w:val="single" w:sz="4" w:space="0" w:color="auto"/>
            </w:tcBorders>
            <w:noWrap/>
            <w:vAlign w:val="center"/>
          </w:tcPr>
          <w:p w14:paraId="60576B14" w14:textId="4941F66C" w:rsidR="002E1FBC" w:rsidRPr="004A1D75" w:rsidDel="0051782D" w:rsidRDefault="002E1FBC">
            <w:pPr>
              <w:spacing w:after="0" w:line="240" w:lineRule="auto"/>
              <w:jc w:val="right"/>
              <w:rPr>
                <w:del w:id="1230" w:author="Jujia Li" w:date="2026-02-10T23:24:00Z" w16du:dateUtc="2026-02-11T05:24:00Z"/>
                <w:rFonts w:eastAsia="Times New Roman" w:cs="Times New Roman"/>
                <w:color w:val="000000"/>
                <w:sz w:val="20"/>
                <w:szCs w:val="20"/>
                <w:lang w:eastAsia="zh-CN"/>
              </w:rPr>
            </w:pPr>
            <w:del w:id="1231" w:author="Jujia Li" w:date="2026-02-10T23:24:00Z" w16du:dateUtc="2026-02-11T05:24:00Z">
              <w:r w:rsidRPr="004A1D75" w:rsidDel="0051782D">
                <w:rPr>
                  <w:rFonts w:cs="Times New Roman"/>
                  <w:color w:val="000000"/>
                  <w:sz w:val="20"/>
                  <w:szCs w:val="20"/>
                </w:rPr>
                <w:delText>176.83</w:delText>
              </w:r>
            </w:del>
          </w:p>
        </w:tc>
        <w:tc>
          <w:tcPr>
            <w:tcW w:w="0" w:type="auto"/>
            <w:tcBorders>
              <w:top w:val="single" w:sz="4" w:space="0" w:color="auto"/>
              <w:bottom w:val="single" w:sz="4" w:space="0" w:color="auto"/>
            </w:tcBorders>
            <w:noWrap/>
            <w:vAlign w:val="center"/>
          </w:tcPr>
          <w:p w14:paraId="14B3CC90" w14:textId="03BC2833" w:rsidR="002E1FBC" w:rsidRPr="004A1D75" w:rsidDel="0051782D" w:rsidRDefault="002E1FBC">
            <w:pPr>
              <w:spacing w:after="0" w:line="240" w:lineRule="auto"/>
              <w:jc w:val="right"/>
              <w:rPr>
                <w:del w:id="1232" w:author="Jujia Li" w:date="2026-02-10T23:24:00Z" w16du:dateUtc="2026-02-11T05:24:00Z"/>
                <w:rFonts w:eastAsia="Times New Roman" w:cs="Times New Roman"/>
                <w:color w:val="000000"/>
                <w:sz w:val="20"/>
                <w:szCs w:val="20"/>
                <w:lang w:eastAsia="zh-CN"/>
              </w:rPr>
            </w:pPr>
            <w:del w:id="1233" w:author="Jujia Li" w:date="2026-02-10T23:24:00Z" w16du:dateUtc="2026-02-11T05:24:00Z">
              <w:r w:rsidRPr="004A1D75" w:rsidDel="0051782D">
                <w:rPr>
                  <w:rFonts w:cs="Times New Roman"/>
                  <w:color w:val="000000"/>
                  <w:sz w:val="20"/>
                  <w:szCs w:val="20"/>
                </w:rPr>
                <w:delText>225.01</w:delText>
              </w:r>
            </w:del>
          </w:p>
        </w:tc>
        <w:tc>
          <w:tcPr>
            <w:tcW w:w="0" w:type="auto"/>
            <w:tcBorders>
              <w:top w:val="single" w:sz="4" w:space="0" w:color="auto"/>
              <w:bottom w:val="single" w:sz="4" w:space="0" w:color="auto"/>
            </w:tcBorders>
            <w:noWrap/>
            <w:vAlign w:val="center"/>
          </w:tcPr>
          <w:p w14:paraId="50BB722C" w14:textId="296510C5" w:rsidR="002E1FBC" w:rsidRPr="004A1D75" w:rsidDel="0051782D" w:rsidRDefault="002E1FBC">
            <w:pPr>
              <w:spacing w:after="0" w:line="240" w:lineRule="auto"/>
              <w:jc w:val="right"/>
              <w:rPr>
                <w:del w:id="1234" w:author="Jujia Li" w:date="2026-02-10T23:24:00Z" w16du:dateUtc="2026-02-11T05:24:00Z"/>
                <w:rFonts w:eastAsia="Times New Roman" w:cs="Times New Roman"/>
                <w:color w:val="000000"/>
                <w:sz w:val="20"/>
                <w:szCs w:val="20"/>
                <w:lang w:eastAsia="zh-CN"/>
              </w:rPr>
            </w:pPr>
            <w:del w:id="1235" w:author="Jujia Li" w:date="2026-02-10T23:24:00Z" w16du:dateUtc="2026-02-11T05:24:00Z">
              <w:r w:rsidRPr="004A1D75" w:rsidDel="0051782D">
                <w:rPr>
                  <w:rFonts w:cs="Times New Roman"/>
                  <w:color w:val="000000"/>
                  <w:sz w:val="20"/>
                  <w:szCs w:val="20"/>
                </w:rPr>
                <w:delText>58.7</w:delText>
              </w:r>
            </w:del>
          </w:p>
        </w:tc>
        <w:tc>
          <w:tcPr>
            <w:tcW w:w="0" w:type="auto"/>
            <w:tcBorders>
              <w:top w:val="single" w:sz="4" w:space="0" w:color="auto"/>
              <w:bottom w:val="single" w:sz="4" w:space="0" w:color="auto"/>
            </w:tcBorders>
            <w:noWrap/>
            <w:vAlign w:val="center"/>
          </w:tcPr>
          <w:p w14:paraId="4217F539" w14:textId="4C43CE50" w:rsidR="002E1FBC" w:rsidRPr="004A1D75" w:rsidDel="0051782D" w:rsidRDefault="002E1FBC">
            <w:pPr>
              <w:spacing w:after="0" w:line="240" w:lineRule="auto"/>
              <w:jc w:val="right"/>
              <w:rPr>
                <w:del w:id="1236" w:author="Jujia Li" w:date="2026-02-10T23:24:00Z" w16du:dateUtc="2026-02-11T05:24:00Z"/>
                <w:rFonts w:eastAsia="Times New Roman" w:cs="Times New Roman"/>
                <w:color w:val="000000"/>
                <w:sz w:val="20"/>
                <w:szCs w:val="20"/>
                <w:lang w:eastAsia="zh-CN"/>
              </w:rPr>
            </w:pPr>
            <w:del w:id="1237" w:author="Jujia Li" w:date="2026-02-10T23:24:00Z" w16du:dateUtc="2026-02-11T05:24:00Z">
              <w:r w:rsidRPr="004A1D75" w:rsidDel="0051782D">
                <w:rPr>
                  <w:rFonts w:cs="Times New Roman"/>
                  <w:color w:val="000000"/>
                  <w:sz w:val="20"/>
                  <w:szCs w:val="20"/>
                </w:rPr>
                <w:delText>89.07</w:delText>
              </w:r>
            </w:del>
          </w:p>
        </w:tc>
        <w:tc>
          <w:tcPr>
            <w:tcW w:w="0" w:type="auto"/>
            <w:tcBorders>
              <w:top w:val="single" w:sz="4" w:space="0" w:color="auto"/>
              <w:bottom w:val="single" w:sz="4" w:space="0" w:color="auto"/>
            </w:tcBorders>
            <w:noWrap/>
            <w:vAlign w:val="center"/>
          </w:tcPr>
          <w:p w14:paraId="2C27737C" w14:textId="45AAC752" w:rsidR="002E1FBC" w:rsidRPr="004A1D75" w:rsidDel="0051782D" w:rsidRDefault="002E1FBC">
            <w:pPr>
              <w:spacing w:after="0" w:line="240" w:lineRule="auto"/>
              <w:jc w:val="right"/>
              <w:rPr>
                <w:del w:id="1238" w:author="Jujia Li" w:date="2026-02-10T23:24:00Z" w16du:dateUtc="2026-02-11T05:24:00Z"/>
                <w:rFonts w:eastAsia="Times New Roman" w:cs="Times New Roman"/>
                <w:color w:val="000000"/>
                <w:sz w:val="20"/>
                <w:szCs w:val="20"/>
                <w:lang w:eastAsia="zh-CN"/>
              </w:rPr>
            </w:pPr>
            <w:del w:id="1239" w:author="Jujia Li" w:date="2026-02-10T23:24:00Z" w16du:dateUtc="2026-02-11T05:24:00Z">
              <w:r w:rsidRPr="004A1D75" w:rsidDel="0051782D">
                <w:rPr>
                  <w:rFonts w:cs="Times New Roman"/>
                  <w:color w:val="000000"/>
                  <w:sz w:val="20"/>
                  <w:szCs w:val="20"/>
                </w:rPr>
                <w:delText>81.78</w:delText>
              </w:r>
            </w:del>
          </w:p>
        </w:tc>
        <w:tc>
          <w:tcPr>
            <w:tcW w:w="0" w:type="auto"/>
            <w:tcBorders>
              <w:top w:val="single" w:sz="4" w:space="0" w:color="auto"/>
              <w:bottom w:val="single" w:sz="4" w:space="0" w:color="auto"/>
            </w:tcBorders>
            <w:noWrap/>
            <w:vAlign w:val="center"/>
          </w:tcPr>
          <w:p w14:paraId="0086257B" w14:textId="72066ACD" w:rsidR="002E1FBC" w:rsidRPr="004A1D75" w:rsidDel="0051782D" w:rsidRDefault="002E1FBC">
            <w:pPr>
              <w:spacing w:after="0" w:line="240" w:lineRule="auto"/>
              <w:jc w:val="right"/>
              <w:rPr>
                <w:del w:id="1240" w:author="Jujia Li" w:date="2026-02-10T23:24:00Z" w16du:dateUtc="2026-02-11T05:24:00Z"/>
                <w:rFonts w:eastAsia="Times New Roman" w:cs="Times New Roman"/>
                <w:color w:val="000000"/>
                <w:sz w:val="20"/>
                <w:szCs w:val="20"/>
                <w:lang w:eastAsia="zh-CN"/>
              </w:rPr>
            </w:pPr>
            <w:del w:id="1241" w:author="Jujia Li" w:date="2026-02-10T23:24:00Z" w16du:dateUtc="2026-02-11T05:24:00Z">
              <w:r w:rsidRPr="004A1D75" w:rsidDel="0051782D">
                <w:rPr>
                  <w:rFonts w:cs="Times New Roman"/>
                  <w:color w:val="000000"/>
                  <w:sz w:val="20"/>
                  <w:szCs w:val="20"/>
                </w:rPr>
                <w:delText>62.48</w:delText>
              </w:r>
            </w:del>
          </w:p>
        </w:tc>
      </w:tr>
    </w:tbl>
    <w:p w14:paraId="1209943B" w14:textId="3E52E66D" w:rsidR="00F00EAC" w:rsidDel="0051782D" w:rsidRDefault="007838A8">
      <w:pPr>
        <w:spacing w:after="0"/>
        <w:rPr>
          <w:del w:id="1242" w:author="Jujia Li" w:date="2026-02-10T23:24:00Z" w16du:dateUtc="2026-02-11T05:24:00Z"/>
          <w:iCs/>
        </w:rPr>
        <w:pPrChange w:id="1243" w:author="Jujia Li" w:date="2026-02-14T17:36:00Z" w16du:dateUtc="2026-02-14T23:36:00Z">
          <w:pPr/>
        </w:pPrChange>
      </w:pPr>
      <w:del w:id="1244" w:author="Jujia Li" w:date="2026-02-10T23:24:00Z" w16du:dateUtc="2026-02-11T05:24:00Z">
        <w:r w:rsidRPr="007838A8" w:rsidDel="0051782D">
          <w:rPr>
            <w:i/>
            <w:iCs/>
          </w:rPr>
          <w:delText>Note</w:delText>
        </w:r>
        <w:r w:rsidRPr="007838A8" w:rsidDel="0051782D">
          <w:rPr>
            <w:iCs/>
          </w:rPr>
          <w:delText>. Standardized rates are reported per 10,000 residents for Emergency Department (ED) visits and per 100,000 residents for mortality</w:delText>
        </w:r>
        <w:r w:rsidR="00AD1664" w:rsidDel="0051782D">
          <w:rPr>
            <w:iCs/>
          </w:rPr>
          <w:delText xml:space="preserve"> (Deaths)</w:delText>
        </w:r>
        <w:r w:rsidRPr="007838A8" w:rsidDel="0051782D">
          <w:rPr>
            <w:iCs/>
          </w:rPr>
          <w:delText>. Dashes (</w:delText>
        </w:r>
        <w:r w:rsidDel="0051782D">
          <w:rPr>
            <w:iCs/>
          </w:rPr>
          <w:delText>-</w:delText>
        </w:r>
        <w:r w:rsidRPr="007838A8" w:rsidDel="0051782D">
          <w:rPr>
            <w:iCs/>
          </w:rPr>
          <w:delText xml:space="preserve">) indicate years where data were suppressed due to low counts or were not recorded in the </w:delText>
        </w:r>
        <w:r w:rsidDel="0051782D">
          <w:rPr>
            <w:iCs/>
          </w:rPr>
          <w:delText>CDC</w:delText>
        </w:r>
        <w:r w:rsidRPr="007838A8" w:rsidDel="0051782D">
          <w:rPr>
            <w:iCs/>
          </w:rPr>
          <w:delText xml:space="preserve"> dataset.</w:delText>
        </w:r>
      </w:del>
    </w:p>
    <w:p w14:paraId="3F45B57A" w14:textId="04B918D5" w:rsidR="0079380E" w:rsidRPr="00F00EAC" w:rsidDel="0051782D" w:rsidRDefault="0079380E">
      <w:pPr>
        <w:spacing w:after="0"/>
        <w:rPr>
          <w:del w:id="1245" w:author="Jujia Li" w:date="2026-02-10T23:24:00Z" w16du:dateUtc="2026-02-11T05:24:00Z"/>
          <w:iCs/>
        </w:rPr>
        <w:pPrChange w:id="1246" w:author="Jujia Li" w:date="2026-02-14T17:36:00Z" w16du:dateUtc="2026-02-14T23:36:00Z">
          <w:pPr/>
        </w:pPrChange>
      </w:pPr>
      <w:del w:id="1247" w:author="Jujia Li" w:date="2026-02-10T23:24:00Z" w16du:dateUtc="2026-02-11T05:24:00Z">
        <w:r w:rsidRPr="0079380E" w:rsidDel="0051782D">
          <w:rPr>
            <w:iCs/>
            <w:highlight w:val="yellow"/>
          </w:rPr>
          <w:delText>Do we need tables for four Drugs?</w:delText>
        </w:r>
      </w:del>
    </w:p>
    <w:p w14:paraId="7A8ABA67" w14:textId="77777777" w:rsidR="00B1589B" w:rsidRDefault="00000000">
      <w:pPr>
        <w:spacing w:after="0"/>
        <w:pPrChange w:id="1248" w:author="Jujia Li" w:date="2026-02-14T17:36:00Z" w16du:dateUtc="2026-02-14T23:36:00Z">
          <w:pPr/>
        </w:pPrChange>
      </w:pPr>
      <w:r>
        <w:rPr>
          <w:b/>
        </w:rPr>
        <w:t>Relationship Between ED Visits and Mortality</w:t>
      </w:r>
    </w:p>
    <w:p w14:paraId="371DF5DB" w14:textId="5E5186F6" w:rsidR="00B1589B" w:rsidDel="00BA422F" w:rsidRDefault="00721B31">
      <w:pPr>
        <w:spacing w:after="0"/>
        <w:rPr>
          <w:del w:id="1249" w:author="Jujia Li" w:date="2026-02-10T23:37:00Z" w16du:dateUtc="2026-02-11T05:37:00Z"/>
        </w:rPr>
        <w:pPrChange w:id="1250" w:author="Jujia Li" w:date="2026-02-14T17:36:00Z" w16du:dateUtc="2026-02-14T23:36:00Z">
          <w:pPr>
            <w:ind w:firstLine="720"/>
          </w:pPr>
        </w:pPrChange>
      </w:pPr>
      <w:ins w:id="1251" w:author="Jujia Li" w:date="2026-02-10T23:38:00Z" w16du:dateUtc="2026-02-11T05:38:00Z">
        <w:r>
          <w:rPr>
            <w:iCs/>
          </w:rPr>
          <w:tab/>
        </w:r>
      </w:ins>
      <w:del w:id="1252" w:author="Jujia Li" w:date="2026-02-10T23:37:00Z" w16du:dateUtc="2026-02-11T05:37:00Z">
        <w:r w:rsidDel="00BA422F">
          <w:rPr>
            <w:i/>
          </w:rPr>
          <w:delText>[Key finding: Describe how the ED-mortality relationship in this region compares to the national pattern from Sumner et al.]</w:delText>
        </w:r>
      </w:del>
    </w:p>
    <w:p w14:paraId="1BCEEAE2" w14:textId="77F068E5" w:rsidR="00397808" w:rsidRPr="00491468" w:rsidRDefault="00397808">
      <w:pPr>
        <w:spacing w:after="0"/>
        <w:rPr>
          <w:ins w:id="1253" w:author="Jujia Li" w:date="2026-02-10T20:04:00Z"/>
          <w:iCs/>
        </w:rPr>
        <w:pPrChange w:id="1254" w:author="Jujia Li" w:date="2026-02-23T14:30:00Z" w16du:dateUtc="2026-02-23T20:30:00Z">
          <w:pPr/>
        </w:pPrChange>
      </w:pPr>
      <w:ins w:id="1255" w:author="Jujia Li" w:date="2026-02-23T14:29:00Z" w16du:dateUtc="2026-02-23T20:29:00Z">
        <w:r>
          <w:rPr>
            <w:iCs/>
          </w:rPr>
          <w:t>In Figure 1, a</w:t>
        </w:r>
      </w:ins>
      <w:ins w:id="1256" w:author="Jujia Li" w:date="2026-02-23T14:29:00Z">
        <w:r w:rsidRPr="00397808">
          <w:rPr>
            <w:iCs/>
          </w:rPr>
          <w:t xml:space="preserve">cross all observed years, the </w:t>
        </w:r>
        <w:r w:rsidRPr="00397808">
          <w:rPr>
            <w:b/>
            <w:bCs/>
            <w:iCs/>
          </w:rPr>
          <w:t>Adjusted</w:t>
        </w:r>
        <w:r w:rsidRPr="00397808">
          <w:rPr>
            <w:iCs/>
          </w:rPr>
          <w:t xml:space="preserve"> metrics demonstrated a consistent, stable positive correlation with ED visits, suggesting that the normalization framework </w:t>
        </w:r>
        <w:r w:rsidRPr="00397808">
          <w:rPr>
            <w:iCs/>
          </w:rPr>
          <w:lastRenderedPageBreak/>
          <w:t>successfully identifies a latent trend within the spatial reasoning of the data</w:t>
        </w:r>
      </w:ins>
      <w:ins w:id="1257" w:author="Jujia Li" w:date="2026-02-23T14:29:00Z" w16du:dateUtc="2026-02-23T20:29:00Z">
        <w:r>
          <w:rPr>
            <w:iCs/>
          </w:rPr>
          <w:t xml:space="preserve"> </w:t>
        </w:r>
      </w:ins>
      <w:ins w:id="1258" w:author="Jujia Li" w:date="2026-02-23T14:29:00Z">
        <w:r w:rsidRPr="00397808">
          <w:rPr>
            <w:iCs/>
          </w:rPr>
          <w:t xml:space="preserve">. In contrast, the </w:t>
        </w:r>
        <w:r w:rsidRPr="00397808">
          <w:rPr>
            <w:b/>
            <w:bCs/>
            <w:iCs/>
          </w:rPr>
          <w:t>Observed</w:t>
        </w:r>
        <w:r w:rsidRPr="00397808">
          <w:rPr>
            <w:iCs/>
          </w:rPr>
          <w:t xml:space="preserve"> data exhibited high variance and inconsistent slopes—notably showing a negative trend in 2017 and 2018—likely due to the high density of zero-inflation in raw mortality counts at the lower end of the ED visit distribution. By 2019, the Adjusted model indicated a clearer linear trajectory, with mortality rates increasing proportionally with ED service utilization.</w:t>
        </w:r>
      </w:ins>
    </w:p>
    <w:p w14:paraId="4C21ED21" w14:textId="2035E7DF" w:rsidR="00AC79CA" w:rsidRPr="007E21BF" w:rsidRDefault="00000000">
      <w:pPr>
        <w:spacing w:after="0"/>
        <w:rPr>
          <w:b/>
          <w:bCs/>
          <w:iCs/>
          <w:highlight w:val="yellow"/>
          <w:rPrChange w:id="1259" w:author="Jujia Li" w:date="2026-02-23T14:39:00Z" w16du:dateUtc="2026-02-23T20:39:00Z">
            <w:rPr>
              <w:b/>
              <w:bCs/>
              <w:iCs/>
            </w:rPr>
          </w:rPrChange>
        </w:rPr>
        <w:pPrChange w:id="1260" w:author="Jujia Li" w:date="2026-02-14T17:36:00Z" w16du:dateUtc="2026-02-14T23:36:00Z">
          <w:pPr/>
        </w:pPrChange>
      </w:pPr>
      <w:r w:rsidRPr="007E21BF">
        <w:rPr>
          <w:b/>
          <w:bCs/>
          <w:iCs/>
          <w:highlight w:val="yellow"/>
          <w:rPrChange w:id="1261" w:author="Jujia Li" w:date="2026-02-23T14:39:00Z" w16du:dateUtc="2026-02-23T20:39:00Z">
            <w:rPr>
              <w:b/>
              <w:bCs/>
              <w:iCs/>
            </w:rPr>
          </w:rPrChange>
        </w:rPr>
        <w:t xml:space="preserve">Figure </w:t>
      </w:r>
      <w:del w:id="1262" w:author="Jujia Li" w:date="2026-03-02T09:10:00Z" w16du:dateUtc="2026-03-02T15:10:00Z">
        <w:r w:rsidRPr="007E21BF" w:rsidDel="00464251">
          <w:rPr>
            <w:b/>
            <w:bCs/>
            <w:iCs/>
            <w:highlight w:val="yellow"/>
            <w:rPrChange w:id="1263" w:author="Jujia Li" w:date="2026-02-23T14:39:00Z" w16du:dateUtc="2026-02-23T20:39:00Z">
              <w:rPr>
                <w:b/>
                <w:bCs/>
                <w:iCs/>
              </w:rPr>
            </w:rPrChange>
          </w:rPr>
          <w:delText xml:space="preserve">1 </w:delText>
        </w:r>
      </w:del>
      <w:ins w:id="1264" w:author="Jujia Li" w:date="2026-03-02T09:10:00Z" w16du:dateUtc="2026-03-02T15:10:00Z">
        <w:r w:rsidR="00464251">
          <w:rPr>
            <w:b/>
            <w:bCs/>
            <w:iCs/>
            <w:highlight w:val="yellow"/>
          </w:rPr>
          <w:t>2</w:t>
        </w:r>
        <w:r w:rsidR="00464251" w:rsidRPr="007E21BF">
          <w:rPr>
            <w:b/>
            <w:bCs/>
            <w:iCs/>
            <w:highlight w:val="yellow"/>
            <w:rPrChange w:id="1265" w:author="Jujia Li" w:date="2026-02-23T14:39:00Z" w16du:dateUtc="2026-02-23T20:39:00Z">
              <w:rPr>
                <w:b/>
                <w:bCs/>
                <w:iCs/>
              </w:rPr>
            </w:rPrChange>
          </w:rPr>
          <w:t xml:space="preserve"> </w:t>
        </w:r>
      </w:ins>
    </w:p>
    <w:p w14:paraId="136DB6E4" w14:textId="352CD9BF" w:rsidR="00B1589B" w:rsidDel="003A4A81" w:rsidRDefault="004532F0">
      <w:pPr>
        <w:spacing w:after="0"/>
        <w:rPr>
          <w:del w:id="1266" w:author="Jujia Li" w:date="2026-02-10T19:44:00Z" w16du:dateUtc="2026-02-11T01:44:00Z"/>
          <w:i/>
        </w:rPr>
        <w:pPrChange w:id="1267" w:author="Jujia Li" w:date="2026-02-14T17:36:00Z" w16du:dateUtc="2026-02-14T23:36:00Z">
          <w:pPr/>
        </w:pPrChange>
      </w:pPr>
      <w:r w:rsidRPr="007E21BF">
        <w:rPr>
          <w:i/>
          <w:highlight w:val="yellow"/>
          <w:rPrChange w:id="1268" w:author="Jujia Li" w:date="2026-02-23T14:39:00Z" w16du:dateUtc="2026-02-23T20:39:00Z">
            <w:rPr>
              <w:i/>
            </w:rPr>
          </w:rPrChange>
        </w:rPr>
        <w:t>The Relationship between Standardized  ED Visits and Deaths</w:t>
      </w:r>
    </w:p>
    <w:p w14:paraId="5CA14F73" w14:textId="77777777" w:rsidR="003A4A81" w:rsidRDefault="003A4A81">
      <w:pPr>
        <w:spacing w:after="0"/>
        <w:rPr>
          <w:ins w:id="1269" w:author="Jujia Li" w:date="2026-02-10T19:44:00Z" w16du:dateUtc="2026-02-11T01:44:00Z"/>
          <w:i/>
        </w:rPr>
        <w:pPrChange w:id="1270" w:author="Jujia Li" w:date="2026-02-14T17:36:00Z" w16du:dateUtc="2026-02-14T23:36:00Z">
          <w:pPr/>
        </w:pPrChange>
      </w:pPr>
    </w:p>
    <w:p w14:paraId="03AAC5B2" w14:textId="612BF17E" w:rsidR="00A33CF7" w:rsidRPr="00177F4A" w:rsidRDefault="003800C0">
      <w:pPr>
        <w:spacing w:after="0"/>
        <w:rPr>
          <w:rFonts w:eastAsia="SimSun"/>
          <w:iCs/>
          <w:lang w:eastAsia="zh-CN"/>
          <w:rPrChange w:id="1271" w:author="Jujia Li" w:date="2026-02-14T13:12:00Z" w16du:dateUtc="2026-02-14T19:12:00Z">
            <w:rPr>
              <w:iCs/>
            </w:rPr>
          </w:rPrChange>
        </w:rPr>
        <w:pPrChange w:id="1272" w:author="Jujia Li" w:date="2026-02-14T17:36:00Z" w16du:dateUtc="2026-02-14T23:36:00Z">
          <w:pPr/>
        </w:pPrChange>
      </w:pPr>
      <w:del w:id="1273" w:author="Jujia Li" w:date="2026-02-10T19:44:00Z" w16du:dateUtc="2026-02-11T01:44:00Z">
        <w:r w:rsidDel="003A4A81">
          <w:rPr>
            <w:noProof/>
          </w:rPr>
          <w:drawing>
            <wp:inline distT="0" distB="0" distL="0" distR="0" wp14:anchorId="77CDC594" wp14:editId="7D19BB0F">
              <wp:extent cx="5486400" cy="3390900"/>
              <wp:effectExtent l="0" t="0" r="0" b="0"/>
              <wp:docPr id="1050422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390900"/>
                      </a:xfrm>
                      <a:prstGeom prst="rect">
                        <a:avLst/>
                      </a:prstGeom>
                      <a:noFill/>
                      <a:ln>
                        <a:noFill/>
                      </a:ln>
                    </pic:spPr>
                  </pic:pic>
                </a:graphicData>
              </a:graphic>
            </wp:inline>
          </w:drawing>
        </w:r>
      </w:del>
      <w:ins w:id="1274" w:author="Jujia Li" w:date="2026-02-23T12:37:00Z" w16du:dateUtc="2026-02-23T18:37:00Z">
        <w:r w:rsidR="00DB04B0">
          <w:rPr>
            <w:rFonts w:eastAsia="SimSun"/>
            <w:iCs/>
            <w:noProof/>
            <w:lang w:eastAsia="zh-CN"/>
          </w:rPr>
          <w:drawing>
            <wp:inline distT="0" distB="0" distL="0" distR="0" wp14:anchorId="6DDC67A1" wp14:editId="449F0CA3">
              <wp:extent cx="5486400" cy="3386455"/>
              <wp:effectExtent l="0" t="0" r="0" b="4445"/>
              <wp:docPr id="63260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7044" name="Picture 632607044"/>
                      <pic:cNvPicPr/>
                    </pic:nvPicPr>
                    <pic:blipFill>
                      <a:blip r:embed="rId14"/>
                      <a:stretch>
                        <a:fillRect/>
                      </a:stretch>
                    </pic:blipFill>
                    <pic:spPr>
                      <a:xfrm>
                        <a:off x="0" y="0"/>
                        <a:ext cx="5486400" cy="3386455"/>
                      </a:xfrm>
                      <a:prstGeom prst="rect">
                        <a:avLst/>
                      </a:prstGeom>
                    </pic:spPr>
                  </pic:pic>
                </a:graphicData>
              </a:graphic>
            </wp:inline>
          </w:drawing>
        </w:r>
      </w:ins>
    </w:p>
    <w:p w14:paraId="2F80BDDD" w14:textId="351EB904" w:rsidR="00410708" w:rsidDel="00347C3F" w:rsidRDefault="00347C3F">
      <w:pPr>
        <w:spacing w:after="0"/>
        <w:ind w:firstLine="720"/>
        <w:rPr>
          <w:del w:id="1275" w:author="Jujia Li" w:date="2026-02-10T23:38:00Z" w16du:dateUtc="2026-02-11T05:38:00Z"/>
          <w:iCs/>
        </w:rPr>
        <w:pPrChange w:id="1276" w:author="Jujia Li" w:date="2026-02-23T14:31:00Z" w16du:dateUtc="2026-02-23T20:31:00Z">
          <w:pPr>
            <w:spacing w:after="0"/>
          </w:pPr>
        </w:pPrChange>
      </w:pPr>
      <w:ins w:id="1277" w:author="Jujia Li" w:date="2026-02-23T14:31:00Z" w16du:dateUtc="2026-02-23T20:31:00Z">
        <w:r w:rsidRPr="007E21BF">
          <w:rPr>
            <w:iCs/>
            <w:highlight w:val="yellow"/>
            <w:rPrChange w:id="1278" w:author="Jujia Li" w:date="2026-02-23T14:39:00Z" w16du:dateUtc="2026-02-23T20:39:00Z">
              <w:rPr>
                <w:iCs/>
              </w:rPr>
            </w:rPrChange>
          </w:rPr>
          <w:t>After controlling spatiotemporal variation, annual per capita ED visits were a significant positive predictor of mortality in counties. For everyone standard deviation increases in per capita ED visits, the expected count increased by approximately 8% (95% CI [0.00, 0.16]</w:t>
        </w:r>
      </w:ins>
      <w:ins w:id="1279" w:author="Jujia Li" w:date="2026-02-23T14:32:00Z" w16du:dateUtc="2026-02-23T20:32:00Z">
        <w:r w:rsidR="001056F2" w:rsidRPr="007E21BF">
          <w:rPr>
            <w:iCs/>
            <w:highlight w:val="yellow"/>
            <w:rPrChange w:id="1280" w:author="Jujia Li" w:date="2026-02-23T14:39:00Z" w16du:dateUtc="2026-02-23T20:39:00Z">
              <w:rPr>
                <w:iCs/>
              </w:rPr>
            </w:rPrChange>
          </w:rPr>
          <w:t>; see Appendix Table A</w:t>
        </w:r>
      </w:ins>
      <w:ins w:id="1281" w:author="Jujia Li" w:date="2026-02-23T14:33:00Z" w16du:dateUtc="2026-02-23T20:33:00Z">
        <w:r w:rsidR="00153011" w:rsidRPr="007E21BF">
          <w:rPr>
            <w:iCs/>
            <w:highlight w:val="yellow"/>
            <w:rPrChange w:id="1282" w:author="Jujia Li" w:date="2026-02-23T14:39:00Z" w16du:dateUtc="2026-02-23T20:39:00Z">
              <w:rPr>
                <w:iCs/>
              </w:rPr>
            </w:rPrChange>
          </w:rPr>
          <w:t>2</w:t>
        </w:r>
      </w:ins>
      <w:ins w:id="1283" w:author="Jujia Li" w:date="2026-02-23T14:31:00Z" w16du:dateUtc="2026-02-23T20:31:00Z">
        <w:r w:rsidRPr="007E21BF">
          <w:rPr>
            <w:iCs/>
            <w:highlight w:val="yellow"/>
            <w:rPrChange w:id="1284" w:author="Jujia Li" w:date="2026-02-23T14:39:00Z" w16du:dateUtc="2026-02-23T20:39:00Z">
              <w:rPr>
                <w:iCs/>
              </w:rPr>
            </w:rPrChange>
          </w:rPr>
          <w:t>).</w:t>
        </w:r>
      </w:ins>
    </w:p>
    <w:p w14:paraId="4CCC1AED" w14:textId="77777777" w:rsidR="00347C3F" w:rsidRPr="00410708" w:rsidRDefault="00347C3F">
      <w:pPr>
        <w:spacing w:after="0"/>
        <w:ind w:firstLine="720"/>
        <w:rPr>
          <w:ins w:id="1285" w:author="Jujia Li" w:date="2026-02-23T14:31:00Z" w16du:dateUtc="2026-02-23T20:31:00Z"/>
          <w:iCs/>
        </w:rPr>
        <w:pPrChange w:id="1286" w:author="Jujia Li" w:date="2026-02-23T14:31:00Z" w16du:dateUtc="2026-02-23T20:31:00Z">
          <w:pPr/>
        </w:pPrChange>
      </w:pPr>
    </w:p>
    <w:p w14:paraId="730E049E" w14:textId="77777777" w:rsidR="00B1589B" w:rsidRDefault="00000000">
      <w:pPr>
        <w:spacing w:after="0"/>
        <w:pPrChange w:id="1287" w:author="Jujia Li" w:date="2026-02-14T17:36:00Z" w16du:dateUtc="2026-02-14T23:36:00Z">
          <w:pPr/>
        </w:pPrChange>
      </w:pPr>
      <w:r>
        <w:rPr>
          <w:b/>
        </w:rPr>
        <w:t>Spatial Patterns</w:t>
      </w:r>
    </w:p>
    <w:p w14:paraId="07AAF76E" w14:textId="78CEF397" w:rsidR="0079380E" w:rsidDel="00E4475B" w:rsidRDefault="00000000">
      <w:pPr>
        <w:spacing w:after="0"/>
        <w:ind w:firstLine="720"/>
        <w:rPr>
          <w:del w:id="1288" w:author="Jujia Li" w:date="2026-02-10T23:38:00Z" w16du:dateUtc="2026-02-11T05:38:00Z"/>
          <w:strike/>
        </w:rPr>
        <w:pPrChange w:id="1289" w:author="Jujia Li" w:date="2026-02-14T17:36:00Z" w16du:dateUtc="2026-02-14T23:36:00Z">
          <w:pPr>
            <w:ind w:firstLine="720"/>
          </w:pPr>
        </w:pPrChange>
      </w:pPr>
      <w:del w:id="1290" w:author="Jujia Li" w:date="2026-02-10T23:38:00Z" w16du:dateUtc="2026-02-11T05:38:00Z">
        <w:r w:rsidRPr="00463989" w:rsidDel="00E4475B">
          <w:rPr>
            <w:strike/>
          </w:rPr>
          <w:delText>Global Moran's I for ED visits per capita was [X] (P = [X]), indicating [interpretation]. For drug consumption, buprenorphine showed significant spatial clustering (I = 0.188, P = .042), and methadone per capita showed significant clustering (I = 0.455, P = .006).</w:delText>
        </w:r>
      </w:del>
    </w:p>
    <w:p w14:paraId="5A55A88C" w14:textId="2D27B0C8" w:rsidR="00892CFF" w:rsidRDefault="001834EC">
      <w:pPr>
        <w:spacing w:after="0"/>
        <w:ind w:firstLine="720"/>
        <w:contextualSpacing/>
        <w:rPr>
          <w:rFonts w:cs="Times New Roman"/>
        </w:rPr>
        <w:pPrChange w:id="1291" w:author="Jujia Li" w:date="2026-02-23T14:39:00Z" w16du:dateUtc="2026-02-23T20:39:00Z">
          <w:pPr>
            <w:ind w:firstLine="720"/>
            <w:contextualSpacing/>
          </w:pPr>
        </w:pPrChange>
      </w:pPr>
      <w:del w:id="1292" w:author="Jujia Li" w:date="2026-02-23T14:39:00Z" w16du:dateUtc="2026-02-23T20:39:00Z">
        <w:r w:rsidRPr="00A23AE0" w:rsidDel="00892CFF">
          <w:rPr>
            <w:rFonts w:cs="Times New Roman"/>
          </w:rPr>
          <w:delText xml:space="preserve">In this study, </w:delText>
        </w:r>
      </w:del>
      <w:del w:id="1293" w:author="Jujia Li" w:date="2026-02-10T18:19:00Z" w16du:dateUtc="2026-02-11T00:19:00Z">
        <w:r w:rsidRPr="00A23AE0" w:rsidDel="00EC4B3A">
          <w:rPr>
            <w:rFonts w:cs="Times New Roman"/>
          </w:rPr>
          <w:delText xml:space="preserve">Moran’s I was calculated to </w:delText>
        </w:r>
        <w:r w:rsidDel="00EC4B3A">
          <w:rPr>
            <w:rFonts w:cs="Times New Roman"/>
          </w:rPr>
          <w:delText>measure</w:delText>
        </w:r>
        <w:r w:rsidRPr="00A23AE0" w:rsidDel="00EC4B3A">
          <w:rPr>
            <w:rFonts w:cs="Times New Roman"/>
          </w:rPr>
          <w:delText xml:space="preserve"> the overall spatial clustering of E</w:delText>
        </w:r>
        <w:r w:rsidDel="00EC4B3A">
          <w:rPr>
            <w:rFonts w:cs="Times New Roman"/>
          </w:rPr>
          <w:delText>D</w:delText>
        </w:r>
        <w:r w:rsidRPr="00A23AE0" w:rsidDel="00EC4B3A">
          <w:rPr>
            <w:rFonts w:cs="Times New Roman"/>
          </w:rPr>
          <w:delText xml:space="preserve"> visit counts and the consumption of four major opioid medications</w:delText>
        </w:r>
        <w:r w:rsidDel="00EC4B3A">
          <w:rPr>
            <w:rFonts w:cs="Times New Roman"/>
          </w:rPr>
          <w:delText xml:space="preserve"> (see Table 3)</w:delText>
        </w:r>
        <w:r w:rsidRPr="00A23AE0" w:rsidDel="00EC4B3A">
          <w:rPr>
            <w:rFonts w:cs="Times New Roman"/>
          </w:rPr>
          <w:delText xml:space="preserve">. </w:delText>
        </w:r>
        <w:r w:rsidDel="00EC4B3A">
          <w:rPr>
            <w:rFonts w:cs="Times New Roman"/>
          </w:rPr>
          <w:delText>The</w:delText>
        </w:r>
        <w:r w:rsidRPr="00A23AE0" w:rsidDel="00EC4B3A">
          <w:rPr>
            <w:rFonts w:cs="Times New Roman"/>
          </w:rPr>
          <w:delText xml:space="preserve"> Moran’s I value</w:delText>
        </w:r>
        <w:r w:rsidDel="00EC4B3A">
          <w:rPr>
            <w:rFonts w:cs="Times New Roman"/>
          </w:rPr>
          <w:delText xml:space="preserve"> of </w:delText>
        </w:r>
        <w:r w:rsidRPr="00A23AE0" w:rsidDel="00EC4B3A">
          <w:rPr>
            <w:rFonts w:cs="Times New Roman"/>
          </w:rPr>
          <w:delText>E</w:delText>
        </w:r>
        <w:r w:rsidDel="00EC4B3A">
          <w:rPr>
            <w:rFonts w:cs="Times New Roman"/>
          </w:rPr>
          <w:delText>D</w:delText>
        </w:r>
        <w:r w:rsidRPr="00A23AE0" w:rsidDel="00EC4B3A">
          <w:rPr>
            <w:rFonts w:cs="Times New Roman"/>
          </w:rPr>
          <w:delText xml:space="preserve"> per capita visits (0.206, </w:delText>
        </w:r>
        <w:r w:rsidRPr="00A23AE0" w:rsidDel="00EC4B3A">
          <w:rPr>
            <w:rFonts w:cs="Times New Roman"/>
            <w:i/>
            <w:iCs/>
          </w:rPr>
          <w:delText>p</w:delText>
        </w:r>
        <w:r w:rsidRPr="00A23AE0" w:rsidDel="00EC4B3A">
          <w:rPr>
            <w:rFonts w:cs="Times New Roman"/>
          </w:rPr>
          <w:delText xml:space="preserve"> = 0.175) w</w:delText>
        </w:r>
        <w:r w:rsidDel="00EC4B3A">
          <w:rPr>
            <w:rFonts w:cs="Times New Roman"/>
          </w:rPr>
          <w:delText>as</w:delText>
        </w:r>
        <w:r w:rsidRPr="00A23AE0" w:rsidDel="00EC4B3A">
          <w:rPr>
            <w:rFonts w:cs="Times New Roman"/>
          </w:rPr>
          <w:delText xml:space="preserve"> not statistically significant. These results indicate an absence of strong spatial clustering patterns in opioid-related E</w:delText>
        </w:r>
        <w:r w:rsidDel="00EC4B3A">
          <w:rPr>
            <w:rFonts w:cs="Times New Roman"/>
          </w:rPr>
          <w:delText>D</w:delText>
        </w:r>
        <w:r w:rsidRPr="00A23AE0" w:rsidDel="00EC4B3A">
          <w:rPr>
            <w:rFonts w:cs="Times New Roman"/>
          </w:rPr>
          <w:delText xml:space="preserve"> visits across the northwest Alabama region.</w:delText>
        </w:r>
        <w:r w:rsidRPr="001834EC" w:rsidDel="00EC4B3A">
          <w:rPr>
            <w:rFonts w:cs="Times New Roman"/>
          </w:rPr>
          <w:delText xml:space="preserve"> </w:delText>
        </w:r>
        <w:r w:rsidDel="00EC4B3A">
          <w:rPr>
            <w:rFonts w:cs="Times New Roman"/>
          </w:rPr>
          <w:delText>In Table 3, only</w:delText>
        </w:r>
        <w:r w:rsidRPr="00522F02" w:rsidDel="00EC4B3A">
          <w:rPr>
            <w:rFonts w:cs="Times New Roman"/>
          </w:rPr>
          <w:delText xml:space="preserve"> Methadone exhibits a moderate positive spatial autocorrelation (Moran’s I = 0.455, p = 0.006). This suggests that counties with higher Methadone consumption tend to be geographically clustered, potentially reflecting regional treatment practices or availability differences. </w:delText>
        </w:r>
      </w:del>
      <w:ins w:id="1294" w:author="Jujia Li" w:date="2026-02-23T14:37:00Z">
        <w:r w:rsidR="00892CFF" w:rsidRPr="00892CFF">
          <w:rPr>
            <w:rFonts w:cs="Times New Roman"/>
          </w:rPr>
          <w:t xml:space="preserve"> Global Moran’s </w:t>
        </w:r>
      </w:ins>
      <w:ins w:id="1295" w:author="Jujia Li" w:date="2026-02-23T14:37:00Z" w16du:dateUtc="2026-02-23T20:37:00Z">
        <w:r w:rsidR="00892CFF" w:rsidRPr="00892CFF">
          <w:rPr>
            <w:rFonts w:cs="Times New Roman"/>
            <w:i/>
            <w:iCs/>
            <w:rPrChange w:id="1296" w:author="Jujia Li" w:date="2026-02-23T14:37:00Z" w16du:dateUtc="2026-02-23T20:37:00Z">
              <w:rPr>
                <w:rFonts w:cs="Times New Roman"/>
              </w:rPr>
            </w:rPrChange>
          </w:rPr>
          <w:t>I</w:t>
        </w:r>
      </w:ins>
      <w:ins w:id="1297" w:author="Jujia Li" w:date="2026-02-23T14:37:00Z">
        <w:r w:rsidR="00892CFF" w:rsidRPr="00892CFF">
          <w:rPr>
            <w:rFonts w:cs="Times New Roman"/>
          </w:rPr>
          <w:t xml:space="preserve"> analysis was conducted to evaluate the spatial autocorrelation of four opioid-related medications (Buprenorphine, Hydrocodone, Methadone, and Oxycodone) across counties in Northwest Alabama. Methadone exhibited a significant positive spatial clustering pattern, with a Moran’s Index of 0.455 and a </w:t>
        </w:r>
      </w:ins>
      <w:ins w:id="1298" w:author="Jujia Li" w:date="2026-02-23T14:37:00Z" w16du:dateUtc="2026-02-23T20:37:00Z">
        <w:r w:rsidR="00892CFF" w:rsidRPr="00892CFF">
          <w:rPr>
            <w:rFonts w:cs="Times New Roman"/>
            <w:i/>
            <w:iCs/>
            <w:rPrChange w:id="1299" w:author="Jujia Li" w:date="2026-02-23T14:37:00Z" w16du:dateUtc="2026-02-23T20:37:00Z">
              <w:rPr>
                <w:rFonts w:cs="Times New Roman"/>
              </w:rPr>
            </w:rPrChange>
          </w:rPr>
          <w:t>z</w:t>
        </w:r>
      </w:ins>
      <w:ins w:id="1300" w:author="Jujia Li" w:date="2026-02-23T14:37:00Z">
        <w:r w:rsidR="00892CFF" w:rsidRPr="00892CFF">
          <w:rPr>
            <w:rFonts w:cs="Times New Roman"/>
          </w:rPr>
          <w:t>-score of 2.739 (</w:t>
        </w:r>
        <w:r w:rsidR="00892CFF" w:rsidRPr="00892CFF">
          <w:rPr>
            <w:rFonts w:cs="Times New Roman"/>
            <w:i/>
            <w:iCs/>
            <w:rPrChange w:id="1301" w:author="Jujia Li" w:date="2026-02-23T14:38:00Z" w16du:dateUtc="2026-02-23T20:38:00Z">
              <w:rPr>
                <w:rFonts w:cs="Times New Roman"/>
              </w:rPr>
            </w:rPrChange>
          </w:rPr>
          <w:t>p</w:t>
        </w:r>
        <w:r w:rsidR="00892CFF" w:rsidRPr="00892CFF">
          <w:rPr>
            <w:rFonts w:cs="Times New Roman"/>
          </w:rPr>
          <w:t xml:space="preserve"> = .006). This indicates that high rates of Methadone per capita are geographically concentrated in specific clusters rather than being randomly distributed across the region. In contrast, Buprenorphine (</w:t>
        </w:r>
        <w:r w:rsidR="00892CFF" w:rsidRPr="00892CFF">
          <w:rPr>
            <w:rFonts w:cs="Times New Roman"/>
            <w:i/>
            <w:iCs/>
            <w:rPrChange w:id="1302" w:author="Jujia Li" w:date="2026-02-23T14:38:00Z" w16du:dateUtc="2026-02-23T20:38:00Z">
              <w:rPr>
                <w:rFonts w:cs="Times New Roman"/>
              </w:rPr>
            </w:rPrChange>
          </w:rPr>
          <w:t>I</w:t>
        </w:r>
        <w:r w:rsidR="00892CFF" w:rsidRPr="00892CFF">
          <w:rPr>
            <w:rFonts w:cs="Times New Roman"/>
          </w:rPr>
          <w:t xml:space="preserve"> = 0.089, </w:t>
        </w:r>
        <w:r w:rsidR="00892CFF" w:rsidRPr="00892CFF">
          <w:rPr>
            <w:rFonts w:cs="Times New Roman"/>
            <w:i/>
            <w:iCs/>
            <w:rPrChange w:id="1303" w:author="Jujia Li" w:date="2026-02-23T14:38:00Z" w16du:dateUtc="2026-02-23T20:38:00Z">
              <w:rPr>
                <w:rFonts w:cs="Times New Roman"/>
              </w:rPr>
            </w:rPrChange>
          </w:rPr>
          <w:t>p</w:t>
        </w:r>
        <w:r w:rsidR="00892CFF" w:rsidRPr="00892CFF">
          <w:rPr>
            <w:rFonts w:cs="Times New Roman"/>
          </w:rPr>
          <w:t xml:space="preserve"> = .468), Hydrocodone (</w:t>
        </w:r>
        <w:r w:rsidR="00892CFF" w:rsidRPr="00892CFF">
          <w:rPr>
            <w:rFonts w:cs="Times New Roman"/>
            <w:i/>
            <w:iCs/>
            <w:rPrChange w:id="1304" w:author="Jujia Li" w:date="2026-02-23T14:38:00Z" w16du:dateUtc="2026-02-23T20:38:00Z">
              <w:rPr>
                <w:rFonts w:cs="Times New Roman"/>
              </w:rPr>
            </w:rPrChange>
          </w:rPr>
          <w:t>I</w:t>
        </w:r>
        <w:r w:rsidR="00892CFF" w:rsidRPr="00892CFF">
          <w:rPr>
            <w:rFonts w:cs="Times New Roman"/>
          </w:rPr>
          <w:t xml:space="preserve"> = 0.063, </w:t>
        </w:r>
        <w:r w:rsidR="00892CFF" w:rsidRPr="00892CFF">
          <w:rPr>
            <w:rFonts w:cs="Times New Roman"/>
            <w:i/>
            <w:iCs/>
            <w:rPrChange w:id="1305" w:author="Jujia Li" w:date="2026-02-23T14:38:00Z" w16du:dateUtc="2026-02-23T20:38:00Z">
              <w:rPr>
                <w:rFonts w:cs="Times New Roman"/>
              </w:rPr>
            </w:rPrChange>
          </w:rPr>
          <w:t>p</w:t>
        </w:r>
        <w:r w:rsidR="00892CFF" w:rsidRPr="00892CFF">
          <w:rPr>
            <w:rFonts w:cs="Times New Roman"/>
          </w:rPr>
          <w:t xml:space="preserve"> = .562), and Oxycodone (</w:t>
        </w:r>
        <w:r w:rsidR="00892CFF" w:rsidRPr="00892CFF">
          <w:rPr>
            <w:rFonts w:cs="Times New Roman"/>
            <w:i/>
            <w:iCs/>
            <w:rPrChange w:id="1306" w:author="Jujia Li" w:date="2026-02-23T14:38:00Z" w16du:dateUtc="2026-02-23T20:38:00Z">
              <w:rPr>
                <w:rFonts w:cs="Times New Roman"/>
              </w:rPr>
            </w:rPrChange>
          </w:rPr>
          <w:t>I</w:t>
        </w:r>
        <w:r w:rsidR="00892CFF" w:rsidRPr="00892CFF">
          <w:rPr>
            <w:rFonts w:cs="Times New Roman"/>
          </w:rPr>
          <w:t xml:space="preserve"> = -0.072, </w:t>
        </w:r>
        <w:r w:rsidR="00892CFF" w:rsidRPr="00892CFF">
          <w:rPr>
            <w:rFonts w:cs="Times New Roman"/>
            <w:i/>
            <w:iCs/>
            <w:rPrChange w:id="1307" w:author="Jujia Li" w:date="2026-02-23T14:38:00Z" w16du:dateUtc="2026-02-23T20:38:00Z">
              <w:rPr>
                <w:rFonts w:cs="Times New Roman"/>
              </w:rPr>
            </w:rPrChange>
          </w:rPr>
          <w:t>p</w:t>
        </w:r>
        <w:r w:rsidR="00892CFF" w:rsidRPr="00892CFF">
          <w:rPr>
            <w:rFonts w:cs="Times New Roman"/>
          </w:rPr>
          <w:t xml:space="preserve"> = .893) did not reach statistical significance</w:t>
        </w:r>
      </w:ins>
      <w:ins w:id="1308" w:author="Jujia Li" w:date="2026-02-23T14:39:00Z" w16du:dateUtc="2026-02-23T20:39:00Z">
        <w:r w:rsidR="00892CFF">
          <w:rPr>
            <w:rFonts w:cs="Times New Roman"/>
          </w:rPr>
          <w:t xml:space="preserve"> (</w:t>
        </w:r>
        <w:r w:rsidR="00892CFF" w:rsidRPr="007E21BF">
          <w:rPr>
            <w:rFonts w:cs="Times New Roman"/>
            <w:highlight w:val="yellow"/>
            <w:rPrChange w:id="1309" w:author="Jujia Li" w:date="2026-02-23T14:39:00Z" w16du:dateUtc="2026-02-23T20:39:00Z">
              <w:rPr>
                <w:rFonts w:cs="Times New Roman"/>
              </w:rPr>
            </w:rPrChange>
          </w:rPr>
          <w:t>see Appendix A3</w:t>
        </w:r>
        <w:r w:rsidR="00892CFF">
          <w:rPr>
            <w:rFonts w:cs="Times New Roman"/>
          </w:rPr>
          <w:t>)</w:t>
        </w:r>
      </w:ins>
      <w:ins w:id="1310" w:author="Jujia Li" w:date="2026-02-23T14:37:00Z">
        <w:r w:rsidR="00892CFF" w:rsidRPr="00892CFF">
          <w:rPr>
            <w:rFonts w:cs="Times New Roman"/>
          </w:rPr>
          <w:t>.</w:t>
        </w:r>
      </w:ins>
    </w:p>
    <w:p w14:paraId="5BD97F64" w14:textId="552D4F2C" w:rsidR="0097664F" w:rsidRPr="0098343A" w:rsidDel="00DB48F0" w:rsidRDefault="0097664F">
      <w:pPr>
        <w:spacing w:after="0"/>
        <w:contextualSpacing/>
        <w:rPr>
          <w:moveFrom w:id="1311" w:author="Jujia Li" w:date="2026-02-23T14:34:00Z" w16du:dateUtc="2026-02-23T20:34:00Z"/>
          <w:rFonts w:cs="Times New Roman"/>
          <w:b/>
          <w:bCs/>
        </w:rPr>
        <w:pPrChange w:id="1312" w:author="Jujia Li" w:date="2026-02-14T17:36:00Z" w16du:dateUtc="2026-02-14T23:36:00Z">
          <w:pPr>
            <w:contextualSpacing/>
          </w:pPr>
        </w:pPrChange>
      </w:pPr>
      <w:moveFromRangeStart w:id="1313" w:author="Jujia Li" w:date="2026-02-23T14:34:00Z" w:name="move222749682"/>
      <w:moveFrom w:id="1314" w:author="Jujia Li" w:date="2026-02-23T14:34:00Z" w16du:dateUtc="2026-02-23T20:34:00Z">
        <w:r w:rsidRPr="0098343A" w:rsidDel="00DB48F0">
          <w:rPr>
            <w:rFonts w:cs="Times New Roman"/>
            <w:b/>
            <w:bCs/>
          </w:rPr>
          <w:lastRenderedPageBreak/>
          <w:t>Table 3</w:t>
        </w:r>
      </w:moveFrom>
    </w:p>
    <w:p w14:paraId="41F9180A" w14:textId="6E983376" w:rsidR="0097664F" w:rsidRPr="0098343A" w:rsidDel="00DB48F0" w:rsidRDefault="0097664F">
      <w:pPr>
        <w:spacing w:after="0"/>
        <w:contextualSpacing/>
        <w:rPr>
          <w:moveFrom w:id="1315" w:author="Jujia Li" w:date="2026-02-23T14:34:00Z" w16du:dateUtc="2026-02-23T20:34:00Z"/>
          <w:rFonts w:cs="Times New Roman"/>
          <w:i/>
          <w:iCs/>
        </w:rPr>
        <w:pPrChange w:id="1316" w:author="Jujia Li" w:date="2026-02-14T17:36:00Z" w16du:dateUtc="2026-02-14T23:36:00Z">
          <w:pPr>
            <w:contextualSpacing/>
          </w:pPr>
        </w:pPrChange>
      </w:pPr>
      <w:moveFrom w:id="1317" w:author="Jujia Li" w:date="2026-02-23T14:34:00Z" w16du:dateUtc="2026-02-23T20:34:00Z">
        <w:r w:rsidRPr="0098343A" w:rsidDel="00DB48F0">
          <w:rPr>
            <w:rFonts w:cs="Times New Roman"/>
            <w:i/>
            <w:iCs/>
          </w:rPr>
          <w:t xml:space="preserve">Global Moran's I Summary of </w:t>
        </w:r>
        <w:r w:rsidDel="00DB48F0">
          <w:rPr>
            <w:rFonts w:cs="Times New Roman"/>
            <w:i/>
            <w:iCs/>
          </w:rPr>
          <w:t>Medication</w:t>
        </w:r>
        <w:r w:rsidRPr="0098343A" w:rsidDel="00DB48F0">
          <w:rPr>
            <w:rFonts w:cs="Times New Roman"/>
            <w:i/>
            <w:iCs/>
          </w:rPr>
          <w:t xml:space="preserve"> (Per Capita) across Counties in Northwest Alabama</w:t>
        </w:r>
      </w:moveFrom>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689"/>
        <w:gridCol w:w="1723"/>
        <w:gridCol w:w="1714"/>
        <w:gridCol w:w="1714"/>
      </w:tblGrid>
      <w:tr w:rsidR="0097664F" w:rsidRPr="008C68DD" w:rsidDel="00994938" w14:paraId="34528D15" w14:textId="65854EC3" w:rsidTr="00884FD9">
        <w:trPr>
          <w:trHeight w:val="288"/>
          <w:del w:id="1318" w:author="Jujia Li" w:date="2026-02-25T21:13:00Z"/>
        </w:trPr>
        <w:tc>
          <w:tcPr>
            <w:tcW w:w="1800" w:type="dxa"/>
            <w:tcBorders>
              <w:top w:val="single" w:sz="4" w:space="0" w:color="auto"/>
              <w:bottom w:val="single" w:sz="4" w:space="0" w:color="auto"/>
            </w:tcBorders>
            <w:vAlign w:val="center"/>
          </w:tcPr>
          <w:p w14:paraId="0C1C0304" w14:textId="2073FD0A" w:rsidR="0097664F" w:rsidRPr="0098343A" w:rsidDel="00994938" w:rsidRDefault="0097664F">
            <w:pPr>
              <w:spacing w:after="0"/>
              <w:contextualSpacing/>
              <w:jc w:val="center"/>
              <w:rPr>
                <w:del w:id="1319" w:author="Jujia Li" w:date="2026-02-25T21:13:00Z" w16du:dateUtc="2026-02-26T03:13:00Z"/>
                <w:moveFrom w:id="1320" w:author="Jujia Li" w:date="2026-02-23T14:34:00Z" w16du:dateUtc="2026-02-23T20:34:00Z"/>
                <w:rFonts w:cs="Times New Roman"/>
                <w:sz w:val="20"/>
                <w:szCs w:val="20"/>
              </w:rPr>
              <w:pPrChange w:id="1321" w:author="Jujia Li" w:date="2026-02-14T17:36:00Z" w16du:dateUtc="2026-02-14T23:36:00Z">
                <w:pPr>
                  <w:contextualSpacing/>
                  <w:jc w:val="center"/>
                </w:pPr>
              </w:pPrChange>
            </w:pPr>
          </w:p>
        </w:tc>
        <w:tc>
          <w:tcPr>
            <w:tcW w:w="1689" w:type="dxa"/>
            <w:tcBorders>
              <w:top w:val="single" w:sz="4" w:space="0" w:color="auto"/>
              <w:bottom w:val="single" w:sz="4" w:space="0" w:color="auto"/>
            </w:tcBorders>
            <w:vAlign w:val="center"/>
          </w:tcPr>
          <w:p w14:paraId="29AC5997" w14:textId="6AB48F32" w:rsidR="0097664F" w:rsidRPr="0098343A" w:rsidDel="00994938" w:rsidRDefault="0097664F">
            <w:pPr>
              <w:spacing w:after="0"/>
              <w:contextualSpacing/>
              <w:jc w:val="center"/>
              <w:rPr>
                <w:del w:id="1322" w:author="Jujia Li" w:date="2026-02-25T21:13:00Z" w16du:dateUtc="2026-02-26T03:13:00Z"/>
                <w:moveFrom w:id="1323" w:author="Jujia Li" w:date="2026-02-23T14:34:00Z" w16du:dateUtc="2026-02-23T20:34:00Z"/>
                <w:rFonts w:cs="Times New Roman"/>
                <w:sz w:val="20"/>
                <w:szCs w:val="20"/>
              </w:rPr>
              <w:pPrChange w:id="1324" w:author="Jujia Li" w:date="2026-02-14T17:36:00Z" w16du:dateUtc="2026-02-14T23:36:00Z">
                <w:pPr>
                  <w:contextualSpacing/>
                  <w:jc w:val="center"/>
                </w:pPr>
              </w:pPrChange>
            </w:pPr>
            <w:moveFrom w:id="1325" w:author="Jujia Li" w:date="2026-02-23T14:34:00Z" w16du:dateUtc="2026-02-23T20:34:00Z">
              <w:del w:id="1326" w:author="Jujia Li" w:date="2026-02-25T21:13:00Z" w16du:dateUtc="2026-02-26T03:13:00Z">
                <w:r w:rsidRPr="0098343A" w:rsidDel="00994938">
                  <w:rPr>
                    <w:rFonts w:cs="Times New Roman"/>
                    <w:sz w:val="20"/>
                    <w:szCs w:val="20"/>
                  </w:rPr>
                  <w:delText>Buprenorphine</w:delText>
                </w:r>
              </w:del>
            </w:moveFrom>
          </w:p>
        </w:tc>
        <w:tc>
          <w:tcPr>
            <w:tcW w:w="1723" w:type="dxa"/>
            <w:tcBorders>
              <w:top w:val="single" w:sz="4" w:space="0" w:color="auto"/>
              <w:bottom w:val="single" w:sz="4" w:space="0" w:color="auto"/>
            </w:tcBorders>
            <w:vAlign w:val="center"/>
          </w:tcPr>
          <w:p w14:paraId="53F5C4FB" w14:textId="3F703929" w:rsidR="0097664F" w:rsidRPr="0098343A" w:rsidDel="00994938" w:rsidRDefault="0097664F">
            <w:pPr>
              <w:spacing w:after="0"/>
              <w:contextualSpacing/>
              <w:jc w:val="center"/>
              <w:rPr>
                <w:del w:id="1327" w:author="Jujia Li" w:date="2026-02-25T21:13:00Z" w16du:dateUtc="2026-02-26T03:13:00Z"/>
                <w:moveFrom w:id="1328" w:author="Jujia Li" w:date="2026-02-23T14:34:00Z" w16du:dateUtc="2026-02-23T20:34:00Z"/>
                <w:rFonts w:cs="Times New Roman"/>
                <w:sz w:val="20"/>
                <w:szCs w:val="20"/>
              </w:rPr>
              <w:pPrChange w:id="1329" w:author="Jujia Li" w:date="2026-02-14T17:36:00Z" w16du:dateUtc="2026-02-14T23:36:00Z">
                <w:pPr>
                  <w:contextualSpacing/>
                  <w:jc w:val="center"/>
                </w:pPr>
              </w:pPrChange>
            </w:pPr>
            <w:moveFrom w:id="1330" w:author="Jujia Li" w:date="2026-02-23T14:34:00Z" w16du:dateUtc="2026-02-23T20:34:00Z">
              <w:del w:id="1331" w:author="Jujia Li" w:date="2026-02-25T21:13:00Z" w16du:dateUtc="2026-02-26T03:13:00Z">
                <w:r w:rsidRPr="0098343A" w:rsidDel="00994938">
                  <w:rPr>
                    <w:rFonts w:cs="Times New Roman"/>
                    <w:sz w:val="20"/>
                    <w:szCs w:val="20"/>
                  </w:rPr>
                  <w:delText>Hydrocodone</w:delText>
                </w:r>
              </w:del>
            </w:moveFrom>
          </w:p>
        </w:tc>
        <w:tc>
          <w:tcPr>
            <w:tcW w:w="1714" w:type="dxa"/>
            <w:tcBorders>
              <w:top w:val="single" w:sz="4" w:space="0" w:color="auto"/>
              <w:bottom w:val="single" w:sz="4" w:space="0" w:color="auto"/>
            </w:tcBorders>
            <w:vAlign w:val="center"/>
          </w:tcPr>
          <w:p w14:paraId="1692A3D5" w14:textId="73F4D975" w:rsidR="0097664F" w:rsidRPr="0098343A" w:rsidDel="00994938" w:rsidRDefault="0097664F">
            <w:pPr>
              <w:spacing w:after="0"/>
              <w:contextualSpacing/>
              <w:jc w:val="center"/>
              <w:rPr>
                <w:del w:id="1332" w:author="Jujia Li" w:date="2026-02-25T21:13:00Z" w16du:dateUtc="2026-02-26T03:13:00Z"/>
                <w:moveFrom w:id="1333" w:author="Jujia Li" w:date="2026-02-23T14:34:00Z" w16du:dateUtc="2026-02-23T20:34:00Z"/>
                <w:rFonts w:cs="Times New Roman"/>
                <w:sz w:val="20"/>
                <w:szCs w:val="20"/>
              </w:rPr>
              <w:pPrChange w:id="1334" w:author="Jujia Li" w:date="2026-02-14T17:36:00Z" w16du:dateUtc="2026-02-14T23:36:00Z">
                <w:pPr>
                  <w:contextualSpacing/>
                  <w:jc w:val="center"/>
                </w:pPr>
              </w:pPrChange>
            </w:pPr>
            <w:moveFrom w:id="1335" w:author="Jujia Li" w:date="2026-02-23T14:34:00Z" w16du:dateUtc="2026-02-23T20:34:00Z">
              <w:del w:id="1336" w:author="Jujia Li" w:date="2026-02-25T21:13:00Z" w16du:dateUtc="2026-02-26T03:13:00Z">
                <w:r w:rsidRPr="0098343A" w:rsidDel="00994938">
                  <w:rPr>
                    <w:rFonts w:cs="Times New Roman"/>
                    <w:sz w:val="20"/>
                    <w:szCs w:val="20"/>
                  </w:rPr>
                  <w:delText>Methadone</w:delText>
                </w:r>
              </w:del>
            </w:moveFrom>
          </w:p>
        </w:tc>
        <w:tc>
          <w:tcPr>
            <w:tcW w:w="1714" w:type="dxa"/>
            <w:tcBorders>
              <w:top w:val="single" w:sz="4" w:space="0" w:color="auto"/>
              <w:bottom w:val="single" w:sz="4" w:space="0" w:color="auto"/>
            </w:tcBorders>
            <w:vAlign w:val="center"/>
          </w:tcPr>
          <w:p w14:paraId="12A3E345" w14:textId="30988078" w:rsidR="0097664F" w:rsidRPr="0098343A" w:rsidDel="00994938" w:rsidRDefault="0097664F">
            <w:pPr>
              <w:spacing w:after="0"/>
              <w:contextualSpacing/>
              <w:jc w:val="center"/>
              <w:rPr>
                <w:del w:id="1337" w:author="Jujia Li" w:date="2026-02-25T21:13:00Z" w16du:dateUtc="2026-02-26T03:13:00Z"/>
                <w:moveFrom w:id="1338" w:author="Jujia Li" w:date="2026-02-23T14:34:00Z" w16du:dateUtc="2026-02-23T20:34:00Z"/>
                <w:rFonts w:cs="Times New Roman"/>
                <w:sz w:val="20"/>
                <w:szCs w:val="20"/>
              </w:rPr>
              <w:pPrChange w:id="1339" w:author="Jujia Li" w:date="2026-02-14T17:36:00Z" w16du:dateUtc="2026-02-14T23:36:00Z">
                <w:pPr>
                  <w:contextualSpacing/>
                  <w:jc w:val="center"/>
                </w:pPr>
              </w:pPrChange>
            </w:pPr>
            <w:moveFrom w:id="1340" w:author="Jujia Li" w:date="2026-02-23T14:34:00Z" w16du:dateUtc="2026-02-23T20:34:00Z">
              <w:del w:id="1341" w:author="Jujia Li" w:date="2026-02-25T21:13:00Z" w16du:dateUtc="2026-02-26T03:13:00Z">
                <w:r w:rsidRPr="0098343A" w:rsidDel="00994938">
                  <w:rPr>
                    <w:rFonts w:cs="Times New Roman"/>
                    <w:sz w:val="20"/>
                    <w:szCs w:val="20"/>
                  </w:rPr>
                  <w:delText>Oxycodone</w:delText>
                </w:r>
              </w:del>
            </w:moveFrom>
          </w:p>
        </w:tc>
      </w:tr>
      <w:tr w:rsidR="0097664F" w:rsidRPr="008C68DD" w:rsidDel="00994938" w14:paraId="6CD5369B" w14:textId="0D5CC4BF" w:rsidTr="00884FD9">
        <w:trPr>
          <w:trHeight w:val="288"/>
          <w:del w:id="1342" w:author="Jujia Li" w:date="2026-02-25T21:13:00Z"/>
        </w:trPr>
        <w:tc>
          <w:tcPr>
            <w:tcW w:w="1800" w:type="dxa"/>
            <w:tcBorders>
              <w:top w:val="single" w:sz="4" w:space="0" w:color="auto"/>
            </w:tcBorders>
            <w:vAlign w:val="center"/>
          </w:tcPr>
          <w:p w14:paraId="5DFB2F40" w14:textId="0DEDC3C3" w:rsidR="0097664F" w:rsidRPr="0098343A" w:rsidDel="00994938" w:rsidRDefault="0097664F">
            <w:pPr>
              <w:spacing w:after="0"/>
              <w:contextualSpacing/>
              <w:jc w:val="right"/>
              <w:rPr>
                <w:del w:id="1343" w:author="Jujia Li" w:date="2026-02-25T21:13:00Z" w16du:dateUtc="2026-02-26T03:13:00Z"/>
                <w:moveFrom w:id="1344" w:author="Jujia Li" w:date="2026-02-23T14:34:00Z" w16du:dateUtc="2026-02-23T20:34:00Z"/>
                <w:rFonts w:cs="Times New Roman"/>
                <w:sz w:val="20"/>
                <w:szCs w:val="20"/>
              </w:rPr>
              <w:pPrChange w:id="1345" w:author="Jujia Li" w:date="2026-02-14T17:36:00Z" w16du:dateUtc="2026-02-14T23:36:00Z">
                <w:pPr>
                  <w:contextualSpacing/>
                  <w:jc w:val="right"/>
                </w:pPr>
              </w:pPrChange>
            </w:pPr>
            <w:moveFrom w:id="1346" w:author="Jujia Li" w:date="2026-02-23T14:34:00Z" w16du:dateUtc="2026-02-23T20:34:00Z">
              <w:del w:id="1347" w:author="Jujia Li" w:date="2026-02-25T21:13:00Z" w16du:dateUtc="2026-02-26T03:13:00Z">
                <w:r w:rsidRPr="0098343A" w:rsidDel="00994938">
                  <w:rPr>
                    <w:rFonts w:cs="Times New Roman"/>
                    <w:sz w:val="20"/>
                    <w:szCs w:val="20"/>
                  </w:rPr>
                  <w:delText>Moran's Index</w:delText>
                </w:r>
              </w:del>
            </w:moveFrom>
          </w:p>
        </w:tc>
        <w:tc>
          <w:tcPr>
            <w:tcW w:w="1689" w:type="dxa"/>
            <w:tcBorders>
              <w:top w:val="single" w:sz="4" w:space="0" w:color="auto"/>
            </w:tcBorders>
            <w:vAlign w:val="bottom"/>
          </w:tcPr>
          <w:p w14:paraId="0850952D" w14:textId="2703D77B" w:rsidR="0097664F" w:rsidRPr="0098343A" w:rsidDel="00994938" w:rsidRDefault="0097664F">
            <w:pPr>
              <w:spacing w:after="0"/>
              <w:contextualSpacing/>
              <w:jc w:val="right"/>
              <w:rPr>
                <w:del w:id="1348" w:author="Jujia Li" w:date="2026-02-25T21:13:00Z" w16du:dateUtc="2026-02-26T03:13:00Z"/>
                <w:moveFrom w:id="1349" w:author="Jujia Li" w:date="2026-02-23T14:34:00Z" w16du:dateUtc="2026-02-23T20:34:00Z"/>
                <w:rFonts w:cs="Times New Roman"/>
                <w:sz w:val="20"/>
                <w:szCs w:val="20"/>
              </w:rPr>
              <w:pPrChange w:id="1350" w:author="Jujia Li" w:date="2026-02-14T17:36:00Z" w16du:dateUtc="2026-02-14T23:36:00Z">
                <w:pPr>
                  <w:contextualSpacing/>
                  <w:jc w:val="right"/>
                </w:pPr>
              </w:pPrChange>
            </w:pPr>
            <w:moveFrom w:id="1351" w:author="Jujia Li" w:date="2026-02-23T14:34:00Z" w16du:dateUtc="2026-02-23T20:34:00Z">
              <w:del w:id="1352" w:author="Jujia Li" w:date="2026-02-25T21:13:00Z" w16du:dateUtc="2026-02-26T03:13:00Z">
                <w:r w:rsidRPr="0098343A" w:rsidDel="00994938">
                  <w:rPr>
                    <w:rFonts w:cs="Times New Roman"/>
                    <w:sz w:val="20"/>
                    <w:szCs w:val="20"/>
                  </w:rPr>
                  <w:delText>0.088832</w:delText>
                </w:r>
              </w:del>
            </w:moveFrom>
          </w:p>
        </w:tc>
        <w:tc>
          <w:tcPr>
            <w:tcW w:w="1723" w:type="dxa"/>
            <w:tcBorders>
              <w:top w:val="single" w:sz="4" w:space="0" w:color="auto"/>
            </w:tcBorders>
            <w:vAlign w:val="bottom"/>
          </w:tcPr>
          <w:p w14:paraId="16779A8B" w14:textId="77BC8214" w:rsidR="0097664F" w:rsidRPr="0098343A" w:rsidDel="00994938" w:rsidRDefault="0097664F">
            <w:pPr>
              <w:spacing w:after="0"/>
              <w:contextualSpacing/>
              <w:jc w:val="right"/>
              <w:rPr>
                <w:del w:id="1353" w:author="Jujia Li" w:date="2026-02-25T21:13:00Z" w16du:dateUtc="2026-02-26T03:13:00Z"/>
                <w:moveFrom w:id="1354" w:author="Jujia Li" w:date="2026-02-23T14:34:00Z" w16du:dateUtc="2026-02-23T20:34:00Z"/>
                <w:rFonts w:cs="Times New Roman"/>
                <w:sz w:val="20"/>
                <w:szCs w:val="20"/>
              </w:rPr>
              <w:pPrChange w:id="1355" w:author="Jujia Li" w:date="2026-02-14T17:36:00Z" w16du:dateUtc="2026-02-14T23:36:00Z">
                <w:pPr>
                  <w:contextualSpacing/>
                  <w:jc w:val="right"/>
                </w:pPr>
              </w:pPrChange>
            </w:pPr>
            <w:moveFrom w:id="1356" w:author="Jujia Li" w:date="2026-02-23T14:34:00Z" w16du:dateUtc="2026-02-23T20:34:00Z">
              <w:del w:id="1357" w:author="Jujia Li" w:date="2026-02-25T21:13:00Z" w16du:dateUtc="2026-02-26T03:13:00Z">
                <w:r w:rsidRPr="0098343A" w:rsidDel="00994938">
                  <w:rPr>
                    <w:rFonts w:cs="Times New Roman"/>
                    <w:sz w:val="20"/>
                    <w:szCs w:val="20"/>
                  </w:rPr>
                  <w:delText>0.062552</w:delText>
                </w:r>
              </w:del>
            </w:moveFrom>
          </w:p>
        </w:tc>
        <w:tc>
          <w:tcPr>
            <w:tcW w:w="1714" w:type="dxa"/>
            <w:tcBorders>
              <w:top w:val="single" w:sz="4" w:space="0" w:color="auto"/>
            </w:tcBorders>
            <w:vAlign w:val="bottom"/>
          </w:tcPr>
          <w:p w14:paraId="05708D02" w14:textId="79DEE3B4" w:rsidR="0097664F" w:rsidRPr="0098343A" w:rsidDel="00994938" w:rsidRDefault="0097664F">
            <w:pPr>
              <w:spacing w:after="0"/>
              <w:contextualSpacing/>
              <w:jc w:val="right"/>
              <w:rPr>
                <w:del w:id="1358" w:author="Jujia Li" w:date="2026-02-25T21:13:00Z" w16du:dateUtc="2026-02-26T03:13:00Z"/>
                <w:moveFrom w:id="1359" w:author="Jujia Li" w:date="2026-02-23T14:34:00Z" w16du:dateUtc="2026-02-23T20:34:00Z"/>
                <w:rFonts w:cs="Times New Roman"/>
                <w:sz w:val="20"/>
                <w:szCs w:val="20"/>
              </w:rPr>
              <w:pPrChange w:id="1360" w:author="Jujia Li" w:date="2026-02-14T17:36:00Z" w16du:dateUtc="2026-02-14T23:36:00Z">
                <w:pPr>
                  <w:contextualSpacing/>
                  <w:jc w:val="right"/>
                </w:pPr>
              </w:pPrChange>
            </w:pPr>
            <w:moveFrom w:id="1361" w:author="Jujia Li" w:date="2026-02-23T14:34:00Z" w16du:dateUtc="2026-02-23T20:34:00Z">
              <w:del w:id="1362" w:author="Jujia Li" w:date="2026-02-25T21:13:00Z" w16du:dateUtc="2026-02-26T03:13:00Z">
                <w:r w:rsidRPr="0098343A" w:rsidDel="00994938">
                  <w:rPr>
                    <w:rFonts w:cs="Times New Roman"/>
                    <w:sz w:val="20"/>
                    <w:szCs w:val="20"/>
                  </w:rPr>
                  <w:delText>0.455197</w:delText>
                </w:r>
              </w:del>
            </w:moveFrom>
          </w:p>
        </w:tc>
        <w:tc>
          <w:tcPr>
            <w:tcW w:w="1714" w:type="dxa"/>
            <w:tcBorders>
              <w:top w:val="single" w:sz="4" w:space="0" w:color="auto"/>
            </w:tcBorders>
            <w:vAlign w:val="bottom"/>
          </w:tcPr>
          <w:p w14:paraId="49DE3648" w14:textId="018CB086" w:rsidR="0097664F" w:rsidRPr="0098343A" w:rsidDel="00994938" w:rsidRDefault="0097664F">
            <w:pPr>
              <w:spacing w:after="0"/>
              <w:contextualSpacing/>
              <w:jc w:val="right"/>
              <w:rPr>
                <w:del w:id="1363" w:author="Jujia Li" w:date="2026-02-25T21:13:00Z" w16du:dateUtc="2026-02-26T03:13:00Z"/>
                <w:moveFrom w:id="1364" w:author="Jujia Li" w:date="2026-02-23T14:34:00Z" w16du:dateUtc="2026-02-23T20:34:00Z"/>
                <w:rFonts w:cs="Times New Roman"/>
                <w:sz w:val="20"/>
                <w:szCs w:val="20"/>
              </w:rPr>
              <w:pPrChange w:id="1365" w:author="Jujia Li" w:date="2026-02-14T17:36:00Z" w16du:dateUtc="2026-02-14T23:36:00Z">
                <w:pPr>
                  <w:contextualSpacing/>
                  <w:jc w:val="right"/>
                </w:pPr>
              </w:pPrChange>
            </w:pPr>
            <w:moveFrom w:id="1366" w:author="Jujia Li" w:date="2026-02-23T14:34:00Z" w16du:dateUtc="2026-02-23T20:34:00Z">
              <w:del w:id="1367" w:author="Jujia Li" w:date="2026-02-25T21:13:00Z" w16du:dateUtc="2026-02-26T03:13:00Z">
                <w:r w:rsidRPr="0098343A" w:rsidDel="00994938">
                  <w:rPr>
                    <w:rFonts w:cs="Times New Roman"/>
                    <w:sz w:val="20"/>
                    <w:szCs w:val="20"/>
                  </w:rPr>
                  <w:delText>-0.072075</w:delText>
                </w:r>
              </w:del>
            </w:moveFrom>
          </w:p>
        </w:tc>
      </w:tr>
      <w:tr w:rsidR="0097664F" w:rsidRPr="008C68DD" w:rsidDel="00994938" w14:paraId="653FF50F" w14:textId="3DBAD44F" w:rsidTr="00884FD9">
        <w:trPr>
          <w:trHeight w:val="288"/>
          <w:del w:id="1368" w:author="Jujia Li" w:date="2026-02-25T21:13:00Z"/>
        </w:trPr>
        <w:tc>
          <w:tcPr>
            <w:tcW w:w="1800" w:type="dxa"/>
            <w:vAlign w:val="center"/>
          </w:tcPr>
          <w:p w14:paraId="4A9CB8F7" w14:textId="53A43569" w:rsidR="0097664F" w:rsidRPr="0098343A" w:rsidDel="00994938" w:rsidRDefault="0097664F">
            <w:pPr>
              <w:spacing w:after="0"/>
              <w:contextualSpacing/>
              <w:jc w:val="right"/>
              <w:rPr>
                <w:del w:id="1369" w:author="Jujia Li" w:date="2026-02-25T21:13:00Z" w16du:dateUtc="2026-02-26T03:13:00Z"/>
                <w:moveFrom w:id="1370" w:author="Jujia Li" w:date="2026-02-23T14:34:00Z" w16du:dateUtc="2026-02-23T20:34:00Z"/>
                <w:rFonts w:cs="Times New Roman"/>
                <w:sz w:val="20"/>
                <w:szCs w:val="20"/>
              </w:rPr>
              <w:pPrChange w:id="1371" w:author="Jujia Li" w:date="2026-02-14T17:36:00Z" w16du:dateUtc="2026-02-14T23:36:00Z">
                <w:pPr>
                  <w:contextualSpacing/>
                  <w:jc w:val="right"/>
                </w:pPr>
              </w:pPrChange>
            </w:pPr>
            <w:moveFrom w:id="1372" w:author="Jujia Li" w:date="2026-02-23T14:34:00Z" w16du:dateUtc="2026-02-23T20:34:00Z">
              <w:del w:id="1373" w:author="Jujia Li" w:date="2026-02-25T21:13:00Z" w16du:dateUtc="2026-02-26T03:13:00Z">
                <w:r w:rsidRPr="0098343A" w:rsidDel="00994938">
                  <w:rPr>
                    <w:rFonts w:cs="Times New Roman"/>
                    <w:sz w:val="20"/>
                    <w:szCs w:val="20"/>
                  </w:rPr>
                  <w:delText>Expected Index</w:delText>
                </w:r>
              </w:del>
            </w:moveFrom>
          </w:p>
        </w:tc>
        <w:tc>
          <w:tcPr>
            <w:tcW w:w="1689" w:type="dxa"/>
            <w:vAlign w:val="bottom"/>
          </w:tcPr>
          <w:p w14:paraId="7970C1DB" w14:textId="28E60380" w:rsidR="0097664F" w:rsidRPr="0098343A" w:rsidDel="00994938" w:rsidRDefault="0097664F">
            <w:pPr>
              <w:spacing w:after="0"/>
              <w:contextualSpacing/>
              <w:jc w:val="right"/>
              <w:rPr>
                <w:del w:id="1374" w:author="Jujia Li" w:date="2026-02-25T21:13:00Z" w16du:dateUtc="2026-02-26T03:13:00Z"/>
                <w:moveFrom w:id="1375" w:author="Jujia Li" w:date="2026-02-23T14:34:00Z" w16du:dateUtc="2026-02-23T20:34:00Z"/>
                <w:rFonts w:cs="Times New Roman"/>
                <w:sz w:val="20"/>
                <w:szCs w:val="20"/>
              </w:rPr>
              <w:pPrChange w:id="1376" w:author="Jujia Li" w:date="2026-02-14T17:36:00Z" w16du:dateUtc="2026-02-14T23:36:00Z">
                <w:pPr>
                  <w:contextualSpacing/>
                  <w:jc w:val="right"/>
                </w:pPr>
              </w:pPrChange>
            </w:pPr>
            <w:moveFrom w:id="1377" w:author="Jujia Li" w:date="2026-02-23T14:34:00Z" w16du:dateUtc="2026-02-23T20:34:00Z">
              <w:del w:id="1378" w:author="Jujia Li" w:date="2026-02-25T21:13:00Z" w16du:dateUtc="2026-02-26T03:13:00Z">
                <w:r w:rsidRPr="0098343A" w:rsidDel="00994938">
                  <w:rPr>
                    <w:rFonts w:cs="Times New Roman"/>
                    <w:sz w:val="20"/>
                    <w:szCs w:val="20"/>
                  </w:rPr>
                  <w:delText>-0.047619</w:delText>
                </w:r>
              </w:del>
            </w:moveFrom>
          </w:p>
        </w:tc>
        <w:tc>
          <w:tcPr>
            <w:tcW w:w="1723" w:type="dxa"/>
            <w:vAlign w:val="bottom"/>
          </w:tcPr>
          <w:p w14:paraId="75C9DE80" w14:textId="5CFEE957" w:rsidR="0097664F" w:rsidRPr="0098343A" w:rsidDel="00994938" w:rsidRDefault="0097664F">
            <w:pPr>
              <w:spacing w:after="0"/>
              <w:contextualSpacing/>
              <w:jc w:val="right"/>
              <w:rPr>
                <w:del w:id="1379" w:author="Jujia Li" w:date="2026-02-25T21:13:00Z" w16du:dateUtc="2026-02-26T03:13:00Z"/>
                <w:moveFrom w:id="1380" w:author="Jujia Li" w:date="2026-02-23T14:34:00Z" w16du:dateUtc="2026-02-23T20:34:00Z"/>
                <w:rFonts w:cs="Times New Roman"/>
                <w:sz w:val="20"/>
                <w:szCs w:val="20"/>
              </w:rPr>
              <w:pPrChange w:id="1381" w:author="Jujia Li" w:date="2026-02-14T17:36:00Z" w16du:dateUtc="2026-02-14T23:36:00Z">
                <w:pPr>
                  <w:contextualSpacing/>
                  <w:jc w:val="right"/>
                </w:pPr>
              </w:pPrChange>
            </w:pPr>
            <w:moveFrom w:id="1382" w:author="Jujia Li" w:date="2026-02-23T14:34:00Z" w16du:dateUtc="2026-02-23T20:34:00Z">
              <w:del w:id="1383" w:author="Jujia Li" w:date="2026-02-25T21:13:00Z" w16du:dateUtc="2026-02-26T03:13:00Z">
                <w:r w:rsidRPr="0098343A" w:rsidDel="00994938">
                  <w:rPr>
                    <w:rFonts w:cs="Times New Roman"/>
                    <w:sz w:val="20"/>
                    <w:szCs w:val="20"/>
                  </w:rPr>
                  <w:delText>-0.047619</w:delText>
                </w:r>
              </w:del>
            </w:moveFrom>
          </w:p>
        </w:tc>
        <w:tc>
          <w:tcPr>
            <w:tcW w:w="1714" w:type="dxa"/>
            <w:vAlign w:val="bottom"/>
          </w:tcPr>
          <w:p w14:paraId="5C69BCB9" w14:textId="5CBF7CC7" w:rsidR="0097664F" w:rsidRPr="0098343A" w:rsidDel="00994938" w:rsidRDefault="0097664F">
            <w:pPr>
              <w:spacing w:after="0"/>
              <w:contextualSpacing/>
              <w:jc w:val="right"/>
              <w:rPr>
                <w:del w:id="1384" w:author="Jujia Li" w:date="2026-02-25T21:13:00Z" w16du:dateUtc="2026-02-26T03:13:00Z"/>
                <w:moveFrom w:id="1385" w:author="Jujia Li" w:date="2026-02-23T14:34:00Z" w16du:dateUtc="2026-02-23T20:34:00Z"/>
                <w:rFonts w:cs="Times New Roman"/>
                <w:sz w:val="20"/>
                <w:szCs w:val="20"/>
              </w:rPr>
              <w:pPrChange w:id="1386" w:author="Jujia Li" w:date="2026-02-14T17:36:00Z" w16du:dateUtc="2026-02-14T23:36:00Z">
                <w:pPr>
                  <w:contextualSpacing/>
                  <w:jc w:val="right"/>
                </w:pPr>
              </w:pPrChange>
            </w:pPr>
            <w:moveFrom w:id="1387" w:author="Jujia Li" w:date="2026-02-23T14:34:00Z" w16du:dateUtc="2026-02-23T20:34:00Z">
              <w:del w:id="1388" w:author="Jujia Li" w:date="2026-02-25T21:13:00Z" w16du:dateUtc="2026-02-26T03:13:00Z">
                <w:r w:rsidRPr="0098343A" w:rsidDel="00994938">
                  <w:rPr>
                    <w:rFonts w:cs="Times New Roman"/>
                    <w:sz w:val="20"/>
                    <w:szCs w:val="20"/>
                  </w:rPr>
                  <w:delText>-0.047619</w:delText>
                </w:r>
              </w:del>
            </w:moveFrom>
          </w:p>
        </w:tc>
        <w:tc>
          <w:tcPr>
            <w:tcW w:w="1714" w:type="dxa"/>
            <w:vAlign w:val="bottom"/>
          </w:tcPr>
          <w:p w14:paraId="5F79F885" w14:textId="0526D4B5" w:rsidR="0097664F" w:rsidRPr="0098343A" w:rsidDel="00994938" w:rsidRDefault="0097664F">
            <w:pPr>
              <w:spacing w:after="0"/>
              <w:contextualSpacing/>
              <w:jc w:val="right"/>
              <w:rPr>
                <w:del w:id="1389" w:author="Jujia Li" w:date="2026-02-25T21:13:00Z" w16du:dateUtc="2026-02-26T03:13:00Z"/>
                <w:moveFrom w:id="1390" w:author="Jujia Li" w:date="2026-02-23T14:34:00Z" w16du:dateUtc="2026-02-23T20:34:00Z"/>
                <w:rFonts w:cs="Times New Roman"/>
                <w:sz w:val="20"/>
                <w:szCs w:val="20"/>
              </w:rPr>
              <w:pPrChange w:id="1391" w:author="Jujia Li" w:date="2026-02-14T17:36:00Z" w16du:dateUtc="2026-02-14T23:36:00Z">
                <w:pPr>
                  <w:contextualSpacing/>
                  <w:jc w:val="right"/>
                </w:pPr>
              </w:pPrChange>
            </w:pPr>
            <w:moveFrom w:id="1392" w:author="Jujia Li" w:date="2026-02-23T14:34:00Z" w16du:dateUtc="2026-02-23T20:34:00Z">
              <w:del w:id="1393" w:author="Jujia Li" w:date="2026-02-25T21:13:00Z" w16du:dateUtc="2026-02-26T03:13:00Z">
                <w:r w:rsidRPr="0098343A" w:rsidDel="00994938">
                  <w:rPr>
                    <w:rFonts w:cs="Times New Roman"/>
                    <w:sz w:val="20"/>
                    <w:szCs w:val="20"/>
                  </w:rPr>
                  <w:delText>-0.047619</w:delText>
                </w:r>
              </w:del>
            </w:moveFrom>
          </w:p>
        </w:tc>
      </w:tr>
      <w:tr w:rsidR="0097664F" w:rsidRPr="008C68DD" w:rsidDel="00994938" w14:paraId="6D9B96FC" w14:textId="2C882B3E" w:rsidTr="00884FD9">
        <w:trPr>
          <w:trHeight w:val="288"/>
          <w:del w:id="1394" w:author="Jujia Li" w:date="2026-02-25T21:13:00Z"/>
        </w:trPr>
        <w:tc>
          <w:tcPr>
            <w:tcW w:w="1800" w:type="dxa"/>
            <w:vAlign w:val="center"/>
          </w:tcPr>
          <w:p w14:paraId="61A92C1F" w14:textId="2DB8F777" w:rsidR="0097664F" w:rsidRPr="0098343A" w:rsidDel="00994938" w:rsidRDefault="0097664F">
            <w:pPr>
              <w:spacing w:after="0"/>
              <w:contextualSpacing/>
              <w:jc w:val="right"/>
              <w:rPr>
                <w:del w:id="1395" w:author="Jujia Li" w:date="2026-02-25T21:13:00Z" w16du:dateUtc="2026-02-26T03:13:00Z"/>
                <w:moveFrom w:id="1396" w:author="Jujia Li" w:date="2026-02-23T14:34:00Z" w16du:dateUtc="2026-02-23T20:34:00Z"/>
                <w:rFonts w:cs="Times New Roman"/>
                <w:sz w:val="20"/>
                <w:szCs w:val="20"/>
              </w:rPr>
              <w:pPrChange w:id="1397" w:author="Jujia Li" w:date="2026-02-14T17:36:00Z" w16du:dateUtc="2026-02-14T23:36:00Z">
                <w:pPr>
                  <w:contextualSpacing/>
                  <w:jc w:val="right"/>
                </w:pPr>
              </w:pPrChange>
            </w:pPr>
            <w:moveFrom w:id="1398" w:author="Jujia Li" w:date="2026-02-23T14:34:00Z" w16du:dateUtc="2026-02-23T20:34:00Z">
              <w:del w:id="1399" w:author="Jujia Li" w:date="2026-02-25T21:13:00Z" w16du:dateUtc="2026-02-26T03:13:00Z">
                <w:r w:rsidRPr="0098343A" w:rsidDel="00994938">
                  <w:rPr>
                    <w:rFonts w:cs="Times New Roman"/>
                    <w:sz w:val="20"/>
                    <w:szCs w:val="20"/>
                  </w:rPr>
                  <w:delText>Variance</w:delText>
                </w:r>
              </w:del>
            </w:moveFrom>
          </w:p>
        </w:tc>
        <w:tc>
          <w:tcPr>
            <w:tcW w:w="1689" w:type="dxa"/>
            <w:vAlign w:val="bottom"/>
          </w:tcPr>
          <w:p w14:paraId="320E7BC7" w14:textId="3CD5F37A" w:rsidR="0097664F" w:rsidRPr="0098343A" w:rsidDel="00994938" w:rsidRDefault="0097664F">
            <w:pPr>
              <w:spacing w:after="0"/>
              <w:contextualSpacing/>
              <w:jc w:val="right"/>
              <w:rPr>
                <w:del w:id="1400" w:author="Jujia Li" w:date="2026-02-25T21:13:00Z" w16du:dateUtc="2026-02-26T03:13:00Z"/>
                <w:moveFrom w:id="1401" w:author="Jujia Li" w:date="2026-02-23T14:34:00Z" w16du:dateUtc="2026-02-23T20:34:00Z"/>
                <w:rFonts w:cs="Times New Roman"/>
                <w:sz w:val="20"/>
                <w:szCs w:val="20"/>
              </w:rPr>
              <w:pPrChange w:id="1402" w:author="Jujia Li" w:date="2026-02-14T17:36:00Z" w16du:dateUtc="2026-02-14T23:36:00Z">
                <w:pPr>
                  <w:contextualSpacing/>
                  <w:jc w:val="right"/>
                </w:pPr>
              </w:pPrChange>
            </w:pPr>
            <w:moveFrom w:id="1403" w:author="Jujia Li" w:date="2026-02-23T14:34:00Z" w16du:dateUtc="2026-02-23T20:34:00Z">
              <w:del w:id="1404" w:author="Jujia Li" w:date="2026-02-25T21:13:00Z" w16du:dateUtc="2026-02-26T03:13:00Z">
                <w:r w:rsidRPr="0098343A" w:rsidDel="00994938">
                  <w:rPr>
                    <w:rFonts w:cs="Times New Roman"/>
                    <w:sz w:val="20"/>
                    <w:szCs w:val="20"/>
                  </w:rPr>
                  <w:delText>0.035280</w:delText>
                </w:r>
              </w:del>
            </w:moveFrom>
          </w:p>
        </w:tc>
        <w:tc>
          <w:tcPr>
            <w:tcW w:w="1723" w:type="dxa"/>
            <w:vAlign w:val="bottom"/>
          </w:tcPr>
          <w:p w14:paraId="70AF44F3" w14:textId="176FB6FC" w:rsidR="0097664F" w:rsidRPr="0098343A" w:rsidDel="00994938" w:rsidRDefault="0097664F">
            <w:pPr>
              <w:spacing w:after="0"/>
              <w:contextualSpacing/>
              <w:jc w:val="right"/>
              <w:rPr>
                <w:del w:id="1405" w:author="Jujia Li" w:date="2026-02-25T21:13:00Z" w16du:dateUtc="2026-02-26T03:13:00Z"/>
                <w:moveFrom w:id="1406" w:author="Jujia Li" w:date="2026-02-23T14:34:00Z" w16du:dateUtc="2026-02-23T20:34:00Z"/>
                <w:rFonts w:cs="Times New Roman"/>
                <w:sz w:val="20"/>
                <w:szCs w:val="20"/>
              </w:rPr>
              <w:pPrChange w:id="1407" w:author="Jujia Li" w:date="2026-02-14T17:36:00Z" w16du:dateUtc="2026-02-14T23:36:00Z">
                <w:pPr>
                  <w:contextualSpacing/>
                  <w:jc w:val="right"/>
                </w:pPr>
              </w:pPrChange>
            </w:pPr>
            <w:moveFrom w:id="1408" w:author="Jujia Li" w:date="2026-02-23T14:34:00Z" w16du:dateUtc="2026-02-23T20:34:00Z">
              <w:del w:id="1409" w:author="Jujia Li" w:date="2026-02-25T21:13:00Z" w16du:dateUtc="2026-02-26T03:13:00Z">
                <w:r w:rsidRPr="0098343A" w:rsidDel="00994938">
                  <w:rPr>
                    <w:rFonts w:cs="Times New Roman"/>
                    <w:sz w:val="20"/>
                    <w:szCs w:val="20"/>
                  </w:rPr>
                  <w:delText>0.036123</w:delText>
                </w:r>
              </w:del>
            </w:moveFrom>
          </w:p>
        </w:tc>
        <w:tc>
          <w:tcPr>
            <w:tcW w:w="1714" w:type="dxa"/>
            <w:vAlign w:val="bottom"/>
          </w:tcPr>
          <w:p w14:paraId="0EF51F4F" w14:textId="2887A628" w:rsidR="0097664F" w:rsidRPr="0098343A" w:rsidDel="00994938" w:rsidRDefault="0097664F">
            <w:pPr>
              <w:spacing w:after="0"/>
              <w:contextualSpacing/>
              <w:jc w:val="right"/>
              <w:rPr>
                <w:del w:id="1410" w:author="Jujia Li" w:date="2026-02-25T21:13:00Z" w16du:dateUtc="2026-02-26T03:13:00Z"/>
                <w:moveFrom w:id="1411" w:author="Jujia Li" w:date="2026-02-23T14:34:00Z" w16du:dateUtc="2026-02-23T20:34:00Z"/>
                <w:rFonts w:cs="Times New Roman"/>
                <w:sz w:val="20"/>
                <w:szCs w:val="20"/>
              </w:rPr>
              <w:pPrChange w:id="1412" w:author="Jujia Li" w:date="2026-02-14T17:36:00Z" w16du:dateUtc="2026-02-14T23:36:00Z">
                <w:pPr>
                  <w:contextualSpacing/>
                  <w:jc w:val="right"/>
                </w:pPr>
              </w:pPrChange>
            </w:pPr>
            <w:moveFrom w:id="1413" w:author="Jujia Li" w:date="2026-02-23T14:34:00Z" w16du:dateUtc="2026-02-23T20:34:00Z">
              <w:del w:id="1414" w:author="Jujia Li" w:date="2026-02-25T21:13:00Z" w16du:dateUtc="2026-02-26T03:13:00Z">
                <w:r w:rsidRPr="0098343A" w:rsidDel="00994938">
                  <w:rPr>
                    <w:rFonts w:cs="Times New Roman"/>
                    <w:sz w:val="20"/>
                    <w:szCs w:val="20"/>
                  </w:rPr>
                  <w:delText>0.033704</w:delText>
                </w:r>
              </w:del>
            </w:moveFrom>
          </w:p>
        </w:tc>
        <w:tc>
          <w:tcPr>
            <w:tcW w:w="1714" w:type="dxa"/>
            <w:vAlign w:val="bottom"/>
          </w:tcPr>
          <w:p w14:paraId="6CBEC515" w14:textId="0E60A435" w:rsidR="0097664F" w:rsidRPr="0098343A" w:rsidDel="00994938" w:rsidRDefault="0097664F">
            <w:pPr>
              <w:spacing w:after="0"/>
              <w:contextualSpacing/>
              <w:jc w:val="right"/>
              <w:rPr>
                <w:del w:id="1415" w:author="Jujia Li" w:date="2026-02-25T21:13:00Z" w16du:dateUtc="2026-02-26T03:13:00Z"/>
                <w:moveFrom w:id="1416" w:author="Jujia Li" w:date="2026-02-23T14:34:00Z" w16du:dateUtc="2026-02-23T20:34:00Z"/>
                <w:rFonts w:cs="Times New Roman"/>
                <w:sz w:val="20"/>
                <w:szCs w:val="20"/>
              </w:rPr>
              <w:pPrChange w:id="1417" w:author="Jujia Li" w:date="2026-02-14T17:36:00Z" w16du:dateUtc="2026-02-14T23:36:00Z">
                <w:pPr>
                  <w:contextualSpacing/>
                  <w:jc w:val="right"/>
                </w:pPr>
              </w:pPrChange>
            </w:pPr>
            <w:moveFrom w:id="1418" w:author="Jujia Li" w:date="2026-02-23T14:34:00Z" w16du:dateUtc="2026-02-23T20:34:00Z">
              <w:del w:id="1419" w:author="Jujia Li" w:date="2026-02-25T21:13:00Z" w16du:dateUtc="2026-02-26T03:13:00Z">
                <w:r w:rsidRPr="0098343A" w:rsidDel="00994938">
                  <w:rPr>
                    <w:rFonts w:cs="Times New Roman"/>
                    <w:sz w:val="20"/>
                    <w:szCs w:val="20"/>
                  </w:rPr>
                  <w:delText>0.033338</w:delText>
                </w:r>
              </w:del>
            </w:moveFrom>
          </w:p>
        </w:tc>
      </w:tr>
      <w:tr w:rsidR="0097664F" w:rsidRPr="008C68DD" w:rsidDel="00994938" w14:paraId="5F384E95" w14:textId="486DF011" w:rsidTr="00884FD9">
        <w:trPr>
          <w:trHeight w:val="288"/>
          <w:del w:id="1420" w:author="Jujia Li" w:date="2026-02-25T21:13:00Z"/>
        </w:trPr>
        <w:tc>
          <w:tcPr>
            <w:tcW w:w="1800" w:type="dxa"/>
            <w:vAlign w:val="center"/>
          </w:tcPr>
          <w:p w14:paraId="04FC322B" w14:textId="4FADB261" w:rsidR="0097664F" w:rsidRPr="0098343A" w:rsidDel="00994938" w:rsidRDefault="0097664F">
            <w:pPr>
              <w:spacing w:after="0"/>
              <w:contextualSpacing/>
              <w:jc w:val="right"/>
              <w:rPr>
                <w:del w:id="1421" w:author="Jujia Li" w:date="2026-02-25T21:13:00Z" w16du:dateUtc="2026-02-26T03:13:00Z"/>
                <w:moveFrom w:id="1422" w:author="Jujia Li" w:date="2026-02-23T14:34:00Z" w16du:dateUtc="2026-02-23T20:34:00Z"/>
                <w:rFonts w:cs="Times New Roman"/>
                <w:sz w:val="20"/>
                <w:szCs w:val="20"/>
              </w:rPr>
              <w:pPrChange w:id="1423" w:author="Jujia Li" w:date="2026-02-14T17:36:00Z" w16du:dateUtc="2026-02-14T23:36:00Z">
                <w:pPr>
                  <w:contextualSpacing/>
                  <w:jc w:val="right"/>
                </w:pPr>
              </w:pPrChange>
            </w:pPr>
            <w:moveFrom w:id="1424" w:author="Jujia Li" w:date="2026-02-23T14:34:00Z" w16du:dateUtc="2026-02-23T20:34:00Z">
              <w:del w:id="1425" w:author="Jujia Li" w:date="2026-02-25T21:13:00Z" w16du:dateUtc="2026-02-26T03:13:00Z">
                <w:r w:rsidRPr="0098343A" w:rsidDel="00994938">
                  <w:rPr>
                    <w:rFonts w:cs="Times New Roman"/>
                    <w:sz w:val="20"/>
                    <w:szCs w:val="20"/>
                  </w:rPr>
                  <w:delText>z-score</w:delText>
                </w:r>
              </w:del>
            </w:moveFrom>
          </w:p>
        </w:tc>
        <w:tc>
          <w:tcPr>
            <w:tcW w:w="1689" w:type="dxa"/>
            <w:vAlign w:val="bottom"/>
          </w:tcPr>
          <w:p w14:paraId="5A1D4F65" w14:textId="1E294DD2" w:rsidR="0097664F" w:rsidRPr="0098343A" w:rsidDel="00994938" w:rsidRDefault="0097664F">
            <w:pPr>
              <w:spacing w:after="0"/>
              <w:contextualSpacing/>
              <w:jc w:val="right"/>
              <w:rPr>
                <w:del w:id="1426" w:author="Jujia Li" w:date="2026-02-25T21:13:00Z" w16du:dateUtc="2026-02-26T03:13:00Z"/>
                <w:moveFrom w:id="1427" w:author="Jujia Li" w:date="2026-02-23T14:34:00Z" w16du:dateUtc="2026-02-23T20:34:00Z"/>
                <w:rFonts w:cs="Times New Roman"/>
                <w:sz w:val="20"/>
                <w:szCs w:val="20"/>
              </w:rPr>
              <w:pPrChange w:id="1428" w:author="Jujia Li" w:date="2026-02-14T17:36:00Z" w16du:dateUtc="2026-02-14T23:36:00Z">
                <w:pPr>
                  <w:contextualSpacing/>
                  <w:jc w:val="right"/>
                </w:pPr>
              </w:pPrChange>
            </w:pPr>
            <w:moveFrom w:id="1429" w:author="Jujia Li" w:date="2026-02-23T14:34:00Z" w16du:dateUtc="2026-02-23T20:34:00Z">
              <w:del w:id="1430" w:author="Jujia Li" w:date="2026-02-25T21:13:00Z" w16du:dateUtc="2026-02-26T03:13:00Z">
                <w:r w:rsidRPr="0098343A" w:rsidDel="00994938">
                  <w:rPr>
                    <w:rFonts w:cs="Times New Roman"/>
                    <w:sz w:val="20"/>
                    <w:szCs w:val="20"/>
                  </w:rPr>
                  <w:delText>0.726468</w:delText>
                </w:r>
              </w:del>
            </w:moveFrom>
          </w:p>
        </w:tc>
        <w:tc>
          <w:tcPr>
            <w:tcW w:w="1723" w:type="dxa"/>
            <w:vAlign w:val="bottom"/>
          </w:tcPr>
          <w:p w14:paraId="317BC33D" w14:textId="2914B6E9" w:rsidR="0097664F" w:rsidRPr="0098343A" w:rsidDel="00994938" w:rsidRDefault="0097664F">
            <w:pPr>
              <w:spacing w:after="0"/>
              <w:contextualSpacing/>
              <w:jc w:val="right"/>
              <w:rPr>
                <w:del w:id="1431" w:author="Jujia Li" w:date="2026-02-25T21:13:00Z" w16du:dateUtc="2026-02-26T03:13:00Z"/>
                <w:moveFrom w:id="1432" w:author="Jujia Li" w:date="2026-02-23T14:34:00Z" w16du:dateUtc="2026-02-23T20:34:00Z"/>
                <w:rFonts w:cs="Times New Roman"/>
                <w:sz w:val="20"/>
                <w:szCs w:val="20"/>
              </w:rPr>
              <w:pPrChange w:id="1433" w:author="Jujia Li" w:date="2026-02-14T17:36:00Z" w16du:dateUtc="2026-02-14T23:36:00Z">
                <w:pPr>
                  <w:contextualSpacing/>
                  <w:jc w:val="right"/>
                </w:pPr>
              </w:pPrChange>
            </w:pPr>
            <w:moveFrom w:id="1434" w:author="Jujia Li" w:date="2026-02-23T14:34:00Z" w16du:dateUtc="2026-02-23T20:34:00Z">
              <w:del w:id="1435" w:author="Jujia Li" w:date="2026-02-25T21:13:00Z" w16du:dateUtc="2026-02-26T03:13:00Z">
                <w:r w:rsidRPr="0098343A" w:rsidDel="00994938">
                  <w:rPr>
                    <w:rFonts w:cs="Times New Roman"/>
                    <w:sz w:val="20"/>
                    <w:szCs w:val="20"/>
                  </w:rPr>
                  <w:delText>0.579659</w:delText>
                </w:r>
              </w:del>
            </w:moveFrom>
          </w:p>
        </w:tc>
        <w:tc>
          <w:tcPr>
            <w:tcW w:w="1714" w:type="dxa"/>
            <w:vAlign w:val="bottom"/>
          </w:tcPr>
          <w:p w14:paraId="73FDC410" w14:textId="64ABE953" w:rsidR="0097664F" w:rsidRPr="0098343A" w:rsidDel="00994938" w:rsidRDefault="0097664F">
            <w:pPr>
              <w:spacing w:after="0"/>
              <w:contextualSpacing/>
              <w:jc w:val="right"/>
              <w:rPr>
                <w:del w:id="1436" w:author="Jujia Li" w:date="2026-02-25T21:13:00Z" w16du:dateUtc="2026-02-26T03:13:00Z"/>
                <w:moveFrom w:id="1437" w:author="Jujia Li" w:date="2026-02-23T14:34:00Z" w16du:dateUtc="2026-02-23T20:34:00Z"/>
                <w:rFonts w:cs="Times New Roman"/>
                <w:sz w:val="20"/>
                <w:szCs w:val="20"/>
              </w:rPr>
              <w:pPrChange w:id="1438" w:author="Jujia Li" w:date="2026-02-14T17:36:00Z" w16du:dateUtc="2026-02-14T23:36:00Z">
                <w:pPr>
                  <w:contextualSpacing/>
                  <w:jc w:val="right"/>
                </w:pPr>
              </w:pPrChange>
            </w:pPr>
            <w:moveFrom w:id="1439" w:author="Jujia Li" w:date="2026-02-23T14:34:00Z" w16du:dateUtc="2026-02-23T20:34:00Z">
              <w:del w:id="1440" w:author="Jujia Li" w:date="2026-02-25T21:13:00Z" w16du:dateUtc="2026-02-26T03:13:00Z">
                <w:r w:rsidRPr="0098343A" w:rsidDel="00994938">
                  <w:rPr>
                    <w:rFonts w:cs="Times New Roman"/>
                    <w:sz w:val="20"/>
                    <w:szCs w:val="20"/>
                  </w:rPr>
                  <w:delText>2.738834</w:delText>
                </w:r>
              </w:del>
            </w:moveFrom>
          </w:p>
        </w:tc>
        <w:tc>
          <w:tcPr>
            <w:tcW w:w="1714" w:type="dxa"/>
            <w:vAlign w:val="bottom"/>
          </w:tcPr>
          <w:p w14:paraId="69578FE6" w14:textId="0559285B" w:rsidR="0097664F" w:rsidRPr="0098343A" w:rsidDel="00994938" w:rsidRDefault="0097664F">
            <w:pPr>
              <w:spacing w:after="0"/>
              <w:contextualSpacing/>
              <w:jc w:val="right"/>
              <w:rPr>
                <w:del w:id="1441" w:author="Jujia Li" w:date="2026-02-25T21:13:00Z" w16du:dateUtc="2026-02-26T03:13:00Z"/>
                <w:moveFrom w:id="1442" w:author="Jujia Li" w:date="2026-02-23T14:34:00Z" w16du:dateUtc="2026-02-23T20:34:00Z"/>
                <w:rFonts w:cs="Times New Roman"/>
                <w:sz w:val="20"/>
                <w:szCs w:val="20"/>
              </w:rPr>
              <w:pPrChange w:id="1443" w:author="Jujia Li" w:date="2026-02-14T17:36:00Z" w16du:dateUtc="2026-02-14T23:36:00Z">
                <w:pPr>
                  <w:contextualSpacing/>
                  <w:jc w:val="right"/>
                </w:pPr>
              </w:pPrChange>
            </w:pPr>
            <w:moveFrom w:id="1444" w:author="Jujia Li" w:date="2026-02-23T14:34:00Z" w16du:dateUtc="2026-02-23T20:34:00Z">
              <w:del w:id="1445" w:author="Jujia Li" w:date="2026-02-25T21:13:00Z" w16du:dateUtc="2026-02-26T03:13:00Z">
                <w:r w:rsidRPr="0098343A" w:rsidDel="00994938">
                  <w:rPr>
                    <w:rFonts w:cs="Times New Roman"/>
                    <w:sz w:val="20"/>
                    <w:szCs w:val="20"/>
                  </w:rPr>
                  <w:delText>-0.133944</w:delText>
                </w:r>
              </w:del>
            </w:moveFrom>
          </w:p>
        </w:tc>
      </w:tr>
      <w:tr w:rsidR="0097664F" w:rsidRPr="008C68DD" w:rsidDel="00994938" w14:paraId="1762DB1E" w14:textId="2681D959" w:rsidTr="00884FD9">
        <w:trPr>
          <w:trHeight w:val="288"/>
          <w:del w:id="1446" w:author="Jujia Li" w:date="2026-02-25T21:13:00Z"/>
        </w:trPr>
        <w:tc>
          <w:tcPr>
            <w:tcW w:w="1800" w:type="dxa"/>
            <w:vAlign w:val="center"/>
          </w:tcPr>
          <w:p w14:paraId="0E2B96C7" w14:textId="52F735DB" w:rsidR="0097664F" w:rsidRPr="0098343A" w:rsidDel="00994938" w:rsidRDefault="0097664F">
            <w:pPr>
              <w:spacing w:after="0"/>
              <w:contextualSpacing/>
              <w:jc w:val="right"/>
              <w:rPr>
                <w:del w:id="1447" w:author="Jujia Li" w:date="2026-02-25T21:13:00Z" w16du:dateUtc="2026-02-26T03:13:00Z"/>
                <w:moveFrom w:id="1448" w:author="Jujia Li" w:date="2026-02-23T14:34:00Z" w16du:dateUtc="2026-02-23T20:34:00Z"/>
                <w:rFonts w:cs="Times New Roman"/>
                <w:sz w:val="20"/>
                <w:szCs w:val="20"/>
              </w:rPr>
              <w:pPrChange w:id="1449" w:author="Jujia Li" w:date="2026-02-14T17:36:00Z" w16du:dateUtc="2026-02-14T23:36:00Z">
                <w:pPr>
                  <w:contextualSpacing/>
                  <w:jc w:val="right"/>
                </w:pPr>
              </w:pPrChange>
            </w:pPr>
            <w:moveFrom w:id="1450" w:author="Jujia Li" w:date="2026-02-23T14:34:00Z" w16du:dateUtc="2026-02-23T20:34:00Z">
              <w:del w:id="1451" w:author="Jujia Li" w:date="2026-02-25T21:13:00Z" w16du:dateUtc="2026-02-26T03:13:00Z">
                <w:r w:rsidRPr="0098343A" w:rsidDel="00994938">
                  <w:rPr>
                    <w:rFonts w:cs="Times New Roman"/>
                    <w:sz w:val="20"/>
                    <w:szCs w:val="20"/>
                  </w:rPr>
                  <w:delText>p-value</w:delText>
                </w:r>
              </w:del>
            </w:moveFrom>
          </w:p>
        </w:tc>
        <w:tc>
          <w:tcPr>
            <w:tcW w:w="1689" w:type="dxa"/>
            <w:vAlign w:val="center"/>
          </w:tcPr>
          <w:p w14:paraId="3944124E" w14:textId="7334F7E3" w:rsidR="0097664F" w:rsidRPr="0098343A" w:rsidDel="00994938" w:rsidRDefault="0097664F">
            <w:pPr>
              <w:spacing w:after="0"/>
              <w:contextualSpacing/>
              <w:jc w:val="right"/>
              <w:rPr>
                <w:del w:id="1452" w:author="Jujia Li" w:date="2026-02-25T21:13:00Z" w16du:dateUtc="2026-02-26T03:13:00Z"/>
                <w:moveFrom w:id="1453" w:author="Jujia Li" w:date="2026-02-23T14:34:00Z" w16du:dateUtc="2026-02-23T20:34:00Z"/>
                <w:rFonts w:cs="Times New Roman"/>
                <w:sz w:val="20"/>
                <w:szCs w:val="20"/>
              </w:rPr>
              <w:pPrChange w:id="1454" w:author="Jujia Li" w:date="2026-02-14T17:36:00Z" w16du:dateUtc="2026-02-14T23:36:00Z">
                <w:pPr>
                  <w:contextualSpacing/>
                  <w:jc w:val="right"/>
                </w:pPr>
              </w:pPrChange>
            </w:pPr>
            <w:moveFrom w:id="1455" w:author="Jujia Li" w:date="2026-02-23T14:34:00Z" w16du:dateUtc="2026-02-23T20:34:00Z">
              <w:del w:id="1456" w:author="Jujia Li" w:date="2026-02-25T21:13:00Z" w16du:dateUtc="2026-02-26T03:13:00Z">
                <w:r w:rsidRPr="0098343A" w:rsidDel="00994938">
                  <w:rPr>
                    <w:rFonts w:cs="Times New Roman"/>
                    <w:sz w:val="20"/>
                    <w:szCs w:val="20"/>
                  </w:rPr>
                  <w:delText>0.467552</w:delText>
                </w:r>
              </w:del>
            </w:moveFrom>
          </w:p>
        </w:tc>
        <w:tc>
          <w:tcPr>
            <w:tcW w:w="1723" w:type="dxa"/>
            <w:vAlign w:val="bottom"/>
          </w:tcPr>
          <w:p w14:paraId="037F1527" w14:textId="4D8497B6" w:rsidR="0097664F" w:rsidRPr="0098343A" w:rsidDel="00994938" w:rsidRDefault="0097664F">
            <w:pPr>
              <w:spacing w:after="0"/>
              <w:contextualSpacing/>
              <w:jc w:val="right"/>
              <w:rPr>
                <w:del w:id="1457" w:author="Jujia Li" w:date="2026-02-25T21:13:00Z" w16du:dateUtc="2026-02-26T03:13:00Z"/>
                <w:moveFrom w:id="1458" w:author="Jujia Li" w:date="2026-02-23T14:34:00Z" w16du:dateUtc="2026-02-23T20:34:00Z"/>
                <w:rFonts w:cs="Times New Roman"/>
                <w:sz w:val="20"/>
                <w:szCs w:val="20"/>
              </w:rPr>
              <w:pPrChange w:id="1459" w:author="Jujia Li" w:date="2026-02-14T17:36:00Z" w16du:dateUtc="2026-02-14T23:36:00Z">
                <w:pPr>
                  <w:contextualSpacing/>
                  <w:jc w:val="right"/>
                </w:pPr>
              </w:pPrChange>
            </w:pPr>
            <w:moveFrom w:id="1460" w:author="Jujia Li" w:date="2026-02-23T14:34:00Z" w16du:dateUtc="2026-02-23T20:34:00Z">
              <w:del w:id="1461" w:author="Jujia Li" w:date="2026-02-25T21:13:00Z" w16du:dateUtc="2026-02-26T03:13:00Z">
                <w:r w:rsidRPr="0098343A" w:rsidDel="00994938">
                  <w:rPr>
                    <w:rFonts w:cs="Times New Roman"/>
                    <w:sz w:val="20"/>
                    <w:szCs w:val="20"/>
                  </w:rPr>
                  <w:delText>0.562144</w:delText>
                </w:r>
              </w:del>
            </w:moveFrom>
          </w:p>
        </w:tc>
        <w:tc>
          <w:tcPr>
            <w:tcW w:w="1714" w:type="dxa"/>
            <w:vAlign w:val="bottom"/>
          </w:tcPr>
          <w:p w14:paraId="3D5B3257" w14:textId="5A05175E" w:rsidR="0097664F" w:rsidRPr="0098343A" w:rsidDel="00994938" w:rsidRDefault="0097664F">
            <w:pPr>
              <w:spacing w:after="0"/>
              <w:contextualSpacing/>
              <w:jc w:val="right"/>
              <w:rPr>
                <w:del w:id="1462" w:author="Jujia Li" w:date="2026-02-25T21:13:00Z" w16du:dateUtc="2026-02-26T03:13:00Z"/>
                <w:moveFrom w:id="1463" w:author="Jujia Li" w:date="2026-02-23T14:34:00Z" w16du:dateUtc="2026-02-23T20:34:00Z"/>
                <w:rFonts w:cs="Times New Roman"/>
                <w:sz w:val="20"/>
                <w:szCs w:val="20"/>
              </w:rPr>
              <w:pPrChange w:id="1464" w:author="Jujia Li" w:date="2026-02-14T17:36:00Z" w16du:dateUtc="2026-02-14T23:36:00Z">
                <w:pPr>
                  <w:contextualSpacing/>
                  <w:jc w:val="right"/>
                </w:pPr>
              </w:pPrChange>
            </w:pPr>
            <w:moveFrom w:id="1465" w:author="Jujia Li" w:date="2026-02-23T14:34:00Z" w16du:dateUtc="2026-02-23T20:34:00Z">
              <w:del w:id="1466" w:author="Jujia Li" w:date="2026-02-25T21:13:00Z" w16du:dateUtc="2026-02-26T03:13:00Z">
                <w:r w:rsidRPr="0098343A" w:rsidDel="00994938">
                  <w:rPr>
                    <w:rFonts w:cs="Times New Roman"/>
                    <w:sz w:val="20"/>
                    <w:szCs w:val="20"/>
                  </w:rPr>
                  <w:delText>0.006166</w:delText>
                </w:r>
              </w:del>
            </w:moveFrom>
          </w:p>
        </w:tc>
        <w:tc>
          <w:tcPr>
            <w:tcW w:w="1714" w:type="dxa"/>
            <w:vAlign w:val="bottom"/>
          </w:tcPr>
          <w:p w14:paraId="6EA6FDC8" w14:textId="1040F19D" w:rsidR="0097664F" w:rsidRPr="0098343A" w:rsidDel="00994938" w:rsidRDefault="0097664F">
            <w:pPr>
              <w:spacing w:after="0"/>
              <w:contextualSpacing/>
              <w:jc w:val="right"/>
              <w:rPr>
                <w:del w:id="1467" w:author="Jujia Li" w:date="2026-02-25T21:13:00Z" w16du:dateUtc="2026-02-26T03:13:00Z"/>
                <w:moveFrom w:id="1468" w:author="Jujia Li" w:date="2026-02-23T14:34:00Z" w16du:dateUtc="2026-02-23T20:34:00Z"/>
                <w:rFonts w:cs="Times New Roman"/>
                <w:sz w:val="20"/>
                <w:szCs w:val="20"/>
              </w:rPr>
              <w:pPrChange w:id="1469" w:author="Jujia Li" w:date="2026-02-14T17:36:00Z" w16du:dateUtc="2026-02-14T23:36:00Z">
                <w:pPr>
                  <w:contextualSpacing/>
                  <w:jc w:val="right"/>
                </w:pPr>
              </w:pPrChange>
            </w:pPr>
            <w:moveFrom w:id="1470" w:author="Jujia Li" w:date="2026-02-23T14:34:00Z" w16du:dateUtc="2026-02-23T20:34:00Z">
              <w:del w:id="1471" w:author="Jujia Li" w:date="2026-02-25T21:13:00Z" w16du:dateUtc="2026-02-26T03:13:00Z">
                <w:r w:rsidRPr="0098343A" w:rsidDel="00994938">
                  <w:rPr>
                    <w:rFonts w:cs="Times New Roman"/>
                    <w:sz w:val="20"/>
                    <w:szCs w:val="20"/>
                  </w:rPr>
                  <w:delText>0.893447</w:delText>
                </w:r>
              </w:del>
            </w:moveFrom>
          </w:p>
        </w:tc>
      </w:tr>
    </w:tbl>
    <w:moveFromRangeEnd w:id="1313"/>
    <w:p w14:paraId="14C4C6B3" w14:textId="33BEC617" w:rsidR="00FC4907" w:rsidRDefault="00A5050B">
      <w:pPr>
        <w:spacing w:after="0"/>
        <w:contextualSpacing/>
        <w:rPr>
          <w:rFonts w:cs="Times New Roman"/>
          <w:b/>
          <w:bCs/>
        </w:rPr>
        <w:pPrChange w:id="1472" w:author="Jujia Li" w:date="2026-02-14T17:36:00Z" w16du:dateUtc="2026-02-14T23:36:00Z">
          <w:pPr>
            <w:contextualSpacing/>
          </w:pPr>
        </w:pPrChange>
      </w:pPr>
      <w:commentRangeStart w:id="1473"/>
      <w:r w:rsidRPr="00FC4907">
        <w:rPr>
          <w:rFonts w:cs="Times New Roman"/>
          <w:b/>
          <w:bCs/>
        </w:rPr>
        <w:t xml:space="preserve">Figure </w:t>
      </w:r>
      <w:del w:id="1474" w:author="Jujia Li" w:date="2026-02-16T10:08:00Z" w16du:dateUtc="2026-02-16T16:08:00Z">
        <w:r w:rsidR="00C9020A" w:rsidDel="00C810E4">
          <w:rPr>
            <w:rFonts w:cs="Times New Roman"/>
            <w:b/>
            <w:bCs/>
          </w:rPr>
          <w:delText>1</w:delText>
        </w:r>
        <w:commentRangeEnd w:id="1473"/>
        <w:r w:rsidR="000403E1" w:rsidDel="00C810E4">
          <w:rPr>
            <w:rStyle w:val="CommentReference"/>
            <w:rFonts w:cs="Times New Roman"/>
            <w:b/>
            <w:bCs/>
            <w:sz w:val="22"/>
            <w:szCs w:val="22"/>
          </w:rPr>
          <w:commentReference w:id="1473"/>
        </w:r>
      </w:del>
      <w:ins w:id="1475" w:author="Jujia Li" w:date="2026-02-16T10:08:00Z" w16du:dateUtc="2026-02-16T16:08:00Z">
        <w:r w:rsidR="00C810E4">
          <w:rPr>
            <w:rFonts w:cs="Times New Roman"/>
            <w:b/>
            <w:bCs/>
          </w:rPr>
          <w:t>2</w:t>
        </w:r>
      </w:ins>
    </w:p>
    <w:p w14:paraId="63190A5A" w14:textId="78E84A38" w:rsidR="00C9020A" w:rsidRPr="00C9020A" w:rsidRDefault="00C9020A">
      <w:pPr>
        <w:spacing w:after="0"/>
        <w:contextualSpacing/>
        <w:rPr>
          <w:rFonts w:cs="Times New Roman"/>
          <w:i/>
          <w:iCs/>
        </w:rPr>
        <w:pPrChange w:id="1476" w:author="Jujia Li" w:date="2026-02-14T17:36:00Z" w16du:dateUtc="2026-02-14T23:36:00Z">
          <w:pPr>
            <w:contextualSpacing/>
          </w:pPr>
        </w:pPrChange>
      </w:pPr>
      <w:r w:rsidRPr="00FC4907">
        <w:rPr>
          <w:rFonts w:cs="Times New Roman"/>
          <w:i/>
          <w:iCs/>
        </w:rPr>
        <w:t>Hot Spot (Geti-Ord Gi*) of ED Visits (Per Capita)</w:t>
      </w:r>
      <w:r>
        <w:rPr>
          <w:rFonts w:cs="Times New Roman"/>
          <w:i/>
          <w:iCs/>
        </w:rPr>
        <w:t xml:space="preserve"> and Methadone Consumption </w:t>
      </w:r>
      <w:r w:rsidRPr="00FC4907">
        <w:rPr>
          <w:rFonts w:cs="Times New Roman"/>
          <w:i/>
          <w:iCs/>
        </w:rPr>
        <w:t>(Per Capita)</w:t>
      </w:r>
    </w:p>
    <w:p w14:paraId="617BA476" w14:textId="2A0955B1" w:rsidR="00A5050B" w:rsidRDefault="00A5050B">
      <w:pPr>
        <w:spacing w:after="0"/>
        <w:contextualSpacing/>
        <w:rPr>
          <w:rFonts w:cs="Times New Roman"/>
          <w:b/>
          <w:bCs/>
        </w:rPr>
        <w:pPrChange w:id="1477" w:author="Jujia Li" w:date="2026-02-14T17:36:00Z" w16du:dateUtc="2026-02-14T23:36:00Z">
          <w:pPr>
            <w:contextualSpacing/>
          </w:pPr>
        </w:pPrChange>
      </w:pPr>
      <w:r>
        <w:rPr>
          <w:rFonts w:cs="Times New Roman"/>
          <w:b/>
          <w:bCs/>
          <w:i/>
          <w:iCs/>
          <w:noProof/>
        </w:rPr>
        <w:drawing>
          <wp:inline distT="0" distB="0" distL="0" distR="0" wp14:anchorId="3B9F518E" wp14:editId="0AEB5386">
            <wp:extent cx="2810724" cy="1810512"/>
            <wp:effectExtent l="0" t="0" r="8890" b="0"/>
            <wp:docPr id="319365731"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9">
                      <a:extLst>
                        <a:ext uri="{28A0092B-C50C-407E-A947-70E740481C1C}">
                          <a14:useLocalDpi xmlns:a14="http://schemas.microsoft.com/office/drawing/2010/main" val="0"/>
                        </a:ext>
                      </a:extLst>
                    </a:blip>
                    <a:srcRect l="36539" t="10776" r="27884" b="12177"/>
                    <a:stretch/>
                  </pic:blipFill>
                  <pic:spPr bwMode="auto">
                    <a:xfrm>
                      <a:off x="0" y="0"/>
                      <a:ext cx="2810724" cy="1810512"/>
                    </a:xfrm>
                    <a:prstGeom prst="rect">
                      <a:avLst/>
                    </a:prstGeom>
                    <a:ln>
                      <a:noFill/>
                    </a:ln>
                    <a:extLst>
                      <a:ext uri="{53640926-AAD7-44D8-BBD7-CCE9431645EC}">
                        <a14:shadowObscured xmlns:a14="http://schemas.microsoft.com/office/drawing/2010/main"/>
                      </a:ext>
                    </a:extLst>
                  </pic:spPr>
                </pic:pic>
              </a:graphicData>
            </a:graphic>
          </wp:inline>
        </w:drawing>
      </w:r>
      <w:r w:rsidR="00C9020A">
        <w:rPr>
          <w:rFonts w:cs="Times New Roman"/>
          <w:noProof/>
        </w:rPr>
        <w:drawing>
          <wp:inline distT="0" distB="0" distL="0" distR="0" wp14:anchorId="43292FD5" wp14:editId="106E9AEE">
            <wp:extent cx="2634606" cy="1810512"/>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7003" t="10753" r="29345" b="11291"/>
                    <a:stretch/>
                  </pic:blipFill>
                  <pic:spPr bwMode="auto">
                    <a:xfrm>
                      <a:off x="0" y="0"/>
                      <a:ext cx="2634606" cy="1810512"/>
                    </a:xfrm>
                    <a:prstGeom prst="rect">
                      <a:avLst/>
                    </a:prstGeom>
                    <a:noFill/>
                    <a:ln>
                      <a:noFill/>
                    </a:ln>
                    <a:extLst>
                      <a:ext uri="{53640926-AAD7-44D8-BBD7-CCE9431645EC}">
                        <a14:shadowObscured xmlns:a14="http://schemas.microsoft.com/office/drawing/2010/main"/>
                      </a:ext>
                    </a:extLst>
                  </pic:spPr>
                </pic:pic>
              </a:graphicData>
            </a:graphic>
          </wp:inline>
        </w:drawing>
      </w:r>
    </w:p>
    <w:p w14:paraId="5F612698" w14:textId="5DCE7149" w:rsidR="00A5050B" w:rsidRPr="00C9020A" w:rsidRDefault="00C9020A">
      <w:pPr>
        <w:spacing w:after="0"/>
        <w:contextualSpacing/>
        <w:rPr>
          <w:rFonts w:cs="Times New Roman"/>
          <w:lang w:val="it-IT"/>
        </w:rPr>
        <w:pPrChange w:id="1478" w:author="Jujia Li" w:date="2026-02-14T17:36:00Z" w16du:dateUtc="2026-02-14T23:36:00Z">
          <w:pPr>
            <w:contextualSpacing/>
          </w:pPr>
        </w:pPrChange>
      </w:pPr>
      <w:r w:rsidRPr="00C9020A">
        <w:rPr>
          <w:rFonts w:cs="Times New Roman"/>
          <w:lang w:val="it-IT"/>
        </w:rPr>
        <w:t xml:space="preserve">(A) ED Visits (Per Capita)      </w:t>
      </w:r>
      <w:r>
        <w:rPr>
          <w:rFonts w:cs="Times New Roman"/>
          <w:lang w:val="it-IT"/>
        </w:rPr>
        <w:t xml:space="preserve">                    </w:t>
      </w:r>
      <w:r w:rsidRPr="00C9020A">
        <w:rPr>
          <w:rFonts w:cs="Times New Roman"/>
          <w:lang w:val="it-IT"/>
        </w:rPr>
        <w:t xml:space="preserve">               (B) Methadone Consumption (Per Capita)</w:t>
      </w:r>
    </w:p>
    <w:p w14:paraId="2D128C5B" w14:textId="0A3C0B81" w:rsidR="00A5050B" w:rsidRDefault="00A5050B">
      <w:pPr>
        <w:spacing w:after="0"/>
        <w:contextualSpacing/>
        <w:rPr>
          <w:rFonts w:cs="Times New Roman"/>
        </w:rPr>
        <w:pPrChange w:id="1479" w:author="Jujia Li" w:date="2026-02-14T17:36:00Z" w16du:dateUtc="2026-02-14T23:36:00Z">
          <w:pPr>
            <w:contextualSpacing/>
          </w:pPr>
        </w:pPrChange>
      </w:pPr>
      <w:r w:rsidRPr="00C9020A">
        <w:rPr>
          <w:rFonts w:cs="Times New Roman"/>
          <w:b/>
          <w:bCs/>
          <w:lang w:val="it-IT"/>
        </w:rPr>
        <w:tab/>
      </w:r>
      <w:r w:rsidRPr="00A23AE0">
        <w:rPr>
          <w:rFonts w:cs="Times New Roman"/>
        </w:rPr>
        <w:t xml:space="preserve">In Figure </w:t>
      </w:r>
      <w:ins w:id="1480" w:author="Jujia Li" w:date="2026-02-16T10:08:00Z" w16du:dateUtc="2026-02-16T16:08:00Z">
        <w:r w:rsidR="00C810E4">
          <w:rPr>
            <w:rFonts w:cs="Times New Roman"/>
          </w:rPr>
          <w:t>2</w:t>
        </w:r>
      </w:ins>
      <w:ins w:id="1481" w:author="Jujia Li" w:date="2026-02-10T19:41:00Z" w16du:dateUtc="2026-02-11T01:41:00Z">
        <w:r w:rsidR="003A4A81">
          <w:rPr>
            <w:rFonts w:cs="Times New Roman"/>
          </w:rPr>
          <w:t xml:space="preserve"> (A)</w:t>
        </w:r>
      </w:ins>
      <w:del w:id="1482" w:author="Jujia Li" w:date="2026-02-10T19:41:00Z" w16du:dateUtc="2026-02-11T01:41:00Z">
        <w:r w:rsidR="0098343A" w:rsidDel="003A4A81">
          <w:rPr>
            <w:rFonts w:cs="Times New Roman"/>
          </w:rPr>
          <w:delText>3</w:delText>
        </w:r>
      </w:del>
      <w:r w:rsidRPr="00A23AE0">
        <w:rPr>
          <w:rFonts w:cs="Times New Roman"/>
        </w:rPr>
        <w:t xml:space="preserve"> shows that Colbert, Franklin, and Lawrence counties exhibited increasing trends in </w:t>
      </w:r>
      <w:del w:id="1483" w:author="Jujia Li" w:date="2026-02-10T23:39:00Z" w16du:dateUtc="2026-02-11T05:39:00Z">
        <w:r w:rsidRPr="00A23AE0" w:rsidDel="00E4475B">
          <w:rPr>
            <w:rFonts w:cs="Times New Roman"/>
          </w:rPr>
          <w:delText xml:space="preserve">ER </w:delText>
        </w:r>
      </w:del>
      <w:ins w:id="1484" w:author="Jujia Li" w:date="2026-02-10T23:39:00Z" w16du:dateUtc="2026-02-11T05:39:00Z">
        <w:r w:rsidR="00E4475B" w:rsidRPr="00A23AE0">
          <w:rPr>
            <w:rFonts w:cs="Times New Roman"/>
          </w:rPr>
          <w:t>E</w:t>
        </w:r>
        <w:r w:rsidR="00E4475B">
          <w:rPr>
            <w:rFonts w:cs="Times New Roman"/>
          </w:rPr>
          <w:t>D</w:t>
        </w:r>
        <w:r w:rsidR="00E4475B" w:rsidRPr="00A23AE0">
          <w:rPr>
            <w:rFonts w:cs="Times New Roman"/>
          </w:rPr>
          <w:t xml:space="preserve"> </w:t>
        </w:r>
      </w:ins>
      <w:r w:rsidRPr="00A23AE0">
        <w:rPr>
          <w:rFonts w:cs="Times New Roman"/>
        </w:rPr>
        <w:t xml:space="preserve">visits, while Pickens and Madison counties demonstrated a decreasing pattern. Despite these localized variations, Moran’s I was not statistically significant for either total or per capita </w:t>
      </w:r>
      <w:del w:id="1485" w:author="Jujia Li" w:date="2026-02-10T23:39:00Z" w16du:dateUtc="2026-02-11T05:39:00Z">
        <w:r w:rsidRPr="00A23AE0" w:rsidDel="00E4475B">
          <w:rPr>
            <w:rFonts w:cs="Times New Roman"/>
          </w:rPr>
          <w:delText xml:space="preserve">ER </w:delText>
        </w:r>
      </w:del>
      <w:ins w:id="1486" w:author="Jujia Li" w:date="2026-02-10T23:39:00Z" w16du:dateUtc="2026-02-11T05:39:00Z">
        <w:r w:rsidR="00E4475B" w:rsidRPr="00A23AE0">
          <w:rPr>
            <w:rFonts w:cs="Times New Roman"/>
          </w:rPr>
          <w:t>E</w:t>
        </w:r>
        <w:r w:rsidR="00E4475B">
          <w:rPr>
            <w:rFonts w:cs="Times New Roman"/>
          </w:rPr>
          <w:t>D</w:t>
        </w:r>
        <w:r w:rsidR="00E4475B" w:rsidRPr="00A23AE0">
          <w:rPr>
            <w:rFonts w:cs="Times New Roman"/>
          </w:rPr>
          <w:t xml:space="preserve"> </w:t>
        </w:r>
      </w:ins>
      <w:r w:rsidRPr="00A23AE0">
        <w:rPr>
          <w:rFonts w:cs="Times New Roman"/>
        </w:rPr>
        <w:t>visits, indicating no strong spatial autocorrelation overall.</w:t>
      </w:r>
    </w:p>
    <w:p w14:paraId="6F9400FD" w14:textId="581D23A9" w:rsidR="0098343A" w:rsidRPr="00FC4907" w:rsidDel="003A4A81" w:rsidRDefault="0098343A">
      <w:pPr>
        <w:spacing w:after="0"/>
        <w:contextualSpacing/>
        <w:rPr>
          <w:del w:id="1487" w:author="Jujia Li" w:date="2026-02-10T19:41:00Z" w16du:dateUtc="2026-02-11T01:41:00Z"/>
          <w:rFonts w:cs="Times New Roman"/>
          <w:b/>
          <w:bCs/>
        </w:rPr>
        <w:pPrChange w:id="1488" w:author="Jujia Li" w:date="2026-02-14T17:36:00Z" w16du:dateUtc="2026-02-14T23:36:00Z">
          <w:pPr>
            <w:contextualSpacing/>
          </w:pPr>
        </w:pPrChange>
      </w:pPr>
      <w:del w:id="1489" w:author="Jujia Li" w:date="2026-02-10T19:41:00Z" w16du:dateUtc="2026-02-11T01:41:00Z">
        <w:r w:rsidRPr="00FC4907" w:rsidDel="003A4A81">
          <w:rPr>
            <w:rFonts w:cs="Times New Roman"/>
            <w:b/>
            <w:bCs/>
          </w:rPr>
          <w:delText>Figure 4</w:delText>
        </w:r>
      </w:del>
    </w:p>
    <w:p w14:paraId="60458F7D" w14:textId="71C3FEAE" w:rsidR="0098343A" w:rsidRPr="00FC4907" w:rsidDel="003A4A81" w:rsidRDefault="0098343A">
      <w:pPr>
        <w:spacing w:after="0"/>
        <w:contextualSpacing/>
        <w:rPr>
          <w:del w:id="1490" w:author="Jujia Li" w:date="2026-02-10T19:41:00Z" w16du:dateUtc="2026-02-11T01:41:00Z"/>
          <w:rFonts w:cs="Times New Roman"/>
          <w:i/>
          <w:iCs/>
        </w:rPr>
        <w:pPrChange w:id="1491" w:author="Jujia Li" w:date="2026-02-14T17:36:00Z" w16du:dateUtc="2026-02-14T23:36:00Z">
          <w:pPr>
            <w:contextualSpacing/>
          </w:pPr>
        </w:pPrChange>
      </w:pPr>
      <w:del w:id="1492" w:author="Jujia Li" w:date="2026-02-10T19:41:00Z" w16du:dateUtc="2026-02-11T01:41:00Z">
        <w:r w:rsidRPr="00FC4907" w:rsidDel="003A4A81">
          <w:rPr>
            <w:rFonts w:cs="Times New Roman"/>
            <w:i/>
            <w:iCs/>
          </w:rPr>
          <w:delText xml:space="preserve">Hot Spot Analysis (Geti-Ord Gi) of </w:delText>
        </w:r>
      </w:del>
    </w:p>
    <w:p w14:paraId="679E8A58" w14:textId="0AAF01E1" w:rsidR="0098343A" w:rsidDel="003A4A81" w:rsidRDefault="0098343A">
      <w:pPr>
        <w:spacing w:after="0"/>
        <w:contextualSpacing/>
        <w:jc w:val="center"/>
        <w:rPr>
          <w:del w:id="1493" w:author="Jujia Li" w:date="2026-02-10T19:41:00Z" w16du:dateUtc="2026-02-11T01:41:00Z"/>
          <w:rFonts w:cs="Times New Roman"/>
        </w:rPr>
        <w:pPrChange w:id="1494" w:author="Jujia Li" w:date="2026-02-14T17:36:00Z" w16du:dateUtc="2026-02-14T23:36:00Z">
          <w:pPr>
            <w:contextualSpacing/>
            <w:jc w:val="center"/>
          </w:pPr>
        </w:pPrChange>
      </w:pPr>
    </w:p>
    <w:p w14:paraId="482E4D4D" w14:textId="6A738672" w:rsidR="0098343A" w:rsidRDefault="0098343A">
      <w:pPr>
        <w:spacing w:after="0"/>
        <w:ind w:firstLine="720"/>
        <w:contextualSpacing/>
        <w:rPr>
          <w:rFonts w:cs="Times New Roman"/>
          <w:noProof/>
        </w:rPr>
        <w:pPrChange w:id="1495" w:author="Jujia Li" w:date="2026-02-14T17:36:00Z" w16du:dateUtc="2026-02-14T23:36:00Z">
          <w:pPr>
            <w:ind w:firstLine="720"/>
            <w:contextualSpacing/>
          </w:pPr>
        </w:pPrChange>
      </w:pPr>
      <w:r w:rsidRPr="00800CB7">
        <w:rPr>
          <w:rFonts w:cs="Times New Roman"/>
          <w:noProof/>
        </w:rPr>
        <w:t xml:space="preserve">Figure </w:t>
      </w:r>
      <w:ins w:id="1496" w:author="Jujia Li" w:date="2026-02-16T10:08:00Z" w16du:dateUtc="2026-02-16T16:08:00Z">
        <w:r w:rsidR="00C810E4">
          <w:rPr>
            <w:rFonts w:cs="Times New Roman"/>
            <w:noProof/>
          </w:rPr>
          <w:t>2</w:t>
        </w:r>
      </w:ins>
      <w:ins w:id="1497" w:author="Jujia Li" w:date="2026-02-10T19:41:00Z" w16du:dateUtc="2026-02-11T01:41:00Z">
        <w:r w:rsidR="003A4A81">
          <w:rPr>
            <w:rFonts w:cs="Times New Roman"/>
            <w:noProof/>
          </w:rPr>
          <w:t xml:space="preserve"> (B)</w:t>
        </w:r>
      </w:ins>
      <w:del w:id="1498" w:author="Jujia Li" w:date="2026-02-10T19:41:00Z" w16du:dateUtc="2026-02-11T01:41:00Z">
        <w:r w:rsidR="006319B3" w:rsidDel="003A4A81">
          <w:rPr>
            <w:rFonts w:cs="Times New Roman"/>
            <w:noProof/>
          </w:rPr>
          <w:delText>4</w:delText>
        </w:r>
      </w:del>
      <w:r w:rsidRPr="00800CB7">
        <w:rPr>
          <w:rFonts w:cs="Times New Roman"/>
          <w:noProof/>
        </w:rPr>
        <w:t xml:space="preserve"> illustrates the spatial clustering of methadone consumption per capita using Getis-Ord Gi statistics. The results identify a significant hot spot in the southwestern portion of the region, particularly in Tuscaloosa, Fayette, Walker, and Lamar counties. </w:t>
      </w:r>
    </w:p>
    <w:p w14:paraId="7E6E15C1" w14:textId="4754D396" w:rsidR="0098343A" w:rsidDel="003A4A81" w:rsidRDefault="0098343A">
      <w:pPr>
        <w:spacing w:after="0"/>
        <w:contextualSpacing/>
        <w:rPr>
          <w:del w:id="1499" w:author="Jujia Li" w:date="2026-02-10T19:42:00Z" w16du:dateUtc="2026-02-11T01:42:00Z"/>
          <w:rFonts w:cs="Times New Roman"/>
        </w:rPr>
        <w:pPrChange w:id="1500" w:author="Jujia Li" w:date="2026-02-14T17:36:00Z" w16du:dateUtc="2026-02-14T23:36:00Z">
          <w:pPr>
            <w:contextualSpacing/>
          </w:pPr>
        </w:pPrChange>
      </w:pPr>
    </w:p>
    <w:p w14:paraId="51E0FD66" w14:textId="1C4606A6" w:rsidR="0079380E" w:rsidDel="003A4A81" w:rsidRDefault="0079380E">
      <w:pPr>
        <w:spacing w:after="0"/>
        <w:rPr>
          <w:del w:id="1501" w:author="Jujia Li" w:date="2026-02-10T19:42:00Z" w16du:dateUtc="2026-02-11T01:42:00Z"/>
        </w:rPr>
        <w:pPrChange w:id="1502" w:author="Jujia Li" w:date="2026-02-14T17:36:00Z" w16du:dateUtc="2026-02-14T23:36:00Z">
          <w:pPr/>
        </w:pPrChange>
      </w:pPr>
    </w:p>
    <w:p w14:paraId="0CF3BF94" w14:textId="6C48191A" w:rsidR="00B1589B" w:rsidRPr="00D51638" w:rsidDel="003A4A81" w:rsidRDefault="00000000">
      <w:pPr>
        <w:spacing w:after="0"/>
        <w:ind w:firstLine="720"/>
        <w:rPr>
          <w:del w:id="1503" w:author="Jujia Li" w:date="2026-02-10T19:42:00Z" w16du:dateUtc="2026-02-11T01:42:00Z"/>
          <w:strike/>
          <w:highlight w:val="yellow"/>
          <w:rPrChange w:id="1504" w:author="Jujia Li" w:date="2026-02-14T13:00:00Z" w16du:dateUtc="2026-02-14T19:00:00Z">
            <w:rPr>
              <w:del w:id="1505" w:author="Jujia Li" w:date="2026-02-10T19:42:00Z" w16du:dateUtc="2026-02-11T01:42:00Z"/>
              <w:strike/>
            </w:rPr>
          </w:rPrChange>
        </w:rPr>
        <w:pPrChange w:id="1506" w:author="Jujia Li" w:date="2026-02-14T17:36:00Z" w16du:dateUtc="2026-02-14T23:36:00Z">
          <w:pPr>
            <w:ind w:firstLine="720"/>
          </w:pPr>
        </w:pPrChange>
      </w:pPr>
      <w:del w:id="1507" w:author="Jujia Li" w:date="2026-02-10T19:42:00Z" w16du:dateUtc="2026-02-11T01:42:00Z">
        <w:r w:rsidRPr="00D51638" w:rsidDel="003A4A81">
          <w:rPr>
            <w:strike/>
            <w:highlight w:val="yellow"/>
            <w:rPrChange w:id="1508" w:author="Jujia Li" w:date="2026-02-14T13:00:00Z" w16du:dateUtc="2026-02-14T19:00:00Z">
              <w:rPr>
                <w:strike/>
              </w:rPr>
            </w:rPrChange>
          </w:rPr>
          <w:delText>Hot spot analysis identified [describe geographic clusters]. Jefferson and Shelby counties [describe pattern]. Rural counties including [list] showed [describe pattern].</w:delText>
        </w:r>
      </w:del>
    </w:p>
    <w:p w14:paraId="7E095818" w14:textId="0B2C9506" w:rsidR="00B1589B" w:rsidDel="00347C3F" w:rsidRDefault="00000000">
      <w:pPr>
        <w:spacing w:after="0"/>
        <w:rPr>
          <w:del w:id="1509" w:author="Jujia Li" w:date="2026-02-23T14:31:00Z" w16du:dateUtc="2026-02-23T20:31:00Z"/>
        </w:rPr>
        <w:pPrChange w:id="1510" w:author="Jujia Li" w:date="2026-02-14T17:36:00Z" w16du:dateUtc="2026-02-14T23:36:00Z">
          <w:pPr/>
        </w:pPrChange>
      </w:pPr>
      <w:del w:id="1511" w:author="Jujia Li" w:date="2026-02-23T14:31:00Z" w16du:dateUtc="2026-02-23T20:31:00Z">
        <w:r w:rsidRPr="00D51638" w:rsidDel="00347C3F">
          <w:rPr>
            <w:b/>
            <w:highlight w:val="yellow"/>
            <w:rPrChange w:id="1512" w:author="Jujia Li" w:date="2026-02-14T13:00:00Z" w16du:dateUtc="2026-02-14T19:00:00Z">
              <w:rPr>
                <w:b/>
              </w:rPr>
            </w:rPrChange>
          </w:rPr>
          <w:delText>Community Factors and Joint Relationships</w:delText>
        </w:r>
      </w:del>
    </w:p>
    <w:p w14:paraId="47858DEC" w14:textId="0BDD4C5A" w:rsidR="00B1589B" w:rsidDel="00347C3F" w:rsidRDefault="00000000">
      <w:pPr>
        <w:spacing w:after="0"/>
        <w:ind w:firstLine="720"/>
        <w:rPr>
          <w:del w:id="1513" w:author="Jujia Li" w:date="2026-02-23T14:31:00Z" w16du:dateUtc="2026-02-23T20:31:00Z"/>
        </w:rPr>
        <w:pPrChange w:id="1514" w:author="Jujia Li" w:date="2026-02-14T17:36:00Z" w16du:dateUtc="2026-02-14T23:36:00Z">
          <w:pPr>
            <w:ind w:firstLine="720"/>
          </w:pPr>
        </w:pPrChange>
      </w:pPr>
      <w:del w:id="1515" w:author="Jujia Li" w:date="2026-02-23T14:31:00Z" w16du:dateUtc="2026-02-23T20:31:00Z">
        <w:r w:rsidDel="00347C3F">
          <w:rPr>
            <w:i/>
          </w:rPr>
          <w:delText>[Describe how healthcare access, poverty, and other factors modify the ED-mortality relationship]</w:delText>
        </w:r>
      </w:del>
    </w:p>
    <w:p w14:paraId="0AAF5135" w14:textId="0B2085FA" w:rsidR="006004CA" w:rsidRPr="00993C68" w:rsidDel="00C666EC" w:rsidRDefault="00000000">
      <w:pPr>
        <w:spacing w:after="0"/>
        <w:rPr>
          <w:del w:id="1516" w:author="Jujia Li" w:date="2026-02-13T23:06:00Z" w16du:dateUtc="2026-02-14T05:06:00Z"/>
          <w:rFonts w:eastAsia="SimSun"/>
          <w:i/>
          <w:lang w:eastAsia="zh-CN"/>
          <w:rPrChange w:id="1517" w:author="Jujia Li" w:date="2026-02-14T17:35:00Z" w16du:dateUtc="2026-02-14T23:35:00Z">
            <w:rPr>
              <w:del w:id="1518" w:author="Jujia Li" w:date="2026-02-13T23:06:00Z" w16du:dateUtc="2026-02-14T05:06:00Z"/>
              <w:rFonts w:eastAsia="SimSun"/>
              <w:iCs/>
              <w:lang w:eastAsia="zh-CN"/>
            </w:rPr>
          </w:rPrChange>
        </w:rPr>
        <w:pPrChange w:id="1519" w:author="Jujia Li" w:date="2026-02-14T17:36:00Z" w16du:dateUtc="2026-02-14T23:36:00Z">
          <w:pPr/>
        </w:pPrChange>
      </w:pPr>
      <w:del w:id="1520" w:author="Jujia Li" w:date="2026-02-14T16:48:00Z" w16du:dateUtc="2026-02-14T22:48:00Z">
        <w:r w:rsidRPr="005406D9" w:rsidDel="005406D9">
          <w:rPr>
            <w:iCs/>
            <w:rPrChange w:id="1521" w:author="Jujia Li" w:date="2026-02-14T16:48:00Z" w16du:dateUtc="2026-02-14T22:48:00Z">
              <w:rPr>
                <w:i/>
              </w:rPr>
            </w:rPrChange>
          </w:rPr>
          <w:delText>[Table 3 or 4: Regression results]</w:delText>
        </w:r>
      </w:del>
    </w:p>
    <w:p w14:paraId="50B5A584" w14:textId="3D277550" w:rsidR="007619F2" w:rsidRPr="007619F2" w:rsidDel="00EF0999" w:rsidRDefault="007619F2">
      <w:pPr>
        <w:spacing w:after="0"/>
        <w:rPr>
          <w:del w:id="1522" w:author="Jujia Li" w:date="2026-02-13T21:32:00Z" w16du:dateUtc="2026-02-14T03:32:00Z"/>
          <w:iCs/>
        </w:rPr>
        <w:pPrChange w:id="1523" w:author="Jujia Li" w:date="2026-02-14T17:36:00Z" w16du:dateUtc="2026-02-14T23:36:00Z">
          <w:pPr/>
        </w:pPrChange>
      </w:pPr>
    </w:p>
    <w:p w14:paraId="1AC7E66B" w14:textId="77777777" w:rsidR="00B1589B" w:rsidRDefault="00000000">
      <w:pPr>
        <w:spacing w:after="0"/>
        <w:pPrChange w:id="1524" w:author="Jujia Li" w:date="2026-02-14T17:36:00Z" w16du:dateUtc="2026-02-14T23:36:00Z">
          <w:pPr/>
        </w:pPrChange>
      </w:pPr>
      <w:r>
        <w:rPr>
          <w:b/>
        </w:rPr>
        <w:t>Exploratory Mediation Analysis</w:t>
      </w:r>
    </w:p>
    <w:p w14:paraId="133FAAC8" w14:textId="5973EF67" w:rsidR="00CE2EC6" w:rsidRPr="00CE2EC6" w:rsidRDefault="00000000">
      <w:pPr>
        <w:spacing w:after="0"/>
        <w:ind w:firstLine="720"/>
        <w:rPr>
          <w:ins w:id="1525" w:author="Jujia Li" w:date="2026-02-14T16:48:00Z"/>
          <w:iCs/>
          <w:rPrChange w:id="1526" w:author="Jujia Li" w:date="2026-02-14T16:48:00Z" w16du:dateUtc="2026-02-14T22:48:00Z">
            <w:rPr>
              <w:ins w:id="1527" w:author="Jujia Li" w:date="2026-02-14T16:48:00Z"/>
              <w:i/>
            </w:rPr>
          </w:rPrChange>
        </w:rPr>
        <w:pPrChange w:id="1528" w:author="Jujia Li" w:date="2026-02-14T17:36:00Z" w16du:dateUtc="2026-02-14T23:36:00Z">
          <w:pPr>
            <w:spacing w:after="240"/>
            <w:ind w:firstLine="720"/>
          </w:pPr>
        </w:pPrChange>
      </w:pPr>
      <w:del w:id="1529" w:author="Jujia Li" w:date="2026-02-25T21:32:00Z" w16du:dateUtc="2026-02-26T03:32:00Z">
        <w:r w:rsidDel="00177480">
          <w:rPr>
            <w:i/>
          </w:rPr>
          <w:delText>[Present exploratory findings cautiously — what role might ED visits play?]</w:delText>
        </w:r>
      </w:del>
      <w:ins w:id="1530" w:author="Jujia Li" w:date="2026-02-14T16:48:00Z">
        <w:r w:rsidR="00CE2EC6" w:rsidRPr="00CE2EC6">
          <w:rPr>
            <w:iCs/>
            <w:rPrChange w:id="1531" w:author="Jujia Li" w:date="2026-02-14T16:48:00Z" w16du:dateUtc="2026-02-14T22:48:00Z">
              <w:rPr>
                <w:i/>
              </w:rPr>
            </w:rPrChange>
          </w:rPr>
          <w:t xml:space="preserve">We employed a two-stage spatiotemporal path analysis. First, we fitted a 'Mediator Model' to predict ER Visits based on </w:t>
        </w:r>
      </w:ins>
      <w:ins w:id="1532" w:author="Jujia Li" w:date="2026-02-25T21:32:00Z" w16du:dateUtc="2026-02-26T03:32:00Z">
        <w:r w:rsidR="009B46D6">
          <w:rPr>
            <w:iCs/>
          </w:rPr>
          <w:t>OUD</w:t>
        </w:r>
      </w:ins>
      <w:ins w:id="1533" w:author="Jujia Li" w:date="2026-02-14T16:48:00Z">
        <w:r w:rsidR="00CE2EC6" w:rsidRPr="00CE2EC6">
          <w:rPr>
            <w:iCs/>
            <w:rPrChange w:id="1534" w:author="Jujia Li" w:date="2026-02-14T16:48:00Z" w16du:dateUtc="2026-02-14T22:48:00Z">
              <w:rPr>
                <w:i/>
              </w:rPr>
            </w:rPrChange>
          </w:rPr>
          <w:t xml:space="preserve">. Second, we fitted an 'Outcome Model' to predict </w:t>
        </w:r>
      </w:ins>
      <w:ins w:id="1535" w:author="Jujia Li" w:date="2026-02-25T21:33:00Z" w16du:dateUtc="2026-02-26T03:33:00Z">
        <w:r w:rsidR="009B46D6">
          <w:rPr>
            <w:iCs/>
          </w:rPr>
          <w:t>m</w:t>
        </w:r>
      </w:ins>
      <w:ins w:id="1536" w:author="Jujia Li" w:date="2026-02-14T16:48:00Z">
        <w:r w:rsidR="00CE2EC6" w:rsidRPr="00CE2EC6">
          <w:rPr>
            <w:iCs/>
            <w:rPrChange w:id="1537" w:author="Jujia Li" w:date="2026-02-14T16:48:00Z" w16du:dateUtc="2026-02-14T22:48:00Z">
              <w:rPr>
                <w:i/>
              </w:rPr>
            </w:rPrChange>
          </w:rPr>
          <w:t>ortality based on ER Visits (Table 1).</w:t>
        </w:r>
      </w:ins>
      <w:ins w:id="1538" w:author="Jujia Li" w:date="2026-02-25T21:34:00Z" w16du:dateUtc="2026-02-26T03:34:00Z">
        <w:r w:rsidR="009B46D6" w:rsidRPr="009B46D6">
          <w:rPr>
            <w:iCs/>
          </w:rPr>
          <w:t xml:space="preserve"> </w:t>
        </w:r>
        <w:r w:rsidR="009B46D6">
          <w:rPr>
            <w:iCs/>
          </w:rPr>
          <w:t>SES, and rurality are mediators</w:t>
        </w:r>
      </w:ins>
    </w:p>
    <w:p w14:paraId="0C87745B" w14:textId="77777777" w:rsidR="00CE2EC6" w:rsidRPr="00CE2EC6" w:rsidRDefault="00CE2EC6">
      <w:pPr>
        <w:spacing w:after="0"/>
        <w:ind w:firstLine="720"/>
        <w:rPr>
          <w:ins w:id="1539" w:author="Jujia Li" w:date="2026-02-14T16:48:00Z"/>
          <w:iCs/>
          <w:rPrChange w:id="1540" w:author="Jujia Li" w:date="2026-02-14T16:48:00Z" w16du:dateUtc="2026-02-14T22:48:00Z">
            <w:rPr>
              <w:ins w:id="1541" w:author="Jujia Li" w:date="2026-02-14T16:48:00Z"/>
              <w:i/>
            </w:rPr>
          </w:rPrChange>
        </w:rPr>
        <w:pPrChange w:id="1542" w:author="Jujia Li" w:date="2026-02-14T17:36:00Z" w16du:dateUtc="2026-02-14T23:36:00Z">
          <w:pPr>
            <w:spacing w:after="240"/>
            <w:ind w:firstLine="720"/>
          </w:pPr>
        </w:pPrChange>
      </w:pPr>
      <w:ins w:id="1543" w:author="Jujia Li" w:date="2026-02-14T16:48:00Z">
        <w:r w:rsidRPr="00CE2EC6">
          <w:rPr>
            <w:iCs/>
            <w:rPrChange w:id="1544" w:author="Jujia Li" w:date="2026-02-14T16:48:00Z" w16du:dateUtc="2026-02-14T22:48:00Z">
              <w:rPr>
                <w:i/>
              </w:rPr>
            </w:rPrChange>
          </w:rPr>
          <w:t>In the Mediator model, higher per-capita availability of Buprenorphine ($\beta = -0.26, p &lt; .001$) and Methadone ($\beta = -0.26, p &lt; .001$) was associated with significantly lower [ER Visit] counts. In the Outcome model, we observed a significant positive association between the Gini index and [Mortality] ($\beta = 0.22, p &lt; .001$). However, the interaction between Rurality and ER visits was not statistically significant across any rural categories, suggesting that the relationship between ER visits and [Mortality] does not vary by rural classification in this sample.</w:t>
        </w:r>
      </w:ins>
    </w:p>
    <w:p w14:paraId="6DCF9923" w14:textId="31E44E77" w:rsidR="001D3C56" w:rsidRDefault="001D3C56">
      <w:pPr>
        <w:spacing w:after="0" w:line="240" w:lineRule="auto"/>
        <w:rPr>
          <w:ins w:id="1545" w:author="Jujia Li" w:date="2026-02-14T17:36:00Z" w16du:dateUtc="2026-02-14T23:36:00Z"/>
          <w:iCs/>
        </w:rPr>
        <w:pPrChange w:id="1546" w:author="Jujia Li" w:date="2026-02-14T17:36:00Z" w16du:dateUtc="2026-02-14T23:36:00Z">
          <w:pPr>
            <w:spacing w:after="240" w:line="240" w:lineRule="auto"/>
          </w:pPr>
        </w:pPrChange>
      </w:pPr>
      <w:ins w:id="1547" w:author="Jujia Li" w:date="2026-02-14T17:36:00Z" w16du:dateUtc="2026-02-14T23:36:00Z">
        <w:r>
          <w:rPr>
            <w:iCs/>
          </w:rPr>
          <w:t xml:space="preserve">Table </w:t>
        </w:r>
      </w:ins>
      <w:ins w:id="1548" w:author="Jujia Li" w:date="2026-02-25T21:33:00Z" w16du:dateUtc="2026-02-26T03:33:00Z">
        <w:r w:rsidR="009B46D6">
          <w:rPr>
            <w:iCs/>
          </w:rPr>
          <w:t>1</w:t>
        </w:r>
      </w:ins>
      <w:ins w:id="1549" w:author="Jujia Li" w:date="2026-02-16T11:49:00Z" w16du:dateUtc="2026-02-16T17:49:00Z">
        <w:r w:rsidR="00603D02">
          <w:rPr>
            <w:iCs/>
          </w:rPr>
          <w:t xml:space="preserve"> (move to appendix)</w:t>
        </w:r>
      </w:ins>
    </w:p>
    <w:p w14:paraId="5BA5C0B5" w14:textId="55B0407D" w:rsidR="00665055" w:rsidRPr="001D3C56" w:rsidRDefault="00546C61">
      <w:pPr>
        <w:spacing w:after="0" w:line="240" w:lineRule="auto"/>
        <w:rPr>
          <w:ins w:id="1550" w:author="Jujia Li" w:date="2026-02-14T16:27:00Z" w16du:dateUtc="2026-02-14T22:27:00Z"/>
          <w:i/>
          <w:rPrChange w:id="1551" w:author="Jujia Li" w:date="2026-02-14T17:37:00Z" w16du:dateUtc="2026-02-14T23:37:00Z">
            <w:rPr>
              <w:ins w:id="1552" w:author="Jujia Li" w:date="2026-02-14T16:27:00Z" w16du:dateUtc="2026-02-14T22:27:00Z"/>
              <w:iCs/>
            </w:rPr>
          </w:rPrChange>
        </w:rPr>
        <w:pPrChange w:id="1553" w:author="Jujia Li" w:date="2026-02-14T17:36:00Z" w16du:dateUtc="2026-02-14T23:36:00Z">
          <w:pPr>
            <w:spacing w:after="240"/>
          </w:pPr>
        </w:pPrChange>
      </w:pPr>
      <w:ins w:id="1554" w:author="Jujia Li" w:date="2026-02-14T16:56:00Z">
        <w:r w:rsidRPr="001D3C56">
          <w:rPr>
            <w:i/>
            <w:rPrChange w:id="1555" w:author="Jujia Li" w:date="2026-02-14T17:37:00Z" w16du:dateUtc="2026-02-14T23:37:00Z">
              <w:rPr>
                <w:iCs/>
              </w:rPr>
            </w:rPrChange>
          </w:rPr>
          <w:t>Spatiotemporal Path Analysis Examining</w:t>
        </w:r>
      </w:ins>
      <w:ins w:id="1556" w:author="Jujia Li" w:date="2026-02-14T17:37:00Z" w16du:dateUtc="2026-02-14T23:37:00Z">
        <w:r w:rsidR="001D3C56" w:rsidRPr="001D3C56">
          <w:rPr>
            <w:i/>
            <w:rPrChange w:id="1557" w:author="Jujia Li" w:date="2026-02-14T17:37:00Z" w16du:dateUtc="2026-02-14T23:37:00Z">
              <w:rPr>
                <w:iCs/>
              </w:rPr>
            </w:rPrChange>
          </w:rPr>
          <w:t xml:space="preserve"> on</w:t>
        </w:r>
      </w:ins>
      <w:ins w:id="1558" w:author="Jujia Li" w:date="2026-02-14T16:56:00Z">
        <w:r w:rsidRPr="001D3C56">
          <w:rPr>
            <w:i/>
            <w:rPrChange w:id="1559" w:author="Jujia Li" w:date="2026-02-14T17:37:00Z" w16du:dateUtc="2026-02-14T23:37:00Z">
              <w:rPr>
                <w:iCs/>
              </w:rPr>
            </w:rPrChange>
          </w:rPr>
          <w:t xml:space="preserve"> Opioid Availability, ER Visits, and Mortality</w:t>
        </w:r>
      </w:ins>
    </w:p>
    <w:tbl>
      <w:tblPr>
        <w:tblW w:w="0" w:type="auto"/>
        <w:tblInd w:w="108" w:type="dxa"/>
        <w:tblBorders>
          <w:top w:val="single" w:sz="4" w:space="0" w:color="auto"/>
          <w:bottom w:val="single" w:sz="4" w:space="0" w:color="auto"/>
        </w:tblBorders>
        <w:tblLook w:val="04A0" w:firstRow="1" w:lastRow="0" w:firstColumn="1" w:lastColumn="0" w:noHBand="0" w:noVBand="1"/>
        <w:tblPrChange w:id="1560" w:author="Jujia Li" w:date="2026-02-25T18:55:00Z" w16du:dateUtc="2026-02-26T00:55:00Z">
          <w:tblPr>
            <w:tblW w:w="0" w:type="auto"/>
            <w:tblInd w:w="108" w:type="dxa"/>
            <w:tblBorders>
              <w:top w:val="single" w:sz="4" w:space="0" w:color="auto"/>
              <w:bottom w:val="single" w:sz="4" w:space="0" w:color="auto"/>
            </w:tblBorders>
            <w:tblLook w:val="04A0" w:firstRow="1" w:lastRow="0" w:firstColumn="1" w:lastColumn="0" w:noHBand="0" w:noVBand="1"/>
          </w:tblPr>
        </w:tblPrChange>
      </w:tblPr>
      <w:tblGrid>
        <w:gridCol w:w="3573"/>
        <w:gridCol w:w="2198"/>
        <w:gridCol w:w="545"/>
        <w:gridCol w:w="1434"/>
        <w:gridCol w:w="580"/>
        <w:tblGridChange w:id="1561">
          <w:tblGrid>
            <w:gridCol w:w="3451"/>
            <w:gridCol w:w="122"/>
            <w:gridCol w:w="1708"/>
            <w:gridCol w:w="615"/>
            <w:gridCol w:w="224"/>
            <w:gridCol w:w="196"/>
            <w:gridCol w:w="1594"/>
            <w:gridCol w:w="14"/>
            <w:gridCol w:w="406"/>
            <w:gridCol w:w="418"/>
          </w:tblGrid>
        </w:tblGridChange>
      </w:tblGrid>
      <w:tr w:rsidR="007F6CDD" w:rsidRPr="0008190F" w14:paraId="6CD4DD4F" w14:textId="371A4E97" w:rsidTr="007F6CDD">
        <w:trPr>
          <w:trHeight w:val="300"/>
          <w:ins w:id="1562" w:author="Jujia Li" w:date="2026-02-25T17:41:00Z"/>
          <w:trPrChange w:id="1563" w:author="Jujia Li" w:date="2026-02-25T18:55:00Z" w16du:dateUtc="2026-02-26T00:55:00Z">
            <w:trPr>
              <w:gridAfter w:val="0"/>
              <w:trHeight w:val="300"/>
            </w:trPr>
          </w:trPrChange>
        </w:trPr>
        <w:tc>
          <w:tcPr>
            <w:tcW w:w="0" w:type="auto"/>
            <w:tcBorders>
              <w:top w:val="single" w:sz="4" w:space="0" w:color="auto"/>
              <w:bottom w:val="single" w:sz="4" w:space="0" w:color="auto"/>
            </w:tcBorders>
            <w:noWrap/>
            <w:vAlign w:val="center"/>
            <w:hideMark/>
            <w:tcPrChange w:id="1564" w:author="Jujia Li" w:date="2026-02-25T18:55:00Z" w16du:dateUtc="2026-02-26T00:55:00Z">
              <w:tcPr>
                <w:tcW w:w="0" w:type="auto"/>
                <w:gridSpan w:val="2"/>
                <w:noWrap/>
                <w:vAlign w:val="center"/>
                <w:hideMark/>
              </w:tcPr>
            </w:tcPrChange>
          </w:tcPr>
          <w:p w14:paraId="4A307199" w14:textId="0A0736FA" w:rsidR="00B736F2" w:rsidRPr="0008190F" w:rsidRDefault="00B736F2">
            <w:pPr>
              <w:spacing w:after="0" w:line="240" w:lineRule="auto"/>
              <w:jc w:val="center"/>
              <w:rPr>
                <w:ins w:id="1565" w:author="Jujia Li" w:date="2026-02-25T17:41:00Z" w16du:dateUtc="2026-02-25T23:41:00Z"/>
                <w:rFonts w:ascii="Aptos Narrow" w:eastAsia="Times New Roman" w:hAnsi="Aptos Narrow" w:cs="Times New Roman"/>
                <w:color w:val="000000"/>
                <w:lang w:eastAsia="zh-CN"/>
              </w:rPr>
              <w:pPrChange w:id="1566" w:author="Jujia Li" w:date="2026-02-25T17:53:00Z" w16du:dateUtc="2026-02-25T23:53:00Z">
                <w:pPr>
                  <w:spacing w:after="0" w:line="240" w:lineRule="auto"/>
                </w:pPr>
              </w:pPrChange>
            </w:pPr>
            <w:ins w:id="1567" w:author="Jujia Li" w:date="2026-02-25T17:53:00Z" w16du:dateUtc="2026-02-25T23:53:00Z">
              <w:r>
                <w:rPr>
                  <w:rFonts w:ascii="Aptos Narrow" w:eastAsia="Times New Roman" w:hAnsi="Aptos Narrow" w:cs="Times New Roman"/>
                  <w:color w:val="000000"/>
                  <w:lang w:eastAsia="zh-CN"/>
                </w:rPr>
                <w:t>T</w:t>
              </w:r>
            </w:ins>
            <w:ins w:id="1568" w:author="Jujia Li" w:date="2026-02-25T17:41:00Z" w16du:dateUtc="2026-02-25T23:41:00Z">
              <w:r w:rsidRPr="0008190F">
                <w:rPr>
                  <w:rFonts w:ascii="Aptos Narrow" w:eastAsia="Times New Roman" w:hAnsi="Aptos Narrow" w:cs="Times New Roman"/>
                  <w:color w:val="000000"/>
                  <w:lang w:eastAsia="zh-CN"/>
                </w:rPr>
                <w:t>erm</w:t>
              </w:r>
            </w:ins>
          </w:p>
        </w:tc>
        <w:tc>
          <w:tcPr>
            <w:tcW w:w="0" w:type="auto"/>
            <w:gridSpan w:val="2"/>
            <w:tcBorders>
              <w:top w:val="single" w:sz="4" w:space="0" w:color="auto"/>
              <w:bottom w:val="single" w:sz="4" w:space="0" w:color="auto"/>
            </w:tcBorders>
            <w:noWrap/>
            <w:vAlign w:val="center"/>
            <w:hideMark/>
            <w:tcPrChange w:id="1569" w:author="Jujia Li" w:date="2026-02-25T18:55:00Z" w16du:dateUtc="2026-02-26T00:55:00Z">
              <w:tcPr>
                <w:tcW w:w="0" w:type="auto"/>
                <w:gridSpan w:val="2"/>
                <w:noWrap/>
                <w:vAlign w:val="center"/>
                <w:hideMark/>
              </w:tcPr>
            </w:tcPrChange>
          </w:tcPr>
          <w:p w14:paraId="1EB6ECBE" w14:textId="77777777" w:rsidR="00B736F2" w:rsidRDefault="00B736F2" w:rsidP="00B736F2">
            <w:pPr>
              <w:spacing w:after="0" w:line="240" w:lineRule="auto"/>
              <w:jc w:val="center"/>
              <w:rPr>
                <w:ins w:id="1570" w:author="Jujia Li" w:date="2026-02-25T17:54:00Z" w16du:dateUtc="2026-02-25T23:54:00Z"/>
                <w:rFonts w:ascii="Aptos Narrow" w:eastAsia="Times New Roman" w:hAnsi="Aptos Narrow" w:cs="Times New Roman"/>
                <w:color w:val="000000"/>
                <w:lang w:eastAsia="zh-CN"/>
              </w:rPr>
            </w:pPr>
            <w:ins w:id="1571" w:author="Jujia Li" w:date="2026-02-25T17:53:00Z" w16du:dateUtc="2026-02-25T23:53:00Z">
              <w:r>
                <w:rPr>
                  <w:rFonts w:ascii="Aptos Narrow" w:eastAsia="Times New Roman" w:hAnsi="Aptos Narrow" w:cs="Times New Roman"/>
                  <w:color w:val="000000"/>
                  <w:lang w:eastAsia="zh-CN"/>
                </w:rPr>
                <w:t>OUD</w:t>
              </w:r>
            </w:ins>
            <w:ins w:id="1572" w:author="Jujia Li" w:date="2026-02-25T17:41:00Z" w16du:dateUtc="2026-02-25T23:41:00Z">
              <w:r w:rsidRPr="0008190F">
                <w:rPr>
                  <w:rFonts w:ascii="Aptos Narrow" w:eastAsia="Times New Roman" w:hAnsi="Aptos Narrow" w:cs="Times New Roman"/>
                  <w:color w:val="000000"/>
                  <w:lang w:eastAsia="zh-CN"/>
                </w:rPr>
                <w:t xml:space="preserve"> to ED </w:t>
              </w:r>
            </w:ins>
          </w:p>
          <w:p w14:paraId="5BC8EB11" w14:textId="264ACD69" w:rsidR="00B736F2" w:rsidRPr="0008190F" w:rsidRDefault="00B736F2">
            <w:pPr>
              <w:spacing w:after="0" w:line="240" w:lineRule="auto"/>
              <w:jc w:val="center"/>
              <w:rPr>
                <w:ins w:id="1573" w:author="Jujia Li" w:date="2026-02-25T17:49:00Z" w16du:dateUtc="2026-02-25T23:49:00Z"/>
                <w:rFonts w:ascii="Aptos Narrow" w:eastAsia="Times New Roman" w:hAnsi="Aptos Narrow" w:cs="Times New Roman"/>
                <w:color w:val="000000"/>
                <w:lang w:eastAsia="zh-CN"/>
              </w:rPr>
              <w:pPrChange w:id="1574" w:author="Jujia Li" w:date="2026-02-25T17:53:00Z" w16du:dateUtc="2026-02-25T23:53:00Z">
                <w:pPr>
                  <w:spacing w:after="0" w:line="240" w:lineRule="auto"/>
                </w:pPr>
              </w:pPrChange>
            </w:pPr>
            <w:ins w:id="1575" w:author="Jujia Li" w:date="2026-02-25T17:41:00Z" w16du:dateUtc="2026-02-25T23:41:00Z">
              <w:r w:rsidRPr="0008190F">
                <w:rPr>
                  <w:rFonts w:ascii="Aptos Narrow" w:eastAsia="Times New Roman" w:hAnsi="Aptos Narrow" w:cs="Times New Roman"/>
                  <w:color w:val="000000"/>
                  <w:lang w:eastAsia="zh-CN"/>
                </w:rPr>
                <w:t>(a-path)</w:t>
              </w:r>
            </w:ins>
          </w:p>
        </w:tc>
        <w:tc>
          <w:tcPr>
            <w:tcW w:w="0" w:type="auto"/>
            <w:gridSpan w:val="2"/>
            <w:tcBorders>
              <w:top w:val="single" w:sz="4" w:space="0" w:color="auto"/>
              <w:bottom w:val="single" w:sz="4" w:space="0" w:color="auto"/>
            </w:tcBorders>
            <w:noWrap/>
            <w:vAlign w:val="center"/>
            <w:hideMark/>
            <w:tcPrChange w:id="1576" w:author="Jujia Li" w:date="2026-02-25T18:55:00Z" w16du:dateUtc="2026-02-26T00:55:00Z">
              <w:tcPr>
                <w:tcW w:w="0" w:type="auto"/>
                <w:gridSpan w:val="3"/>
                <w:noWrap/>
                <w:vAlign w:val="center"/>
                <w:hideMark/>
              </w:tcPr>
            </w:tcPrChange>
          </w:tcPr>
          <w:p w14:paraId="59F86487" w14:textId="14064829" w:rsidR="00B736F2" w:rsidRDefault="00B736F2" w:rsidP="00B736F2">
            <w:pPr>
              <w:spacing w:after="0" w:line="240" w:lineRule="auto"/>
              <w:jc w:val="center"/>
              <w:rPr>
                <w:ins w:id="1577" w:author="Jujia Li" w:date="2026-02-25T17:54:00Z" w16du:dateUtc="2026-02-25T23:54:00Z"/>
                <w:rFonts w:ascii="Aptos Narrow" w:eastAsia="Times New Roman" w:hAnsi="Aptos Narrow" w:cs="Times New Roman"/>
                <w:color w:val="000000"/>
                <w:lang w:eastAsia="zh-CN"/>
              </w:rPr>
            </w:pPr>
            <w:ins w:id="1578" w:author="Jujia Li" w:date="2026-02-25T17:54:00Z" w16du:dateUtc="2026-02-25T23:54:00Z">
              <w:r>
                <w:rPr>
                  <w:rFonts w:ascii="Aptos Narrow" w:eastAsia="Times New Roman" w:hAnsi="Aptos Narrow" w:cs="Times New Roman"/>
                  <w:color w:val="000000"/>
                  <w:lang w:eastAsia="zh-CN"/>
                </w:rPr>
                <w:t>OUD, ED to Mortality</w:t>
              </w:r>
            </w:ins>
          </w:p>
          <w:p w14:paraId="0745CDB3" w14:textId="33D3A89D" w:rsidR="00B736F2" w:rsidRPr="0008190F" w:rsidRDefault="00B736F2">
            <w:pPr>
              <w:spacing w:after="0" w:line="240" w:lineRule="auto"/>
              <w:jc w:val="center"/>
              <w:rPr>
                <w:ins w:id="1579" w:author="Jujia Li" w:date="2026-02-25T17:51:00Z" w16du:dateUtc="2026-02-25T23:51:00Z"/>
                <w:rFonts w:ascii="Aptos Narrow" w:eastAsia="Times New Roman" w:hAnsi="Aptos Narrow" w:cs="Times New Roman"/>
                <w:color w:val="000000"/>
                <w:lang w:eastAsia="zh-CN"/>
              </w:rPr>
              <w:pPrChange w:id="1580" w:author="Jujia Li" w:date="2026-02-25T17:53:00Z" w16du:dateUtc="2026-02-25T23:53:00Z">
                <w:pPr>
                  <w:spacing w:after="0" w:line="240" w:lineRule="auto"/>
                </w:pPr>
              </w:pPrChange>
            </w:pPr>
            <w:ins w:id="1581" w:author="Jujia Li" w:date="2026-02-25T17:41:00Z" w16du:dateUtc="2026-02-25T23:41:00Z">
              <w:r w:rsidRPr="0008190F">
                <w:rPr>
                  <w:rFonts w:ascii="Aptos Narrow" w:eastAsia="Times New Roman" w:hAnsi="Aptos Narrow" w:cs="Times New Roman"/>
                  <w:color w:val="000000"/>
                  <w:lang w:eastAsia="zh-CN"/>
                </w:rPr>
                <w:t>(b &amp; c' paths)</w:t>
              </w:r>
            </w:ins>
          </w:p>
        </w:tc>
      </w:tr>
      <w:tr w:rsidR="00B736F2" w:rsidRPr="0008190F" w14:paraId="505CAE5E" w14:textId="1BF11383" w:rsidTr="007F6CDD">
        <w:tblPrEx>
          <w:tblPrExChange w:id="158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583" w:author="Jujia Li" w:date="2026-02-25T17:41:00Z"/>
          <w:trPrChange w:id="1584" w:author="Jujia Li" w:date="2026-02-25T18:55:00Z" w16du:dateUtc="2026-02-26T00:55:00Z">
            <w:trPr>
              <w:trHeight w:val="300"/>
            </w:trPr>
          </w:trPrChange>
        </w:trPr>
        <w:tc>
          <w:tcPr>
            <w:tcW w:w="0" w:type="auto"/>
            <w:tcBorders>
              <w:top w:val="single" w:sz="4" w:space="0" w:color="auto"/>
            </w:tcBorders>
            <w:noWrap/>
            <w:vAlign w:val="bottom"/>
            <w:hideMark/>
            <w:tcPrChange w:id="1585" w:author="Jujia Li" w:date="2026-02-25T18:55:00Z" w16du:dateUtc="2026-02-26T00:55:00Z">
              <w:tcPr>
                <w:tcW w:w="3451" w:type="dxa"/>
                <w:noWrap/>
                <w:vAlign w:val="bottom"/>
                <w:hideMark/>
              </w:tcPr>
            </w:tcPrChange>
          </w:tcPr>
          <w:p w14:paraId="3D3B0EAB" w14:textId="77777777" w:rsidR="00B736F2" w:rsidRPr="0008190F" w:rsidRDefault="00B736F2" w:rsidP="0008190F">
            <w:pPr>
              <w:spacing w:after="0" w:line="240" w:lineRule="auto"/>
              <w:rPr>
                <w:ins w:id="1586" w:author="Jujia Li" w:date="2026-02-25T17:41:00Z" w16du:dateUtc="2026-02-25T23:41:00Z"/>
                <w:rFonts w:ascii="Aptos Narrow" w:eastAsia="Times New Roman" w:hAnsi="Aptos Narrow" w:cs="Times New Roman"/>
                <w:color w:val="000000"/>
                <w:lang w:eastAsia="zh-CN"/>
              </w:rPr>
            </w:pPr>
            <w:ins w:id="1587" w:author="Jujia Li" w:date="2026-02-25T17:41:00Z" w16du:dateUtc="2026-02-25T23:41:00Z">
              <w:r w:rsidRPr="0008190F">
                <w:rPr>
                  <w:rFonts w:ascii="Aptos Narrow" w:eastAsia="Times New Roman" w:hAnsi="Aptos Narrow" w:cs="Times New Roman"/>
                  <w:color w:val="000000"/>
                  <w:lang w:eastAsia="zh-CN"/>
                </w:rPr>
                <w:t>(Intercept)</w:t>
              </w:r>
            </w:ins>
          </w:p>
        </w:tc>
        <w:tc>
          <w:tcPr>
            <w:tcW w:w="0" w:type="auto"/>
            <w:tcBorders>
              <w:top w:val="single" w:sz="4" w:space="0" w:color="auto"/>
            </w:tcBorders>
            <w:noWrap/>
            <w:vAlign w:val="bottom"/>
            <w:hideMark/>
            <w:tcPrChange w:id="1588" w:author="Jujia Li" w:date="2026-02-25T18:55:00Z" w16du:dateUtc="2026-02-26T00:55:00Z">
              <w:tcPr>
                <w:tcW w:w="1830" w:type="dxa"/>
                <w:gridSpan w:val="2"/>
                <w:noWrap/>
                <w:vAlign w:val="bottom"/>
                <w:hideMark/>
              </w:tcPr>
            </w:tcPrChange>
          </w:tcPr>
          <w:p w14:paraId="1DAE9069" w14:textId="42305A94" w:rsidR="00B736F2" w:rsidRPr="0008190F" w:rsidRDefault="00B736F2">
            <w:pPr>
              <w:spacing w:after="0" w:line="240" w:lineRule="auto"/>
              <w:jc w:val="right"/>
              <w:rPr>
                <w:ins w:id="1589" w:author="Jujia Li" w:date="2026-02-25T17:41:00Z" w16du:dateUtc="2026-02-25T23:41:00Z"/>
                <w:rFonts w:ascii="Aptos Narrow" w:eastAsia="Times New Roman" w:hAnsi="Aptos Narrow" w:cs="Times New Roman"/>
                <w:color w:val="000000"/>
                <w:lang w:eastAsia="zh-CN"/>
              </w:rPr>
              <w:pPrChange w:id="1590" w:author="Jujia Li" w:date="2026-02-25T17:52:00Z" w16du:dateUtc="2026-02-25T23:52:00Z">
                <w:pPr>
                  <w:spacing w:after="0" w:line="240" w:lineRule="auto"/>
                </w:pPr>
              </w:pPrChange>
            </w:pPr>
            <w:ins w:id="1591" w:author="Jujia Li" w:date="2026-02-25T17:41:00Z" w16du:dateUtc="2026-02-25T23:41:00Z">
              <w:r w:rsidRPr="0008190F">
                <w:rPr>
                  <w:rFonts w:ascii="Aptos Narrow" w:eastAsia="Times New Roman" w:hAnsi="Aptos Narrow" w:cs="Times New Roman"/>
                  <w:color w:val="000000"/>
                  <w:lang w:eastAsia="zh-CN"/>
                </w:rPr>
                <w:t>-6.36 (0.50)</w:t>
              </w:r>
            </w:ins>
          </w:p>
        </w:tc>
        <w:tc>
          <w:tcPr>
            <w:tcW w:w="0" w:type="auto"/>
            <w:tcBorders>
              <w:top w:val="single" w:sz="4" w:space="0" w:color="auto"/>
            </w:tcBorders>
            <w:tcPrChange w:id="1592" w:author="Jujia Li" w:date="2026-02-25T18:55:00Z" w16du:dateUtc="2026-02-26T00:55:00Z">
              <w:tcPr>
                <w:tcW w:w="839" w:type="dxa"/>
                <w:gridSpan w:val="2"/>
              </w:tcPr>
            </w:tcPrChange>
          </w:tcPr>
          <w:p w14:paraId="77C07151" w14:textId="1A2777AF" w:rsidR="00B736F2" w:rsidRPr="0008190F" w:rsidRDefault="00B736F2" w:rsidP="0008190F">
            <w:pPr>
              <w:spacing w:after="0" w:line="240" w:lineRule="auto"/>
              <w:rPr>
                <w:ins w:id="1593" w:author="Jujia Li" w:date="2026-02-25T17:49:00Z" w16du:dateUtc="2026-02-25T23:49:00Z"/>
                <w:rFonts w:ascii="Aptos Narrow" w:eastAsia="Times New Roman" w:hAnsi="Aptos Narrow" w:cs="Times New Roman"/>
                <w:color w:val="000000"/>
                <w:lang w:eastAsia="zh-CN"/>
              </w:rPr>
            </w:pPr>
            <w:ins w:id="1594" w:author="Jujia Li" w:date="2026-02-25T17:49:00Z" w16du:dateUtc="2026-02-25T23:49:00Z">
              <w:r w:rsidRPr="0008190F">
                <w:rPr>
                  <w:rFonts w:ascii="Aptos Narrow" w:eastAsia="Times New Roman" w:hAnsi="Aptos Narrow" w:cs="Times New Roman"/>
                  <w:color w:val="000000"/>
                  <w:lang w:eastAsia="zh-CN"/>
                </w:rPr>
                <w:t>***</w:t>
              </w:r>
            </w:ins>
          </w:p>
        </w:tc>
        <w:tc>
          <w:tcPr>
            <w:tcW w:w="0" w:type="auto"/>
            <w:tcBorders>
              <w:top w:val="single" w:sz="4" w:space="0" w:color="auto"/>
            </w:tcBorders>
            <w:noWrap/>
            <w:vAlign w:val="bottom"/>
            <w:hideMark/>
            <w:tcPrChange w:id="1595" w:author="Jujia Li" w:date="2026-02-25T18:55:00Z" w16du:dateUtc="2026-02-26T00:55:00Z">
              <w:tcPr>
                <w:tcW w:w="1804" w:type="dxa"/>
                <w:gridSpan w:val="3"/>
                <w:noWrap/>
                <w:vAlign w:val="bottom"/>
                <w:hideMark/>
              </w:tcPr>
            </w:tcPrChange>
          </w:tcPr>
          <w:p w14:paraId="4CE6E143" w14:textId="35C60653" w:rsidR="00B736F2" w:rsidRPr="0008190F" w:rsidRDefault="00B736F2">
            <w:pPr>
              <w:spacing w:after="0" w:line="240" w:lineRule="auto"/>
              <w:jc w:val="right"/>
              <w:rPr>
                <w:ins w:id="1596" w:author="Jujia Li" w:date="2026-02-25T17:41:00Z" w16du:dateUtc="2026-02-25T23:41:00Z"/>
                <w:rFonts w:ascii="Aptos Narrow" w:eastAsia="Times New Roman" w:hAnsi="Aptos Narrow" w:cs="Times New Roman"/>
                <w:color w:val="000000"/>
                <w:lang w:eastAsia="zh-CN"/>
              </w:rPr>
              <w:pPrChange w:id="1597" w:author="Jujia Li" w:date="2026-02-25T17:52:00Z" w16du:dateUtc="2026-02-25T23:52:00Z">
                <w:pPr>
                  <w:spacing w:after="0" w:line="240" w:lineRule="auto"/>
                </w:pPr>
              </w:pPrChange>
            </w:pPr>
            <w:ins w:id="1598" w:author="Jujia Li" w:date="2026-02-25T17:41:00Z" w16du:dateUtc="2026-02-25T23:41:00Z">
              <w:r w:rsidRPr="0008190F">
                <w:rPr>
                  <w:rFonts w:ascii="Aptos Narrow" w:eastAsia="Times New Roman" w:hAnsi="Aptos Narrow" w:cs="Times New Roman"/>
                  <w:color w:val="000000"/>
                  <w:lang w:eastAsia="zh-CN"/>
                </w:rPr>
                <w:t xml:space="preserve">-9.05 (0.20) </w:t>
              </w:r>
            </w:ins>
          </w:p>
        </w:tc>
        <w:tc>
          <w:tcPr>
            <w:tcW w:w="0" w:type="auto"/>
            <w:tcBorders>
              <w:top w:val="single" w:sz="4" w:space="0" w:color="auto"/>
            </w:tcBorders>
            <w:tcPrChange w:id="1599" w:author="Jujia Li" w:date="2026-02-25T18:55:00Z" w16du:dateUtc="2026-02-26T00:55:00Z">
              <w:tcPr>
                <w:tcW w:w="0" w:type="auto"/>
                <w:gridSpan w:val="2"/>
              </w:tcPr>
            </w:tcPrChange>
          </w:tcPr>
          <w:p w14:paraId="0A864702" w14:textId="79ECBA07" w:rsidR="00B736F2" w:rsidRPr="0008190F" w:rsidRDefault="00B736F2" w:rsidP="0008190F">
            <w:pPr>
              <w:spacing w:after="0" w:line="240" w:lineRule="auto"/>
              <w:rPr>
                <w:ins w:id="1600" w:author="Jujia Li" w:date="2026-02-25T17:51:00Z" w16du:dateUtc="2026-02-25T23:51:00Z"/>
                <w:rFonts w:ascii="Aptos Narrow" w:eastAsia="Times New Roman" w:hAnsi="Aptos Narrow" w:cs="Times New Roman"/>
                <w:color w:val="000000"/>
                <w:lang w:eastAsia="zh-CN"/>
              </w:rPr>
            </w:pPr>
            <w:ins w:id="1601"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1C217833" w14:textId="5C5ED6F7" w:rsidTr="007F6CDD">
        <w:tblPrEx>
          <w:tblPrExChange w:id="160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03" w:author="Jujia Li" w:date="2026-02-25T17:41:00Z"/>
          <w:trPrChange w:id="1604" w:author="Jujia Li" w:date="2026-02-25T18:55:00Z" w16du:dateUtc="2026-02-26T00:55:00Z">
            <w:trPr>
              <w:trHeight w:val="300"/>
            </w:trPr>
          </w:trPrChange>
        </w:trPr>
        <w:tc>
          <w:tcPr>
            <w:tcW w:w="0" w:type="auto"/>
            <w:noWrap/>
            <w:vAlign w:val="bottom"/>
            <w:hideMark/>
            <w:tcPrChange w:id="1605" w:author="Jujia Li" w:date="2026-02-25T18:55:00Z" w16du:dateUtc="2026-02-26T00:55:00Z">
              <w:tcPr>
                <w:tcW w:w="3451" w:type="dxa"/>
                <w:noWrap/>
                <w:vAlign w:val="bottom"/>
                <w:hideMark/>
              </w:tcPr>
            </w:tcPrChange>
          </w:tcPr>
          <w:p w14:paraId="0E9A1CA0" w14:textId="6623F2AA" w:rsidR="00B736F2" w:rsidRPr="0008190F" w:rsidRDefault="00B736F2" w:rsidP="0008190F">
            <w:pPr>
              <w:spacing w:after="0" w:line="240" w:lineRule="auto"/>
              <w:rPr>
                <w:ins w:id="1606" w:author="Jujia Li" w:date="2026-02-25T17:41:00Z" w16du:dateUtc="2026-02-25T23:41:00Z"/>
                <w:rFonts w:ascii="Aptos Narrow" w:eastAsia="Times New Roman" w:hAnsi="Aptos Narrow" w:cs="Times New Roman"/>
                <w:color w:val="000000"/>
                <w:lang w:eastAsia="zh-CN"/>
              </w:rPr>
            </w:pPr>
            <w:ins w:id="1607" w:author="Jujia Li" w:date="2026-02-25T17:41:00Z" w16du:dateUtc="2026-02-25T23:41:00Z">
              <w:r w:rsidRPr="0008190F">
                <w:rPr>
                  <w:rFonts w:ascii="Aptos Narrow" w:eastAsia="Times New Roman" w:hAnsi="Aptos Narrow" w:cs="Times New Roman"/>
                  <w:color w:val="000000"/>
                  <w:lang w:eastAsia="zh-CN"/>
                </w:rPr>
                <w:t>OXYCODONE</w:t>
              </w:r>
            </w:ins>
          </w:p>
        </w:tc>
        <w:tc>
          <w:tcPr>
            <w:tcW w:w="0" w:type="auto"/>
            <w:noWrap/>
            <w:vAlign w:val="bottom"/>
            <w:hideMark/>
            <w:tcPrChange w:id="1608" w:author="Jujia Li" w:date="2026-02-25T18:55:00Z" w16du:dateUtc="2026-02-26T00:55:00Z">
              <w:tcPr>
                <w:tcW w:w="1830" w:type="dxa"/>
                <w:gridSpan w:val="2"/>
                <w:noWrap/>
                <w:vAlign w:val="bottom"/>
                <w:hideMark/>
              </w:tcPr>
            </w:tcPrChange>
          </w:tcPr>
          <w:p w14:paraId="4948DCBF" w14:textId="77777777" w:rsidR="00B736F2" w:rsidRPr="0008190F" w:rsidRDefault="00B736F2">
            <w:pPr>
              <w:spacing w:after="0" w:line="240" w:lineRule="auto"/>
              <w:jc w:val="right"/>
              <w:rPr>
                <w:ins w:id="1609" w:author="Jujia Li" w:date="2026-02-25T17:41:00Z" w16du:dateUtc="2026-02-25T23:41:00Z"/>
                <w:rFonts w:ascii="Aptos Narrow" w:eastAsia="Times New Roman" w:hAnsi="Aptos Narrow" w:cs="Times New Roman"/>
                <w:color w:val="000000"/>
                <w:lang w:eastAsia="zh-CN"/>
              </w:rPr>
              <w:pPrChange w:id="1610" w:author="Jujia Li" w:date="2026-02-25T17:52:00Z" w16du:dateUtc="2026-02-25T23:52:00Z">
                <w:pPr>
                  <w:spacing w:after="0" w:line="240" w:lineRule="auto"/>
                </w:pPr>
              </w:pPrChange>
            </w:pPr>
            <w:ins w:id="1611" w:author="Jujia Li" w:date="2026-02-25T17:41:00Z" w16du:dateUtc="2026-02-25T23:41:00Z">
              <w:r w:rsidRPr="0008190F">
                <w:rPr>
                  <w:rFonts w:ascii="Aptos Narrow" w:eastAsia="Times New Roman" w:hAnsi="Aptos Narrow" w:cs="Times New Roman"/>
                  <w:color w:val="000000"/>
                  <w:lang w:eastAsia="zh-CN"/>
                </w:rPr>
                <w:t xml:space="preserve">-2.17 (1.76) </w:t>
              </w:r>
            </w:ins>
          </w:p>
        </w:tc>
        <w:tc>
          <w:tcPr>
            <w:tcW w:w="0" w:type="auto"/>
            <w:tcPrChange w:id="1612" w:author="Jujia Li" w:date="2026-02-25T18:55:00Z" w16du:dateUtc="2026-02-26T00:55:00Z">
              <w:tcPr>
                <w:tcW w:w="839" w:type="dxa"/>
                <w:gridSpan w:val="2"/>
              </w:tcPr>
            </w:tcPrChange>
          </w:tcPr>
          <w:p w14:paraId="13B9E7CC" w14:textId="77777777" w:rsidR="00B736F2" w:rsidRPr="0008190F" w:rsidRDefault="00B736F2" w:rsidP="0008190F">
            <w:pPr>
              <w:spacing w:after="0" w:line="240" w:lineRule="auto"/>
              <w:rPr>
                <w:ins w:id="1613"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614" w:author="Jujia Li" w:date="2026-02-25T18:55:00Z" w16du:dateUtc="2026-02-26T00:55:00Z">
              <w:tcPr>
                <w:tcW w:w="1804" w:type="dxa"/>
                <w:gridSpan w:val="3"/>
                <w:noWrap/>
                <w:vAlign w:val="bottom"/>
                <w:hideMark/>
              </w:tcPr>
            </w:tcPrChange>
          </w:tcPr>
          <w:p w14:paraId="0B497530" w14:textId="607E0ED8" w:rsidR="00B736F2" w:rsidRPr="0008190F" w:rsidRDefault="00B736F2">
            <w:pPr>
              <w:spacing w:after="0" w:line="240" w:lineRule="auto"/>
              <w:jc w:val="right"/>
              <w:rPr>
                <w:ins w:id="1615" w:author="Jujia Li" w:date="2026-02-25T17:41:00Z" w16du:dateUtc="2026-02-25T23:41:00Z"/>
                <w:rFonts w:ascii="Aptos Narrow" w:eastAsia="Times New Roman" w:hAnsi="Aptos Narrow" w:cs="Times New Roman"/>
                <w:color w:val="000000"/>
                <w:lang w:eastAsia="zh-CN"/>
              </w:rPr>
              <w:pPrChange w:id="1616" w:author="Jujia Li" w:date="2026-02-25T17:52:00Z" w16du:dateUtc="2026-02-25T23:52:00Z">
                <w:pPr>
                  <w:spacing w:after="0" w:line="240" w:lineRule="auto"/>
                </w:pPr>
              </w:pPrChange>
            </w:pPr>
            <w:ins w:id="1617" w:author="Jujia Li" w:date="2026-02-25T17:41:00Z" w16du:dateUtc="2026-02-25T23:41:00Z">
              <w:r w:rsidRPr="0008190F">
                <w:rPr>
                  <w:rFonts w:ascii="Aptos Narrow" w:eastAsia="Times New Roman" w:hAnsi="Aptos Narrow" w:cs="Times New Roman"/>
                  <w:color w:val="000000"/>
                  <w:lang w:eastAsia="zh-CN"/>
                </w:rPr>
                <w:t xml:space="preserve">0.51 (0.14) </w:t>
              </w:r>
            </w:ins>
          </w:p>
        </w:tc>
        <w:tc>
          <w:tcPr>
            <w:tcW w:w="0" w:type="auto"/>
            <w:tcPrChange w:id="1618" w:author="Jujia Li" w:date="2026-02-25T18:55:00Z" w16du:dateUtc="2026-02-26T00:55:00Z">
              <w:tcPr>
                <w:tcW w:w="0" w:type="auto"/>
                <w:gridSpan w:val="2"/>
              </w:tcPr>
            </w:tcPrChange>
          </w:tcPr>
          <w:p w14:paraId="3D69A742" w14:textId="733AAE38" w:rsidR="00B736F2" w:rsidRPr="0008190F" w:rsidRDefault="00B736F2" w:rsidP="0008190F">
            <w:pPr>
              <w:spacing w:after="0" w:line="240" w:lineRule="auto"/>
              <w:rPr>
                <w:ins w:id="1619" w:author="Jujia Li" w:date="2026-02-25T17:51:00Z" w16du:dateUtc="2026-02-25T23:51:00Z"/>
                <w:rFonts w:ascii="Aptos Narrow" w:eastAsia="Times New Roman" w:hAnsi="Aptos Narrow" w:cs="Times New Roman"/>
                <w:color w:val="000000"/>
                <w:lang w:eastAsia="zh-CN"/>
              </w:rPr>
            </w:pPr>
            <w:ins w:id="1620"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7B26EEC5" w14:textId="19426D8A" w:rsidTr="007F6CDD">
        <w:tblPrEx>
          <w:tblPrExChange w:id="162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22" w:author="Jujia Li" w:date="2026-02-25T17:41:00Z"/>
          <w:trPrChange w:id="1623" w:author="Jujia Li" w:date="2026-02-25T18:55:00Z" w16du:dateUtc="2026-02-26T00:55:00Z">
            <w:trPr>
              <w:trHeight w:val="300"/>
            </w:trPr>
          </w:trPrChange>
        </w:trPr>
        <w:tc>
          <w:tcPr>
            <w:tcW w:w="0" w:type="auto"/>
            <w:noWrap/>
            <w:vAlign w:val="bottom"/>
            <w:hideMark/>
            <w:tcPrChange w:id="1624" w:author="Jujia Li" w:date="2026-02-25T18:55:00Z" w16du:dateUtc="2026-02-26T00:55:00Z">
              <w:tcPr>
                <w:tcW w:w="3451" w:type="dxa"/>
                <w:noWrap/>
                <w:vAlign w:val="bottom"/>
                <w:hideMark/>
              </w:tcPr>
            </w:tcPrChange>
          </w:tcPr>
          <w:p w14:paraId="4B0CF420" w14:textId="54791B81" w:rsidR="00B736F2" w:rsidRPr="0008190F" w:rsidRDefault="00B736F2" w:rsidP="0008190F">
            <w:pPr>
              <w:spacing w:after="0" w:line="240" w:lineRule="auto"/>
              <w:rPr>
                <w:ins w:id="1625" w:author="Jujia Li" w:date="2026-02-25T17:41:00Z" w16du:dateUtc="2026-02-25T23:41:00Z"/>
                <w:rFonts w:ascii="Aptos Narrow" w:eastAsia="Times New Roman" w:hAnsi="Aptos Narrow" w:cs="Times New Roman"/>
                <w:color w:val="000000"/>
                <w:lang w:eastAsia="zh-CN"/>
              </w:rPr>
            </w:pPr>
            <w:ins w:id="1626" w:author="Jujia Li" w:date="2026-02-25T17:41:00Z" w16du:dateUtc="2026-02-25T23:41:00Z">
              <w:r w:rsidRPr="0008190F">
                <w:rPr>
                  <w:rFonts w:ascii="Aptos Narrow" w:eastAsia="Times New Roman" w:hAnsi="Aptos Narrow" w:cs="Times New Roman"/>
                  <w:color w:val="000000"/>
                  <w:lang w:eastAsia="zh-CN"/>
                </w:rPr>
                <w:t>BUPRENORPHINE</w:t>
              </w:r>
            </w:ins>
          </w:p>
        </w:tc>
        <w:tc>
          <w:tcPr>
            <w:tcW w:w="0" w:type="auto"/>
            <w:noWrap/>
            <w:vAlign w:val="bottom"/>
            <w:hideMark/>
            <w:tcPrChange w:id="1627" w:author="Jujia Li" w:date="2026-02-25T18:55:00Z" w16du:dateUtc="2026-02-26T00:55:00Z">
              <w:tcPr>
                <w:tcW w:w="1830" w:type="dxa"/>
                <w:gridSpan w:val="2"/>
                <w:noWrap/>
                <w:vAlign w:val="bottom"/>
                <w:hideMark/>
              </w:tcPr>
            </w:tcPrChange>
          </w:tcPr>
          <w:p w14:paraId="4AFE40EC" w14:textId="77777777" w:rsidR="00B736F2" w:rsidRPr="0008190F" w:rsidRDefault="00B736F2">
            <w:pPr>
              <w:spacing w:after="0" w:line="240" w:lineRule="auto"/>
              <w:jc w:val="right"/>
              <w:rPr>
                <w:ins w:id="1628" w:author="Jujia Li" w:date="2026-02-25T17:41:00Z" w16du:dateUtc="2026-02-25T23:41:00Z"/>
                <w:rFonts w:ascii="Aptos Narrow" w:eastAsia="Times New Roman" w:hAnsi="Aptos Narrow" w:cs="Times New Roman"/>
                <w:color w:val="000000"/>
                <w:lang w:eastAsia="zh-CN"/>
              </w:rPr>
              <w:pPrChange w:id="1629" w:author="Jujia Li" w:date="2026-02-25T17:52:00Z" w16du:dateUtc="2026-02-25T23:52:00Z">
                <w:pPr>
                  <w:spacing w:after="0" w:line="240" w:lineRule="auto"/>
                </w:pPr>
              </w:pPrChange>
            </w:pPr>
            <w:ins w:id="1630" w:author="Jujia Li" w:date="2026-02-25T17:41:00Z" w16du:dateUtc="2026-02-25T23:41:00Z">
              <w:r w:rsidRPr="0008190F">
                <w:rPr>
                  <w:rFonts w:ascii="Aptos Narrow" w:eastAsia="Times New Roman" w:hAnsi="Aptos Narrow" w:cs="Times New Roman"/>
                  <w:color w:val="000000"/>
                  <w:lang w:eastAsia="zh-CN"/>
                </w:rPr>
                <w:t xml:space="preserve">-0.81 (0.56) </w:t>
              </w:r>
            </w:ins>
          </w:p>
        </w:tc>
        <w:tc>
          <w:tcPr>
            <w:tcW w:w="0" w:type="auto"/>
            <w:tcPrChange w:id="1631" w:author="Jujia Li" w:date="2026-02-25T18:55:00Z" w16du:dateUtc="2026-02-26T00:55:00Z">
              <w:tcPr>
                <w:tcW w:w="839" w:type="dxa"/>
                <w:gridSpan w:val="2"/>
              </w:tcPr>
            </w:tcPrChange>
          </w:tcPr>
          <w:p w14:paraId="7D07CBBC" w14:textId="77777777" w:rsidR="00B736F2" w:rsidRPr="0008190F" w:rsidRDefault="00B736F2" w:rsidP="0008190F">
            <w:pPr>
              <w:spacing w:after="0" w:line="240" w:lineRule="auto"/>
              <w:rPr>
                <w:ins w:id="163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633" w:author="Jujia Li" w:date="2026-02-25T18:55:00Z" w16du:dateUtc="2026-02-26T00:55:00Z">
              <w:tcPr>
                <w:tcW w:w="1804" w:type="dxa"/>
                <w:gridSpan w:val="3"/>
                <w:noWrap/>
                <w:vAlign w:val="bottom"/>
                <w:hideMark/>
              </w:tcPr>
            </w:tcPrChange>
          </w:tcPr>
          <w:p w14:paraId="170D7AA6" w14:textId="57C1DCA1" w:rsidR="00B736F2" w:rsidRPr="0008190F" w:rsidRDefault="00B736F2">
            <w:pPr>
              <w:spacing w:after="0" w:line="240" w:lineRule="auto"/>
              <w:jc w:val="right"/>
              <w:rPr>
                <w:ins w:id="1634" w:author="Jujia Li" w:date="2026-02-25T17:41:00Z" w16du:dateUtc="2026-02-25T23:41:00Z"/>
                <w:rFonts w:ascii="Aptos Narrow" w:eastAsia="Times New Roman" w:hAnsi="Aptos Narrow" w:cs="Times New Roman"/>
                <w:color w:val="000000"/>
                <w:lang w:eastAsia="zh-CN"/>
              </w:rPr>
              <w:pPrChange w:id="1635" w:author="Jujia Li" w:date="2026-02-25T17:52:00Z" w16du:dateUtc="2026-02-25T23:52:00Z">
                <w:pPr>
                  <w:spacing w:after="0" w:line="240" w:lineRule="auto"/>
                </w:pPr>
              </w:pPrChange>
            </w:pPr>
            <w:ins w:id="1636" w:author="Jujia Li" w:date="2026-02-25T17:41:00Z" w16du:dateUtc="2026-02-25T23:41:00Z">
              <w:r w:rsidRPr="0008190F">
                <w:rPr>
                  <w:rFonts w:ascii="Aptos Narrow" w:eastAsia="Times New Roman" w:hAnsi="Aptos Narrow" w:cs="Times New Roman"/>
                  <w:color w:val="000000"/>
                  <w:lang w:eastAsia="zh-CN"/>
                </w:rPr>
                <w:t xml:space="preserve">0.21 (0.10) </w:t>
              </w:r>
            </w:ins>
          </w:p>
        </w:tc>
        <w:tc>
          <w:tcPr>
            <w:tcW w:w="0" w:type="auto"/>
            <w:tcPrChange w:id="1637" w:author="Jujia Li" w:date="2026-02-25T18:55:00Z" w16du:dateUtc="2026-02-26T00:55:00Z">
              <w:tcPr>
                <w:tcW w:w="0" w:type="auto"/>
                <w:gridSpan w:val="2"/>
              </w:tcPr>
            </w:tcPrChange>
          </w:tcPr>
          <w:p w14:paraId="24710374" w14:textId="37A5FA9A" w:rsidR="00B736F2" w:rsidRPr="0008190F" w:rsidRDefault="00B736F2" w:rsidP="0008190F">
            <w:pPr>
              <w:spacing w:after="0" w:line="240" w:lineRule="auto"/>
              <w:rPr>
                <w:ins w:id="1638" w:author="Jujia Li" w:date="2026-02-25T17:51:00Z" w16du:dateUtc="2026-02-25T23:51:00Z"/>
                <w:rFonts w:ascii="Aptos Narrow" w:eastAsia="Times New Roman" w:hAnsi="Aptos Narrow" w:cs="Times New Roman"/>
                <w:color w:val="000000"/>
                <w:lang w:eastAsia="zh-CN"/>
              </w:rPr>
            </w:pPr>
            <w:ins w:id="1639"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267B270B" w14:textId="1E9E3516" w:rsidTr="007F6CDD">
        <w:tblPrEx>
          <w:tblPrExChange w:id="164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41" w:author="Jujia Li" w:date="2026-02-25T17:41:00Z"/>
          <w:trPrChange w:id="1642" w:author="Jujia Li" w:date="2026-02-25T18:55:00Z" w16du:dateUtc="2026-02-26T00:55:00Z">
            <w:trPr>
              <w:trHeight w:val="300"/>
            </w:trPr>
          </w:trPrChange>
        </w:trPr>
        <w:tc>
          <w:tcPr>
            <w:tcW w:w="0" w:type="auto"/>
            <w:noWrap/>
            <w:vAlign w:val="bottom"/>
            <w:hideMark/>
            <w:tcPrChange w:id="1643" w:author="Jujia Li" w:date="2026-02-25T18:55:00Z" w16du:dateUtc="2026-02-26T00:55:00Z">
              <w:tcPr>
                <w:tcW w:w="3451" w:type="dxa"/>
                <w:noWrap/>
                <w:vAlign w:val="bottom"/>
                <w:hideMark/>
              </w:tcPr>
            </w:tcPrChange>
          </w:tcPr>
          <w:p w14:paraId="1FA2EBD0" w14:textId="68E74FD5" w:rsidR="00B736F2" w:rsidRPr="0008190F" w:rsidRDefault="00B736F2" w:rsidP="0008190F">
            <w:pPr>
              <w:spacing w:after="0" w:line="240" w:lineRule="auto"/>
              <w:rPr>
                <w:ins w:id="1644" w:author="Jujia Li" w:date="2026-02-25T17:41:00Z" w16du:dateUtc="2026-02-25T23:41:00Z"/>
                <w:rFonts w:ascii="Aptos Narrow" w:eastAsia="Times New Roman" w:hAnsi="Aptos Narrow" w:cs="Times New Roman"/>
                <w:color w:val="000000"/>
                <w:lang w:eastAsia="zh-CN"/>
              </w:rPr>
            </w:pPr>
            <w:ins w:id="1645" w:author="Jujia Li" w:date="2026-02-25T17:41:00Z" w16du:dateUtc="2026-02-25T23:41:00Z">
              <w:r w:rsidRPr="0008190F">
                <w:rPr>
                  <w:rFonts w:ascii="Aptos Narrow" w:eastAsia="Times New Roman" w:hAnsi="Aptos Narrow" w:cs="Times New Roman"/>
                  <w:color w:val="000000"/>
                  <w:lang w:eastAsia="zh-CN"/>
                </w:rPr>
                <w:t>HYDROCODONE</w:t>
              </w:r>
            </w:ins>
          </w:p>
        </w:tc>
        <w:tc>
          <w:tcPr>
            <w:tcW w:w="0" w:type="auto"/>
            <w:noWrap/>
            <w:vAlign w:val="bottom"/>
            <w:hideMark/>
            <w:tcPrChange w:id="1646" w:author="Jujia Li" w:date="2026-02-25T18:55:00Z" w16du:dateUtc="2026-02-26T00:55:00Z">
              <w:tcPr>
                <w:tcW w:w="1830" w:type="dxa"/>
                <w:gridSpan w:val="2"/>
                <w:noWrap/>
                <w:vAlign w:val="bottom"/>
                <w:hideMark/>
              </w:tcPr>
            </w:tcPrChange>
          </w:tcPr>
          <w:p w14:paraId="483D41EF" w14:textId="0956CF36" w:rsidR="00B736F2" w:rsidRPr="0008190F" w:rsidRDefault="00B736F2">
            <w:pPr>
              <w:spacing w:after="0" w:line="240" w:lineRule="auto"/>
              <w:jc w:val="right"/>
              <w:rPr>
                <w:ins w:id="1647" w:author="Jujia Li" w:date="2026-02-25T17:41:00Z" w16du:dateUtc="2026-02-25T23:41:00Z"/>
                <w:rFonts w:ascii="Aptos Narrow" w:eastAsia="Times New Roman" w:hAnsi="Aptos Narrow" w:cs="Times New Roman"/>
                <w:color w:val="000000"/>
                <w:lang w:eastAsia="zh-CN"/>
              </w:rPr>
              <w:pPrChange w:id="1648" w:author="Jujia Li" w:date="2026-02-25T17:52:00Z" w16du:dateUtc="2026-02-25T23:52:00Z">
                <w:pPr>
                  <w:spacing w:after="0" w:line="240" w:lineRule="auto"/>
                </w:pPr>
              </w:pPrChange>
            </w:pPr>
            <w:ins w:id="1649" w:author="Jujia Li" w:date="2026-02-25T17:41:00Z" w16du:dateUtc="2026-02-25T23:41:00Z">
              <w:r w:rsidRPr="0008190F">
                <w:rPr>
                  <w:rFonts w:ascii="Aptos Narrow" w:eastAsia="Times New Roman" w:hAnsi="Aptos Narrow" w:cs="Times New Roman"/>
                  <w:color w:val="000000"/>
                  <w:lang w:eastAsia="zh-CN"/>
                </w:rPr>
                <w:t>3.52 (1.43)</w:t>
              </w:r>
            </w:ins>
          </w:p>
        </w:tc>
        <w:tc>
          <w:tcPr>
            <w:tcW w:w="0" w:type="auto"/>
            <w:tcPrChange w:id="1650" w:author="Jujia Li" w:date="2026-02-25T18:55:00Z" w16du:dateUtc="2026-02-26T00:55:00Z">
              <w:tcPr>
                <w:tcW w:w="839" w:type="dxa"/>
                <w:gridSpan w:val="2"/>
              </w:tcPr>
            </w:tcPrChange>
          </w:tcPr>
          <w:p w14:paraId="78972847" w14:textId="0905BF09" w:rsidR="00B736F2" w:rsidRPr="0008190F" w:rsidRDefault="00B736F2" w:rsidP="0008190F">
            <w:pPr>
              <w:spacing w:after="0" w:line="240" w:lineRule="auto"/>
              <w:rPr>
                <w:ins w:id="1651" w:author="Jujia Li" w:date="2026-02-25T17:49:00Z" w16du:dateUtc="2026-02-25T23:49:00Z"/>
                <w:rFonts w:ascii="Aptos Narrow" w:eastAsia="Times New Roman" w:hAnsi="Aptos Narrow" w:cs="Times New Roman"/>
                <w:color w:val="000000"/>
                <w:lang w:eastAsia="zh-CN"/>
              </w:rPr>
            </w:pPr>
            <w:ins w:id="1652" w:author="Jujia Li" w:date="2026-02-25T17:49:00Z" w16du:dateUtc="2026-02-25T23:49:00Z">
              <w:r w:rsidRPr="0008190F">
                <w:rPr>
                  <w:rFonts w:ascii="Aptos Narrow" w:eastAsia="Times New Roman" w:hAnsi="Aptos Narrow" w:cs="Times New Roman"/>
                  <w:color w:val="000000"/>
                  <w:lang w:eastAsia="zh-CN"/>
                </w:rPr>
                <w:t>*</w:t>
              </w:r>
            </w:ins>
          </w:p>
        </w:tc>
        <w:tc>
          <w:tcPr>
            <w:tcW w:w="0" w:type="auto"/>
            <w:noWrap/>
            <w:vAlign w:val="bottom"/>
            <w:hideMark/>
            <w:tcPrChange w:id="1653" w:author="Jujia Li" w:date="2026-02-25T18:55:00Z" w16du:dateUtc="2026-02-26T00:55:00Z">
              <w:tcPr>
                <w:tcW w:w="1804" w:type="dxa"/>
                <w:gridSpan w:val="3"/>
                <w:noWrap/>
                <w:vAlign w:val="bottom"/>
                <w:hideMark/>
              </w:tcPr>
            </w:tcPrChange>
          </w:tcPr>
          <w:p w14:paraId="71175094" w14:textId="1B5301E4" w:rsidR="00B736F2" w:rsidRPr="0008190F" w:rsidRDefault="00B736F2">
            <w:pPr>
              <w:spacing w:after="0" w:line="240" w:lineRule="auto"/>
              <w:jc w:val="right"/>
              <w:rPr>
                <w:ins w:id="1654" w:author="Jujia Li" w:date="2026-02-25T17:41:00Z" w16du:dateUtc="2026-02-25T23:41:00Z"/>
                <w:rFonts w:ascii="Aptos Narrow" w:eastAsia="Times New Roman" w:hAnsi="Aptos Narrow" w:cs="Times New Roman"/>
                <w:color w:val="000000"/>
                <w:lang w:eastAsia="zh-CN"/>
              </w:rPr>
              <w:pPrChange w:id="1655" w:author="Jujia Li" w:date="2026-02-25T17:52:00Z" w16du:dateUtc="2026-02-25T23:52:00Z">
                <w:pPr>
                  <w:spacing w:after="0" w:line="240" w:lineRule="auto"/>
                </w:pPr>
              </w:pPrChange>
            </w:pPr>
            <w:ins w:id="1656" w:author="Jujia Li" w:date="2026-02-25T17:41:00Z" w16du:dateUtc="2026-02-25T23:41:00Z">
              <w:r w:rsidRPr="0008190F">
                <w:rPr>
                  <w:rFonts w:ascii="Aptos Narrow" w:eastAsia="Times New Roman" w:hAnsi="Aptos Narrow" w:cs="Times New Roman"/>
                  <w:color w:val="000000"/>
                  <w:lang w:eastAsia="zh-CN"/>
                </w:rPr>
                <w:t xml:space="preserve">-0.84 (0.17) </w:t>
              </w:r>
            </w:ins>
          </w:p>
        </w:tc>
        <w:tc>
          <w:tcPr>
            <w:tcW w:w="0" w:type="auto"/>
            <w:tcPrChange w:id="1657" w:author="Jujia Li" w:date="2026-02-25T18:55:00Z" w16du:dateUtc="2026-02-26T00:55:00Z">
              <w:tcPr>
                <w:tcW w:w="0" w:type="auto"/>
                <w:gridSpan w:val="2"/>
              </w:tcPr>
            </w:tcPrChange>
          </w:tcPr>
          <w:p w14:paraId="36674C75" w14:textId="19528CF2" w:rsidR="00B736F2" w:rsidRPr="0008190F" w:rsidRDefault="00B736F2" w:rsidP="0008190F">
            <w:pPr>
              <w:spacing w:after="0" w:line="240" w:lineRule="auto"/>
              <w:rPr>
                <w:ins w:id="1658" w:author="Jujia Li" w:date="2026-02-25T17:51:00Z" w16du:dateUtc="2026-02-25T23:51:00Z"/>
                <w:rFonts w:ascii="Aptos Narrow" w:eastAsia="Times New Roman" w:hAnsi="Aptos Narrow" w:cs="Times New Roman"/>
                <w:color w:val="000000"/>
                <w:lang w:eastAsia="zh-CN"/>
              </w:rPr>
            </w:pPr>
            <w:ins w:id="1659"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32EB8F75" w14:textId="33ECF893" w:rsidTr="007F6CDD">
        <w:tblPrEx>
          <w:tblPrExChange w:id="166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61" w:author="Jujia Li" w:date="2026-02-25T17:41:00Z"/>
          <w:trPrChange w:id="1662" w:author="Jujia Li" w:date="2026-02-25T18:55:00Z" w16du:dateUtc="2026-02-26T00:55:00Z">
            <w:trPr>
              <w:trHeight w:val="300"/>
            </w:trPr>
          </w:trPrChange>
        </w:trPr>
        <w:tc>
          <w:tcPr>
            <w:tcW w:w="0" w:type="auto"/>
            <w:noWrap/>
            <w:vAlign w:val="bottom"/>
            <w:hideMark/>
            <w:tcPrChange w:id="1663" w:author="Jujia Li" w:date="2026-02-25T18:55:00Z" w16du:dateUtc="2026-02-26T00:55:00Z">
              <w:tcPr>
                <w:tcW w:w="3451" w:type="dxa"/>
                <w:noWrap/>
                <w:vAlign w:val="bottom"/>
                <w:hideMark/>
              </w:tcPr>
            </w:tcPrChange>
          </w:tcPr>
          <w:p w14:paraId="5D958C6A" w14:textId="20B2D135" w:rsidR="00B736F2" w:rsidRPr="0008190F" w:rsidRDefault="00B736F2" w:rsidP="0008190F">
            <w:pPr>
              <w:spacing w:after="0" w:line="240" w:lineRule="auto"/>
              <w:rPr>
                <w:ins w:id="1664" w:author="Jujia Li" w:date="2026-02-25T17:41:00Z" w16du:dateUtc="2026-02-25T23:41:00Z"/>
                <w:rFonts w:ascii="Aptos Narrow" w:eastAsia="Times New Roman" w:hAnsi="Aptos Narrow" w:cs="Times New Roman"/>
                <w:color w:val="000000"/>
                <w:lang w:eastAsia="zh-CN"/>
              </w:rPr>
            </w:pPr>
            <w:ins w:id="1665" w:author="Jujia Li" w:date="2026-02-25T17:41:00Z" w16du:dateUtc="2026-02-25T23:41:00Z">
              <w:r w:rsidRPr="0008190F">
                <w:rPr>
                  <w:rFonts w:ascii="Aptos Narrow" w:eastAsia="Times New Roman" w:hAnsi="Aptos Narrow" w:cs="Times New Roman"/>
                  <w:color w:val="000000"/>
                  <w:lang w:eastAsia="zh-CN"/>
                </w:rPr>
                <w:lastRenderedPageBreak/>
                <w:t>METHADONE</w:t>
              </w:r>
            </w:ins>
          </w:p>
        </w:tc>
        <w:tc>
          <w:tcPr>
            <w:tcW w:w="0" w:type="auto"/>
            <w:noWrap/>
            <w:vAlign w:val="bottom"/>
            <w:hideMark/>
            <w:tcPrChange w:id="1666" w:author="Jujia Li" w:date="2026-02-25T18:55:00Z" w16du:dateUtc="2026-02-26T00:55:00Z">
              <w:tcPr>
                <w:tcW w:w="1830" w:type="dxa"/>
                <w:gridSpan w:val="2"/>
                <w:noWrap/>
                <w:vAlign w:val="bottom"/>
                <w:hideMark/>
              </w:tcPr>
            </w:tcPrChange>
          </w:tcPr>
          <w:p w14:paraId="4D3899EB" w14:textId="77777777" w:rsidR="00B736F2" w:rsidRPr="0008190F" w:rsidRDefault="00B736F2">
            <w:pPr>
              <w:spacing w:after="0" w:line="240" w:lineRule="auto"/>
              <w:jc w:val="right"/>
              <w:rPr>
                <w:ins w:id="1667" w:author="Jujia Li" w:date="2026-02-25T17:41:00Z" w16du:dateUtc="2026-02-25T23:41:00Z"/>
                <w:rFonts w:ascii="Aptos Narrow" w:eastAsia="Times New Roman" w:hAnsi="Aptos Narrow" w:cs="Times New Roman"/>
                <w:color w:val="000000"/>
                <w:lang w:eastAsia="zh-CN"/>
              </w:rPr>
              <w:pPrChange w:id="1668" w:author="Jujia Li" w:date="2026-02-25T17:52:00Z" w16du:dateUtc="2026-02-25T23:52:00Z">
                <w:pPr>
                  <w:spacing w:after="0" w:line="240" w:lineRule="auto"/>
                </w:pPr>
              </w:pPrChange>
            </w:pPr>
            <w:ins w:id="1669" w:author="Jujia Li" w:date="2026-02-25T17:41:00Z" w16du:dateUtc="2026-02-25T23:41:00Z">
              <w:r w:rsidRPr="0008190F">
                <w:rPr>
                  <w:rFonts w:ascii="Aptos Narrow" w:eastAsia="Times New Roman" w:hAnsi="Aptos Narrow" w:cs="Times New Roman"/>
                  <w:color w:val="000000"/>
                  <w:lang w:eastAsia="zh-CN"/>
                </w:rPr>
                <w:t xml:space="preserve">0.18 (1.12) </w:t>
              </w:r>
            </w:ins>
          </w:p>
        </w:tc>
        <w:tc>
          <w:tcPr>
            <w:tcW w:w="0" w:type="auto"/>
            <w:tcPrChange w:id="1670" w:author="Jujia Li" w:date="2026-02-25T18:55:00Z" w16du:dateUtc="2026-02-26T00:55:00Z">
              <w:tcPr>
                <w:tcW w:w="839" w:type="dxa"/>
                <w:gridSpan w:val="2"/>
              </w:tcPr>
            </w:tcPrChange>
          </w:tcPr>
          <w:p w14:paraId="140C4925" w14:textId="77777777" w:rsidR="00B736F2" w:rsidRPr="0008190F" w:rsidRDefault="00B736F2" w:rsidP="0008190F">
            <w:pPr>
              <w:spacing w:after="0" w:line="240" w:lineRule="auto"/>
              <w:rPr>
                <w:ins w:id="1671"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672" w:author="Jujia Li" w:date="2026-02-25T18:55:00Z" w16du:dateUtc="2026-02-26T00:55:00Z">
              <w:tcPr>
                <w:tcW w:w="1804" w:type="dxa"/>
                <w:gridSpan w:val="3"/>
                <w:noWrap/>
                <w:vAlign w:val="bottom"/>
                <w:hideMark/>
              </w:tcPr>
            </w:tcPrChange>
          </w:tcPr>
          <w:p w14:paraId="0F75BD4B" w14:textId="59F12B05" w:rsidR="00B736F2" w:rsidRPr="0008190F" w:rsidRDefault="00B736F2">
            <w:pPr>
              <w:spacing w:after="0" w:line="240" w:lineRule="auto"/>
              <w:jc w:val="right"/>
              <w:rPr>
                <w:ins w:id="1673" w:author="Jujia Li" w:date="2026-02-25T17:41:00Z" w16du:dateUtc="2026-02-25T23:41:00Z"/>
                <w:rFonts w:ascii="Aptos Narrow" w:eastAsia="Times New Roman" w:hAnsi="Aptos Narrow" w:cs="Times New Roman"/>
                <w:color w:val="000000"/>
                <w:lang w:eastAsia="zh-CN"/>
              </w:rPr>
              <w:pPrChange w:id="1674" w:author="Jujia Li" w:date="2026-02-25T17:52:00Z" w16du:dateUtc="2026-02-25T23:52:00Z">
                <w:pPr>
                  <w:spacing w:after="0" w:line="240" w:lineRule="auto"/>
                </w:pPr>
              </w:pPrChange>
            </w:pPr>
            <w:ins w:id="1675" w:author="Jujia Li" w:date="2026-02-25T17:41:00Z" w16du:dateUtc="2026-02-25T23:41:00Z">
              <w:r w:rsidRPr="0008190F">
                <w:rPr>
                  <w:rFonts w:ascii="Aptos Narrow" w:eastAsia="Times New Roman" w:hAnsi="Aptos Narrow" w:cs="Times New Roman"/>
                  <w:color w:val="000000"/>
                  <w:lang w:eastAsia="zh-CN"/>
                </w:rPr>
                <w:t xml:space="preserve">0.04 (0.07) </w:t>
              </w:r>
            </w:ins>
          </w:p>
        </w:tc>
        <w:tc>
          <w:tcPr>
            <w:tcW w:w="0" w:type="auto"/>
            <w:tcPrChange w:id="1676" w:author="Jujia Li" w:date="2026-02-25T18:55:00Z" w16du:dateUtc="2026-02-26T00:55:00Z">
              <w:tcPr>
                <w:tcW w:w="0" w:type="auto"/>
                <w:gridSpan w:val="2"/>
              </w:tcPr>
            </w:tcPrChange>
          </w:tcPr>
          <w:p w14:paraId="2508F19A" w14:textId="77777777" w:rsidR="00B736F2" w:rsidRPr="0008190F" w:rsidRDefault="00B736F2" w:rsidP="0008190F">
            <w:pPr>
              <w:spacing w:after="0" w:line="240" w:lineRule="auto"/>
              <w:rPr>
                <w:ins w:id="1677" w:author="Jujia Li" w:date="2026-02-25T17:51:00Z" w16du:dateUtc="2026-02-25T23:51:00Z"/>
                <w:rFonts w:ascii="Aptos Narrow" w:eastAsia="Times New Roman" w:hAnsi="Aptos Narrow" w:cs="Times New Roman"/>
                <w:color w:val="000000"/>
                <w:lang w:eastAsia="zh-CN"/>
              </w:rPr>
            </w:pPr>
          </w:p>
        </w:tc>
      </w:tr>
      <w:tr w:rsidR="00B736F2" w:rsidRPr="0008190F" w14:paraId="5D12FC2E" w14:textId="63295E62" w:rsidTr="007F6CDD">
        <w:tblPrEx>
          <w:tblPrExChange w:id="167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79" w:author="Jujia Li" w:date="2026-02-25T17:41:00Z"/>
          <w:trPrChange w:id="1680" w:author="Jujia Li" w:date="2026-02-25T18:55:00Z" w16du:dateUtc="2026-02-26T00:55:00Z">
            <w:trPr>
              <w:trHeight w:val="300"/>
            </w:trPr>
          </w:trPrChange>
        </w:trPr>
        <w:tc>
          <w:tcPr>
            <w:tcW w:w="0" w:type="auto"/>
            <w:noWrap/>
            <w:vAlign w:val="bottom"/>
            <w:hideMark/>
            <w:tcPrChange w:id="1681" w:author="Jujia Li" w:date="2026-02-25T18:55:00Z" w16du:dateUtc="2026-02-26T00:55:00Z">
              <w:tcPr>
                <w:tcW w:w="3451" w:type="dxa"/>
                <w:noWrap/>
                <w:vAlign w:val="bottom"/>
                <w:hideMark/>
              </w:tcPr>
            </w:tcPrChange>
          </w:tcPr>
          <w:p w14:paraId="11EB519A" w14:textId="477BBF02" w:rsidR="00B736F2" w:rsidRPr="0008190F" w:rsidRDefault="00B736F2" w:rsidP="0008190F">
            <w:pPr>
              <w:spacing w:after="0" w:line="240" w:lineRule="auto"/>
              <w:rPr>
                <w:ins w:id="1682" w:author="Jujia Li" w:date="2026-02-25T17:41:00Z" w16du:dateUtc="2026-02-25T23:41:00Z"/>
                <w:rFonts w:ascii="Aptos Narrow" w:eastAsia="Times New Roman" w:hAnsi="Aptos Narrow" w:cs="Times New Roman"/>
                <w:color w:val="000000"/>
                <w:lang w:eastAsia="zh-CN"/>
              </w:rPr>
            </w:pPr>
            <w:ins w:id="1683" w:author="Jujia Li" w:date="2026-02-25T17:48:00Z" w16du:dateUtc="2026-02-25T23:48:00Z">
              <w:r>
                <w:rPr>
                  <w:rFonts w:ascii="Aptos Narrow" w:eastAsia="Times New Roman" w:hAnsi="Aptos Narrow" w:cs="Times New Roman"/>
                  <w:color w:val="000000"/>
                  <w:lang w:eastAsia="zh-CN"/>
                </w:rPr>
                <w:t>Rural_factor</w:t>
              </w:r>
            </w:ins>
            <w:ins w:id="1684" w:author="Jujia Li" w:date="2026-02-25T17:41:00Z" w16du:dateUtc="2026-02-25T23:41:00Z">
              <w:r w:rsidRPr="0008190F">
                <w:rPr>
                  <w:rFonts w:ascii="Aptos Narrow" w:eastAsia="Times New Roman" w:hAnsi="Aptos Narrow" w:cs="Times New Roman"/>
                  <w:color w:val="000000"/>
                  <w:lang w:eastAsia="zh-CN"/>
                </w:rPr>
                <w:t>3</w:t>
              </w:r>
            </w:ins>
          </w:p>
        </w:tc>
        <w:tc>
          <w:tcPr>
            <w:tcW w:w="0" w:type="auto"/>
            <w:noWrap/>
            <w:vAlign w:val="bottom"/>
            <w:hideMark/>
            <w:tcPrChange w:id="1685" w:author="Jujia Li" w:date="2026-02-25T18:55:00Z" w16du:dateUtc="2026-02-26T00:55:00Z">
              <w:tcPr>
                <w:tcW w:w="1830" w:type="dxa"/>
                <w:gridSpan w:val="2"/>
                <w:noWrap/>
                <w:vAlign w:val="bottom"/>
                <w:hideMark/>
              </w:tcPr>
            </w:tcPrChange>
          </w:tcPr>
          <w:p w14:paraId="0BA6291C" w14:textId="77777777" w:rsidR="00B736F2" w:rsidRPr="0008190F" w:rsidRDefault="00B736F2">
            <w:pPr>
              <w:spacing w:after="0" w:line="240" w:lineRule="auto"/>
              <w:jc w:val="right"/>
              <w:rPr>
                <w:ins w:id="1686" w:author="Jujia Li" w:date="2026-02-25T17:41:00Z" w16du:dateUtc="2026-02-25T23:41:00Z"/>
                <w:rFonts w:ascii="Aptos Narrow" w:eastAsia="Times New Roman" w:hAnsi="Aptos Narrow" w:cs="Times New Roman"/>
                <w:color w:val="000000"/>
                <w:lang w:eastAsia="zh-CN"/>
              </w:rPr>
              <w:pPrChange w:id="1687" w:author="Jujia Li" w:date="2026-02-25T17:52:00Z" w16du:dateUtc="2026-02-25T23:52:00Z">
                <w:pPr>
                  <w:spacing w:after="0" w:line="240" w:lineRule="auto"/>
                </w:pPr>
              </w:pPrChange>
            </w:pPr>
            <w:ins w:id="1688" w:author="Jujia Li" w:date="2026-02-25T17:41:00Z" w16du:dateUtc="2026-02-25T23:41:00Z">
              <w:r w:rsidRPr="0008190F">
                <w:rPr>
                  <w:rFonts w:ascii="Aptos Narrow" w:eastAsia="Times New Roman" w:hAnsi="Aptos Narrow" w:cs="Times New Roman"/>
                  <w:color w:val="000000"/>
                  <w:lang w:eastAsia="zh-CN"/>
                </w:rPr>
                <w:t xml:space="preserve">-0.32 (1.02) </w:t>
              </w:r>
            </w:ins>
          </w:p>
        </w:tc>
        <w:tc>
          <w:tcPr>
            <w:tcW w:w="0" w:type="auto"/>
            <w:tcPrChange w:id="1689" w:author="Jujia Li" w:date="2026-02-25T18:55:00Z" w16du:dateUtc="2026-02-26T00:55:00Z">
              <w:tcPr>
                <w:tcW w:w="839" w:type="dxa"/>
                <w:gridSpan w:val="2"/>
              </w:tcPr>
            </w:tcPrChange>
          </w:tcPr>
          <w:p w14:paraId="6B1C10B9" w14:textId="77777777" w:rsidR="00B736F2" w:rsidRPr="0008190F" w:rsidRDefault="00B736F2" w:rsidP="0008190F">
            <w:pPr>
              <w:spacing w:after="0" w:line="240" w:lineRule="auto"/>
              <w:rPr>
                <w:ins w:id="1690"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691" w:author="Jujia Li" w:date="2026-02-25T18:55:00Z" w16du:dateUtc="2026-02-26T00:55:00Z">
              <w:tcPr>
                <w:tcW w:w="1804" w:type="dxa"/>
                <w:gridSpan w:val="3"/>
                <w:noWrap/>
                <w:vAlign w:val="bottom"/>
                <w:hideMark/>
              </w:tcPr>
            </w:tcPrChange>
          </w:tcPr>
          <w:p w14:paraId="0083D870" w14:textId="10553737" w:rsidR="00B736F2" w:rsidRPr="0008190F" w:rsidRDefault="00B736F2">
            <w:pPr>
              <w:spacing w:after="0" w:line="240" w:lineRule="auto"/>
              <w:jc w:val="right"/>
              <w:rPr>
                <w:ins w:id="1692" w:author="Jujia Li" w:date="2026-02-25T17:41:00Z" w16du:dateUtc="2026-02-25T23:41:00Z"/>
                <w:rFonts w:ascii="Aptos Narrow" w:eastAsia="Times New Roman" w:hAnsi="Aptos Narrow" w:cs="Times New Roman"/>
                <w:color w:val="000000"/>
                <w:lang w:eastAsia="zh-CN"/>
              </w:rPr>
              <w:pPrChange w:id="1693" w:author="Jujia Li" w:date="2026-02-25T17:52:00Z" w16du:dateUtc="2026-02-25T23:52:00Z">
                <w:pPr>
                  <w:spacing w:after="0" w:line="240" w:lineRule="auto"/>
                </w:pPr>
              </w:pPrChange>
            </w:pPr>
            <w:ins w:id="1694" w:author="Jujia Li" w:date="2026-02-25T17:41:00Z" w16du:dateUtc="2026-02-25T23:41:00Z">
              <w:r w:rsidRPr="0008190F">
                <w:rPr>
                  <w:rFonts w:ascii="Aptos Narrow" w:eastAsia="Times New Roman" w:hAnsi="Aptos Narrow" w:cs="Times New Roman"/>
                  <w:color w:val="000000"/>
                  <w:lang w:eastAsia="zh-CN"/>
                </w:rPr>
                <w:t>-0.95 (0.17)</w:t>
              </w:r>
            </w:ins>
          </w:p>
        </w:tc>
        <w:tc>
          <w:tcPr>
            <w:tcW w:w="0" w:type="auto"/>
            <w:tcPrChange w:id="1695" w:author="Jujia Li" w:date="2026-02-25T18:55:00Z" w16du:dateUtc="2026-02-26T00:55:00Z">
              <w:tcPr>
                <w:tcW w:w="0" w:type="auto"/>
                <w:gridSpan w:val="2"/>
              </w:tcPr>
            </w:tcPrChange>
          </w:tcPr>
          <w:p w14:paraId="4516D3B5" w14:textId="52DD3803" w:rsidR="00B736F2" w:rsidRPr="0008190F" w:rsidRDefault="00B736F2" w:rsidP="0008190F">
            <w:pPr>
              <w:spacing w:after="0" w:line="240" w:lineRule="auto"/>
              <w:rPr>
                <w:ins w:id="1696" w:author="Jujia Li" w:date="2026-02-25T17:51:00Z" w16du:dateUtc="2026-02-25T23:51:00Z"/>
                <w:rFonts w:ascii="Aptos Narrow" w:eastAsia="Times New Roman" w:hAnsi="Aptos Narrow" w:cs="Times New Roman"/>
                <w:color w:val="000000"/>
                <w:lang w:eastAsia="zh-CN"/>
              </w:rPr>
            </w:pPr>
            <w:ins w:id="1697"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7499D8BD" w14:textId="17C49522" w:rsidTr="007F6CDD">
        <w:tblPrEx>
          <w:tblPrExChange w:id="169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699" w:author="Jujia Li" w:date="2026-02-25T17:41:00Z"/>
          <w:trPrChange w:id="1700" w:author="Jujia Li" w:date="2026-02-25T18:55:00Z" w16du:dateUtc="2026-02-26T00:55:00Z">
            <w:trPr>
              <w:trHeight w:val="300"/>
            </w:trPr>
          </w:trPrChange>
        </w:trPr>
        <w:tc>
          <w:tcPr>
            <w:tcW w:w="0" w:type="auto"/>
            <w:noWrap/>
            <w:vAlign w:val="bottom"/>
            <w:hideMark/>
            <w:tcPrChange w:id="1701" w:author="Jujia Li" w:date="2026-02-25T18:55:00Z" w16du:dateUtc="2026-02-26T00:55:00Z">
              <w:tcPr>
                <w:tcW w:w="3451" w:type="dxa"/>
                <w:noWrap/>
                <w:vAlign w:val="bottom"/>
                <w:hideMark/>
              </w:tcPr>
            </w:tcPrChange>
          </w:tcPr>
          <w:p w14:paraId="3C615318" w14:textId="62AFE896" w:rsidR="00B736F2" w:rsidRPr="0008190F" w:rsidRDefault="00B736F2" w:rsidP="0008190F">
            <w:pPr>
              <w:spacing w:after="0" w:line="240" w:lineRule="auto"/>
              <w:rPr>
                <w:ins w:id="1702" w:author="Jujia Li" w:date="2026-02-25T17:41:00Z" w16du:dateUtc="2026-02-25T23:41:00Z"/>
                <w:rFonts w:ascii="Aptos Narrow" w:eastAsia="Times New Roman" w:hAnsi="Aptos Narrow" w:cs="Times New Roman"/>
                <w:color w:val="000000"/>
                <w:lang w:eastAsia="zh-CN"/>
              </w:rPr>
            </w:pPr>
            <w:ins w:id="1703" w:author="Jujia Li" w:date="2026-02-25T17:48:00Z" w16du:dateUtc="2026-02-25T23:48:00Z">
              <w:r>
                <w:rPr>
                  <w:rFonts w:ascii="Aptos Narrow" w:eastAsia="Times New Roman" w:hAnsi="Aptos Narrow" w:cs="Times New Roman"/>
                  <w:color w:val="000000"/>
                  <w:lang w:eastAsia="zh-CN"/>
                </w:rPr>
                <w:t>Rural_factor</w:t>
              </w:r>
            </w:ins>
            <w:ins w:id="1704" w:author="Jujia Li" w:date="2026-02-25T17:41:00Z" w16du:dateUtc="2026-02-25T23:41:00Z">
              <w:r w:rsidRPr="0008190F">
                <w:rPr>
                  <w:rFonts w:ascii="Aptos Narrow" w:eastAsia="Times New Roman" w:hAnsi="Aptos Narrow" w:cs="Times New Roman"/>
                  <w:color w:val="000000"/>
                  <w:lang w:eastAsia="zh-CN"/>
                </w:rPr>
                <w:t>4</w:t>
              </w:r>
            </w:ins>
          </w:p>
        </w:tc>
        <w:tc>
          <w:tcPr>
            <w:tcW w:w="0" w:type="auto"/>
            <w:noWrap/>
            <w:vAlign w:val="bottom"/>
            <w:hideMark/>
            <w:tcPrChange w:id="1705" w:author="Jujia Li" w:date="2026-02-25T18:55:00Z" w16du:dateUtc="2026-02-26T00:55:00Z">
              <w:tcPr>
                <w:tcW w:w="1830" w:type="dxa"/>
                <w:gridSpan w:val="2"/>
                <w:noWrap/>
                <w:vAlign w:val="bottom"/>
                <w:hideMark/>
              </w:tcPr>
            </w:tcPrChange>
          </w:tcPr>
          <w:p w14:paraId="7CBD919D" w14:textId="41B499F6" w:rsidR="00B736F2" w:rsidRPr="0008190F" w:rsidRDefault="00B736F2">
            <w:pPr>
              <w:spacing w:after="0" w:line="240" w:lineRule="auto"/>
              <w:jc w:val="right"/>
              <w:rPr>
                <w:ins w:id="1706" w:author="Jujia Li" w:date="2026-02-25T17:41:00Z" w16du:dateUtc="2026-02-25T23:41:00Z"/>
                <w:rFonts w:ascii="Aptos Narrow" w:eastAsia="Times New Roman" w:hAnsi="Aptos Narrow" w:cs="Times New Roman"/>
                <w:color w:val="000000"/>
                <w:lang w:eastAsia="zh-CN"/>
              </w:rPr>
              <w:pPrChange w:id="1707" w:author="Jujia Li" w:date="2026-02-25T17:52:00Z" w16du:dateUtc="2026-02-25T23:52:00Z">
                <w:pPr>
                  <w:spacing w:after="0" w:line="240" w:lineRule="auto"/>
                </w:pPr>
              </w:pPrChange>
            </w:pPr>
            <w:ins w:id="1708" w:author="Jujia Li" w:date="2026-02-25T17:41:00Z" w16du:dateUtc="2026-02-25T23:41:00Z">
              <w:r w:rsidRPr="0008190F">
                <w:rPr>
                  <w:rFonts w:ascii="Aptos Narrow" w:eastAsia="Times New Roman" w:hAnsi="Aptos Narrow" w:cs="Times New Roman"/>
                  <w:color w:val="000000"/>
                  <w:lang w:eastAsia="zh-CN"/>
                </w:rPr>
                <w:t xml:space="preserve">-2.68 (0.46) </w:t>
              </w:r>
            </w:ins>
          </w:p>
        </w:tc>
        <w:tc>
          <w:tcPr>
            <w:tcW w:w="0" w:type="auto"/>
            <w:tcPrChange w:id="1709" w:author="Jujia Li" w:date="2026-02-25T18:55:00Z" w16du:dateUtc="2026-02-26T00:55:00Z">
              <w:tcPr>
                <w:tcW w:w="839" w:type="dxa"/>
                <w:gridSpan w:val="2"/>
              </w:tcPr>
            </w:tcPrChange>
          </w:tcPr>
          <w:p w14:paraId="44533D08" w14:textId="12440D4E" w:rsidR="00B736F2" w:rsidRPr="0008190F" w:rsidRDefault="00B736F2" w:rsidP="0008190F">
            <w:pPr>
              <w:spacing w:after="0" w:line="240" w:lineRule="auto"/>
              <w:rPr>
                <w:ins w:id="1710" w:author="Jujia Li" w:date="2026-02-25T17:49:00Z" w16du:dateUtc="2026-02-25T23:49:00Z"/>
                <w:rFonts w:ascii="Aptos Narrow" w:eastAsia="Times New Roman" w:hAnsi="Aptos Narrow" w:cs="Times New Roman"/>
                <w:color w:val="000000"/>
                <w:lang w:eastAsia="zh-CN"/>
              </w:rPr>
            </w:pPr>
            <w:ins w:id="1711"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712" w:author="Jujia Li" w:date="2026-02-25T18:55:00Z" w16du:dateUtc="2026-02-26T00:55:00Z">
              <w:tcPr>
                <w:tcW w:w="1804" w:type="dxa"/>
                <w:gridSpan w:val="3"/>
                <w:noWrap/>
                <w:vAlign w:val="bottom"/>
                <w:hideMark/>
              </w:tcPr>
            </w:tcPrChange>
          </w:tcPr>
          <w:p w14:paraId="0F882255" w14:textId="2EBA837E" w:rsidR="00B736F2" w:rsidRPr="0008190F" w:rsidRDefault="00B736F2">
            <w:pPr>
              <w:spacing w:after="0" w:line="240" w:lineRule="auto"/>
              <w:jc w:val="right"/>
              <w:rPr>
                <w:ins w:id="1713" w:author="Jujia Li" w:date="2026-02-25T17:41:00Z" w16du:dateUtc="2026-02-25T23:41:00Z"/>
                <w:rFonts w:ascii="Aptos Narrow" w:eastAsia="Times New Roman" w:hAnsi="Aptos Narrow" w:cs="Times New Roman"/>
                <w:color w:val="000000"/>
                <w:lang w:eastAsia="zh-CN"/>
              </w:rPr>
              <w:pPrChange w:id="1714" w:author="Jujia Li" w:date="2026-02-25T17:52:00Z" w16du:dateUtc="2026-02-25T23:52:00Z">
                <w:pPr>
                  <w:spacing w:after="0" w:line="240" w:lineRule="auto"/>
                </w:pPr>
              </w:pPrChange>
            </w:pPr>
            <w:ins w:id="1715" w:author="Jujia Li" w:date="2026-02-25T17:41:00Z" w16du:dateUtc="2026-02-25T23:41:00Z">
              <w:r w:rsidRPr="0008190F">
                <w:rPr>
                  <w:rFonts w:ascii="Aptos Narrow" w:eastAsia="Times New Roman" w:hAnsi="Aptos Narrow" w:cs="Times New Roman"/>
                  <w:color w:val="000000"/>
                  <w:lang w:eastAsia="zh-CN"/>
                </w:rPr>
                <w:t xml:space="preserve">0.10 (0.21) </w:t>
              </w:r>
            </w:ins>
          </w:p>
        </w:tc>
        <w:tc>
          <w:tcPr>
            <w:tcW w:w="0" w:type="auto"/>
            <w:tcPrChange w:id="1716" w:author="Jujia Li" w:date="2026-02-25T18:55:00Z" w16du:dateUtc="2026-02-26T00:55:00Z">
              <w:tcPr>
                <w:tcW w:w="0" w:type="auto"/>
                <w:gridSpan w:val="2"/>
              </w:tcPr>
            </w:tcPrChange>
          </w:tcPr>
          <w:p w14:paraId="6B99ECAD" w14:textId="77777777" w:rsidR="00B736F2" w:rsidRPr="0008190F" w:rsidRDefault="00B736F2" w:rsidP="0008190F">
            <w:pPr>
              <w:spacing w:after="0" w:line="240" w:lineRule="auto"/>
              <w:rPr>
                <w:ins w:id="1717" w:author="Jujia Li" w:date="2026-02-25T17:51:00Z" w16du:dateUtc="2026-02-25T23:51:00Z"/>
                <w:rFonts w:ascii="Aptos Narrow" w:eastAsia="Times New Roman" w:hAnsi="Aptos Narrow" w:cs="Times New Roman"/>
                <w:color w:val="000000"/>
                <w:lang w:eastAsia="zh-CN"/>
              </w:rPr>
            </w:pPr>
          </w:p>
        </w:tc>
      </w:tr>
      <w:tr w:rsidR="00B736F2" w:rsidRPr="0008190F" w14:paraId="085B7A9F" w14:textId="0B1992F3" w:rsidTr="007F6CDD">
        <w:tblPrEx>
          <w:tblPrExChange w:id="171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719" w:author="Jujia Li" w:date="2026-02-25T17:41:00Z"/>
          <w:trPrChange w:id="1720" w:author="Jujia Li" w:date="2026-02-25T18:55:00Z" w16du:dateUtc="2026-02-26T00:55:00Z">
            <w:trPr>
              <w:trHeight w:val="300"/>
            </w:trPr>
          </w:trPrChange>
        </w:trPr>
        <w:tc>
          <w:tcPr>
            <w:tcW w:w="0" w:type="auto"/>
            <w:noWrap/>
            <w:vAlign w:val="bottom"/>
            <w:hideMark/>
            <w:tcPrChange w:id="1721" w:author="Jujia Li" w:date="2026-02-25T18:55:00Z" w16du:dateUtc="2026-02-26T00:55:00Z">
              <w:tcPr>
                <w:tcW w:w="3451" w:type="dxa"/>
                <w:noWrap/>
                <w:vAlign w:val="bottom"/>
                <w:hideMark/>
              </w:tcPr>
            </w:tcPrChange>
          </w:tcPr>
          <w:p w14:paraId="4D1CBDE6" w14:textId="4D19D30C" w:rsidR="00B736F2" w:rsidRPr="0008190F" w:rsidRDefault="00B736F2" w:rsidP="0008190F">
            <w:pPr>
              <w:spacing w:after="0" w:line="240" w:lineRule="auto"/>
              <w:rPr>
                <w:ins w:id="1722" w:author="Jujia Li" w:date="2026-02-25T17:41:00Z" w16du:dateUtc="2026-02-25T23:41:00Z"/>
                <w:rFonts w:ascii="Aptos Narrow" w:eastAsia="Times New Roman" w:hAnsi="Aptos Narrow" w:cs="Times New Roman"/>
                <w:color w:val="000000"/>
                <w:lang w:eastAsia="zh-CN"/>
              </w:rPr>
            </w:pPr>
            <w:ins w:id="1723" w:author="Jujia Li" w:date="2026-02-25T17:48:00Z" w16du:dateUtc="2026-02-25T23:48:00Z">
              <w:r>
                <w:rPr>
                  <w:rFonts w:ascii="Aptos Narrow" w:eastAsia="Times New Roman" w:hAnsi="Aptos Narrow" w:cs="Times New Roman"/>
                  <w:color w:val="000000"/>
                  <w:lang w:eastAsia="zh-CN"/>
                </w:rPr>
                <w:t>Rural_factor</w:t>
              </w:r>
            </w:ins>
            <w:ins w:id="1724" w:author="Jujia Li" w:date="2026-02-25T17:41:00Z" w16du:dateUtc="2026-02-25T23:41:00Z">
              <w:r w:rsidRPr="0008190F">
                <w:rPr>
                  <w:rFonts w:ascii="Aptos Narrow" w:eastAsia="Times New Roman" w:hAnsi="Aptos Narrow" w:cs="Times New Roman"/>
                  <w:color w:val="000000"/>
                  <w:lang w:eastAsia="zh-CN"/>
                </w:rPr>
                <w:t>5</w:t>
              </w:r>
            </w:ins>
          </w:p>
        </w:tc>
        <w:tc>
          <w:tcPr>
            <w:tcW w:w="0" w:type="auto"/>
            <w:noWrap/>
            <w:vAlign w:val="bottom"/>
            <w:hideMark/>
            <w:tcPrChange w:id="1725" w:author="Jujia Li" w:date="2026-02-25T18:55:00Z" w16du:dateUtc="2026-02-26T00:55:00Z">
              <w:tcPr>
                <w:tcW w:w="1830" w:type="dxa"/>
                <w:gridSpan w:val="2"/>
                <w:noWrap/>
                <w:vAlign w:val="bottom"/>
                <w:hideMark/>
              </w:tcPr>
            </w:tcPrChange>
          </w:tcPr>
          <w:p w14:paraId="62AE087A" w14:textId="634BFCCC" w:rsidR="00B736F2" w:rsidRPr="0008190F" w:rsidRDefault="00B736F2">
            <w:pPr>
              <w:spacing w:after="0" w:line="240" w:lineRule="auto"/>
              <w:jc w:val="right"/>
              <w:rPr>
                <w:ins w:id="1726" w:author="Jujia Li" w:date="2026-02-25T17:41:00Z" w16du:dateUtc="2026-02-25T23:41:00Z"/>
                <w:rFonts w:ascii="Aptos Narrow" w:eastAsia="Times New Roman" w:hAnsi="Aptos Narrow" w:cs="Times New Roman"/>
                <w:color w:val="000000"/>
                <w:lang w:eastAsia="zh-CN"/>
              </w:rPr>
              <w:pPrChange w:id="1727" w:author="Jujia Li" w:date="2026-02-25T17:52:00Z" w16du:dateUtc="2026-02-25T23:52:00Z">
                <w:pPr>
                  <w:spacing w:after="0" w:line="240" w:lineRule="auto"/>
                </w:pPr>
              </w:pPrChange>
            </w:pPr>
            <w:ins w:id="1728" w:author="Jujia Li" w:date="2026-02-25T17:41:00Z" w16du:dateUtc="2026-02-25T23:41:00Z">
              <w:r w:rsidRPr="0008190F">
                <w:rPr>
                  <w:rFonts w:ascii="Aptos Narrow" w:eastAsia="Times New Roman" w:hAnsi="Aptos Narrow" w:cs="Times New Roman"/>
                  <w:color w:val="000000"/>
                  <w:lang w:eastAsia="zh-CN"/>
                </w:rPr>
                <w:t xml:space="preserve">-3.40 (0.66) </w:t>
              </w:r>
            </w:ins>
          </w:p>
        </w:tc>
        <w:tc>
          <w:tcPr>
            <w:tcW w:w="0" w:type="auto"/>
            <w:tcPrChange w:id="1729" w:author="Jujia Li" w:date="2026-02-25T18:55:00Z" w16du:dateUtc="2026-02-26T00:55:00Z">
              <w:tcPr>
                <w:tcW w:w="839" w:type="dxa"/>
                <w:gridSpan w:val="2"/>
              </w:tcPr>
            </w:tcPrChange>
          </w:tcPr>
          <w:p w14:paraId="242A32A2" w14:textId="29F4ACD0" w:rsidR="00B736F2" w:rsidRPr="0008190F" w:rsidRDefault="00B736F2" w:rsidP="0008190F">
            <w:pPr>
              <w:spacing w:after="0" w:line="240" w:lineRule="auto"/>
              <w:rPr>
                <w:ins w:id="1730" w:author="Jujia Li" w:date="2026-02-25T17:49:00Z" w16du:dateUtc="2026-02-25T23:49:00Z"/>
                <w:rFonts w:ascii="Aptos Narrow" w:eastAsia="Times New Roman" w:hAnsi="Aptos Narrow" w:cs="Times New Roman"/>
                <w:color w:val="000000"/>
                <w:lang w:eastAsia="zh-CN"/>
              </w:rPr>
            </w:pPr>
            <w:ins w:id="1731"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732" w:author="Jujia Li" w:date="2026-02-25T18:55:00Z" w16du:dateUtc="2026-02-26T00:55:00Z">
              <w:tcPr>
                <w:tcW w:w="1804" w:type="dxa"/>
                <w:gridSpan w:val="3"/>
                <w:noWrap/>
                <w:vAlign w:val="bottom"/>
                <w:hideMark/>
              </w:tcPr>
            </w:tcPrChange>
          </w:tcPr>
          <w:p w14:paraId="49882E0D" w14:textId="485947F4" w:rsidR="00B736F2" w:rsidRPr="0008190F" w:rsidRDefault="00B736F2">
            <w:pPr>
              <w:spacing w:after="0" w:line="240" w:lineRule="auto"/>
              <w:jc w:val="right"/>
              <w:rPr>
                <w:ins w:id="1733" w:author="Jujia Li" w:date="2026-02-25T17:41:00Z" w16du:dateUtc="2026-02-25T23:41:00Z"/>
                <w:rFonts w:ascii="Aptos Narrow" w:eastAsia="Times New Roman" w:hAnsi="Aptos Narrow" w:cs="Times New Roman"/>
                <w:color w:val="000000"/>
                <w:lang w:eastAsia="zh-CN"/>
              </w:rPr>
              <w:pPrChange w:id="1734" w:author="Jujia Li" w:date="2026-02-25T17:52:00Z" w16du:dateUtc="2026-02-25T23:52:00Z">
                <w:pPr>
                  <w:spacing w:after="0" w:line="240" w:lineRule="auto"/>
                </w:pPr>
              </w:pPrChange>
            </w:pPr>
            <w:ins w:id="1735" w:author="Jujia Li" w:date="2026-02-25T17:41:00Z" w16du:dateUtc="2026-02-25T23:41:00Z">
              <w:r w:rsidRPr="0008190F">
                <w:rPr>
                  <w:rFonts w:ascii="Aptos Narrow" w:eastAsia="Times New Roman" w:hAnsi="Aptos Narrow" w:cs="Times New Roman"/>
                  <w:color w:val="000000"/>
                  <w:lang w:eastAsia="zh-CN"/>
                </w:rPr>
                <w:t xml:space="preserve">0.47 (0.30) </w:t>
              </w:r>
            </w:ins>
          </w:p>
        </w:tc>
        <w:tc>
          <w:tcPr>
            <w:tcW w:w="0" w:type="auto"/>
            <w:tcPrChange w:id="1736" w:author="Jujia Li" w:date="2026-02-25T18:55:00Z" w16du:dateUtc="2026-02-26T00:55:00Z">
              <w:tcPr>
                <w:tcW w:w="0" w:type="auto"/>
                <w:gridSpan w:val="2"/>
              </w:tcPr>
            </w:tcPrChange>
          </w:tcPr>
          <w:p w14:paraId="6F272F8B" w14:textId="77777777" w:rsidR="00B736F2" w:rsidRPr="0008190F" w:rsidRDefault="00B736F2" w:rsidP="0008190F">
            <w:pPr>
              <w:spacing w:after="0" w:line="240" w:lineRule="auto"/>
              <w:rPr>
                <w:ins w:id="1737" w:author="Jujia Li" w:date="2026-02-25T17:51:00Z" w16du:dateUtc="2026-02-25T23:51:00Z"/>
                <w:rFonts w:ascii="Aptos Narrow" w:eastAsia="Times New Roman" w:hAnsi="Aptos Narrow" w:cs="Times New Roman"/>
                <w:color w:val="000000"/>
                <w:lang w:eastAsia="zh-CN"/>
              </w:rPr>
            </w:pPr>
          </w:p>
        </w:tc>
      </w:tr>
      <w:tr w:rsidR="00B736F2" w:rsidRPr="0008190F" w14:paraId="1FF8A926" w14:textId="4D57DB56" w:rsidTr="007F6CDD">
        <w:tblPrEx>
          <w:tblPrExChange w:id="173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739" w:author="Jujia Li" w:date="2026-02-25T17:41:00Z"/>
          <w:trPrChange w:id="1740" w:author="Jujia Li" w:date="2026-02-25T18:55:00Z" w16du:dateUtc="2026-02-26T00:55:00Z">
            <w:trPr>
              <w:trHeight w:val="300"/>
            </w:trPr>
          </w:trPrChange>
        </w:trPr>
        <w:tc>
          <w:tcPr>
            <w:tcW w:w="0" w:type="auto"/>
            <w:noWrap/>
            <w:vAlign w:val="bottom"/>
            <w:hideMark/>
            <w:tcPrChange w:id="1741" w:author="Jujia Li" w:date="2026-02-25T18:55:00Z" w16du:dateUtc="2026-02-26T00:55:00Z">
              <w:tcPr>
                <w:tcW w:w="3451" w:type="dxa"/>
                <w:noWrap/>
                <w:vAlign w:val="bottom"/>
                <w:hideMark/>
              </w:tcPr>
            </w:tcPrChange>
          </w:tcPr>
          <w:p w14:paraId="387BEDB2" w14:textId="365ED560" w:rsidR="00B736F2" w:rsidRPr="0008190F" w:rsidRDefault="00B736F2" w:rsidP="0008190F">
            <w:pPr>
              <w:spacing w:after="0" w:line="240" w:lineRule="auto"/>
              <w:rPr>
                <w:ins w:id="1742" w:author="Jujia Li" w:date="2026-02-25T17:41:00Z" w16du:dateUtc="2026-02-25T23:41:00Z"/>
                <w:rFonts w:ascii="Aptos Narrow" w:eastAsia="Times New Roman" w:hAnsi="Aptos Narrow" w:cs="Times New Roman"/>
                <w:color w:val="000000"/>
                <w:lang w:eastAsia="zh-CN"/>
              </w:rPr>
            </w:pPr>
            <w:ins w:id="1743" w:author="Jujia Li" w:date="2026-02-25T17:48:00Z" w16du:dateUtc="2026-02-25T23:48:00Z">
              <w:r>
                <w:rPr>
                  <w:rFonts w:ascii="Aptos Narrow" w:eastAsia="Times New Roman" w:hAnsi="Aptos Narrow" w:cs="Times New Roman"/>
                  <w:color w:val="000000"/>
                  <w:lang w:eastAsia="zh-CN"/>
                </w:rPr>
                <w:t>Rural_factor</w:t>
              </w:r>
            </w:ins>
            <w:ins w:id="1744" w:author="Jujia Li" w:date="2026-02-25T17:41:00Z" w16du:dateUtc="2026-02-25T23:41:00Z">
              <w:r w:rsidRPr="0008190F">
                <w:rPr>
                  <w:rFonts w:ascii="Aptos Narrow" w:eastAsia="Times New Roman" w:hAnsi="Aptos Narrow" w:cs="Times New Roman"/>
                  <w:color w:val="000000"/>
                  <w:lang w:eastAsia="zh-CN"/>
                </w:rPr>
                <w:t>6</w:t>
              </w:r>
            </w:ins>
          </w:p>
        </w:tc>
        <w:tc>
          <w:tcPr>
            <w:tcW w:w="0" w:type="auto"/>
            <w:noWrap/>
            <w:vAlign w:val="bottom"/>
            <w:hideMark/>
            <w:tcPrChange w:id="1745" w:author="Jujia Li" w:date="2026-02-25T18:55:00Z" w16du:dateUtc="2026-02-26T00:55:00Z">
              <w:tcPr>
                <w:tcW w:w="1830" w:type="dxa"/>
                <w:gridSpan w:val="2"/>
                <w:noWrap/>
                <w:vAlign w:val="bottom"/>
                <w:hideMark/>
              </w:tcPr>
            </w:tcPrChange>
          </w:tcPr>
          <w:p w14:paraId="055A8788" w14:textId="3A7D04A3" w:rsidR="00B736F2" w:rsidRPr="0008190F" w:rsidRDefault="00B736F2">
            <w:pPr>
              <w:spacing w:after="0" w:line="240" w:lineRule="auto"/>
              <w:jc w:val="right"/>
              <w:rPr>
                <w:ins w:id="1746" w:author="Jujia Li" w:date="2026-02-25T17:41:00Z" w16du:dateUtc="2026-02-25T23:41:00Z"/>
                <w:rFonts w:ascii="Aptos Narrow" w:eastAsia="Times New Roman" w:hAnsi="Aptos Narrow" w:cs="Times New Roman"/>
                <w:color w:val="000000"/>
                <w:lang w:eastAsia="zh-CN"/>
              </w:rPr>
              <w:pPrChange w:id="1747" w:author="Jujia Li" w:date="2026-02-25T17:52:00Z" w16du:dateUtc="2026-02-25T23:52:00Z">
                <w:pPr>
                  <w:spacing w:after="0" w:line="240" w:lineRule="auto"/>
                </w:pPr>
              </w:pPrChange>
            </w:pPr>
            <w:ins w:id="1748" w:author="Jujia Li" w:date="2026-02-25T17:41:00Z" w16du:dateUtc="2026-02-25T23:41:00Z">
              <w:r w:rsidRPr="0008190F">
                <w:rPr>
                  <w:rFonts w:ascii="Aptos Narrow" w:eastAsia="Times New Roman" w:hAnsi="Aptos Narrow" w:cs="Times New Roman"/>
                  <w:color w:val="000000"/>
                  <w:lang w:eastAsia="zh-CN"/>
                </w:rPr>
                <w:t xml:space="preserve">-2.71 (0.62) </w:t>
              </w:r>
            </w:ins>
          </w:p>
        </w:tc>
        <w:tc>
          <w:tcPr>
            <w:tcW w:w="0" w:type="auto"/>
            <w:tcPrChange w:id="1749" w:author="Jujia Li" w:date="2026-02-25T18:55:00Z" w16du:dateUtc="2026-02-26T00:55:00Z">
              <w:tcPr>
                <w:tcW w:w="839" w:type="dxa"/>
                <w:gridSpan w:val="2"/>
              </w:tcPr>
            </w:tcPrChange>
          </w:tcPr>
          <w:p w14:paraId="53C5A19A" w14:textId="5DE2821A" w:rsidR="00B736F2" w:rsidRPr="0008190F" w:rsidRDefault="00B736F2" w:rsidP="0008190F">
            <w:pPr>
              <w:spacing w:after="0" w:line="240" w:lineRule="auto"/>
              <w:rPr>
                <w:ins w:id="1750" w:author="Jujia Li" w:date="2026-02-25T17:49:00Z" w16du:dateUtc="2026-02-25T23:49:00Z"/>
                <w:rFonts w:ascii="Aptos Narrow" w:eastAsia="Times New Roman" w:hAnsi="Aptos Narrow" w:cs="Times New Roman"/>
                <w:color w:val="000000"/>
                <w:lang w:eastAsia="zh-CN"/>
              </w:rPr>
            </w:pPr>
            <w:ins w:id="1751"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752" w:author="Jujia Li" w:date="2026-02-25T18:55:00Z" w16du:dateUtc="2026-02-26T00:55:00Z">
              <w:tcPr>
                <w:tcW w:w="1804" w:type="dxa"/>
                <w:gridSpan w:val="3"/>
                <w:noWrap/>
                <w:vAlign w:val="bottom"/>
                <w:hideMark/>
              </w:tcPr>
            </w:tcPrChange>
          </w:tcPr>
          <w:p w14:paraId="7D0E12EA" w14:textId="7EAAE523" w:rsidR="00B736F2" w:rsidRPr="0008190F" w:rsidRDefault="00B736F2">
            <w:pPr>
              <w:spacing w:after="0" w:line="240" w:lineRule="auto"/>
              <w:jc w:val="right"/>
              <w:rPr>
                <w:ins w:id="1753" w:author="Jujia Li" w:date="2026-02-25T17:41:00Z" w16du:dateUtc="2026-02-25T23:41:00Z"/>
                <w:rFonts w:ascii="Aptos Narrow" w:eastAsia="Times New Roman" w:hAnsi="Aptos Narrow" w:cs="Times New Roman"/>
                <w:color w:val="000000"/>
                <w:lang w:eastAsia="zh-CN"/>
              </w:rPr>
              <w:pPrChange w:id="1754" w:author="Jujia Li" w:date="2026-02-25T17:52:00Z" w16du:dateUtc="2026-02-25T23:52:00Z">
                <w:pPr>
                  <w:spacing w:after="0" w:line="240" w:lineRule="auto"/>
                </w:pPr>
              </w:pPrChange>
            </w:pPr>
            <w:ins w:id="1755" w:author="Jujia Li" w:date="2026-02-25T17:41:00Z" w16du:dateUtc="2026-02-25T23:41:00Z">
              <w:r w:rsidRPr="0008190F">
                <w:rPr>
                  <w:rFonts w:ascii="Aptos Narrow" w:eastAsia="Times New Roman" w:hAnsi="Aptos Narrow" w:cs="Times New Roman"/>
                  <w:color w:val="000000"/>
                  <w:lang w:eastAsia="zh-CN"/>
                </w:rPr>
                <w:t xml:space="preserve">-0.54 (0.27) </w:t>
              </w:r>
            </w:ins>
          </w:p>
        </w:tc>
        <w:tc>
          <w:tcPr>
            <w:tcW w:w="0" w:type="auto"/>
            <w:tcPrChange w:id="1756" w:author="Jujia Li" w:date="2026-02-25T18:55:00Z" w16du:dateUtc="2026-02-26T00:55:00Z">
              <w:tcPr>
                <w:tcW w:w="0" w:type="auto"/>
                <w:gridSpan w:val="2"/>
              </w:tcPr>
            </w:tcPrChange>
          </w:tcPr>
          <w:p w14:paraId="3E864530" w14:textId="52C75F05" w:rsidR="00B736F2" w:rsidRPr="0008190F" w:rsidRDefault="00B736F2" w:rsidP="0008190F">
            <w:pPr>
              <w:spacing w:after="0" w:line="240" w:lineRule="auto"/>
              <w:rPr>
                <w:ins w:id="1757" w:author="Jujia Li" w:date="2026-02-25T17:51:00Z" w16du:dateUtc="2026-02-25T23:51:00Z"/>
                <w:rFonts w:ascii="Aptos Narrow" w:eastAsia="Times New Roman" w:hAnsi="Aptos Narrow" w:cs="Times New Roman"/>
                <w:color w:val="000000"/>
                <w:lang w:eastAsia="zh-CN"/>
              </w:rPr>
            </w:pPr>
            <w:ins w:id="1758"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26A68AB2" w14:textId="40191F33" w:rsidTr="007F6CDD">
        <w:tblPrEx>
          <w:tblPrExChange w:id="175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760" w:author="Jujia Li" w:date="2026-02-25T17:41:00Z"/>
          <w:trPrChange w:id="1761" w:author="Jujia Li" w:date="2026-02-25T18:55:00Z" w16du:dateUtc="2026-02-26T00:55:00Z">
            <w:trPr>
              <w:trHeight w:val="300"/>
            </w:trPr>
          </w:trPrChange>
        </w:trPr>
        <w:tc>
          <w:tcPr>
            <w:tcW w:w="0" w:type="auto"/>
            <w:noWrap/>
            <w:vAlign w:val="bottom"/>
            <w:hideMark/>
            <w:tcPrChange w:id="1762" w:author="Jujia Li" w:date="2026-02-25T18:55:00Z" w16du:dateUtc="2026-02-26T00:55:00Z">
              <w:tcPr>
                <w:tcW w:w="3451" w:type="dxa"/>
                <w:noWrap/>
                <w:vAlign w:val="bottom"/>
                <w:hideMark/>
              </w:tcPr>
            </w:tcPrChange>
          </w:tcPr>
          <w:p w14:paraId="217DE050" w14:textId="2D0C43A5" w:rsidR="00B736F2" w:rsidRPr="0008190F" w:rsidRDefault="00B736F2" w:rsidP="0008190F">
            <w:pPr>
              <w:spacing w:after="0" w:line="240" w:lineRule="auto"/>
              <w:rPr>
                <w:ins w:id="1763" w:author="Jujia Li" w:date="2026-02-25T17:41:00Z" w16du:dateUtc="2026-02-25T23:41:00Z"/>
                <w:rFonts w:ascii="Aptos Narrow" w:eastAsia="Times New Roman" w:hAnsi="Aptos Narrow" w:cs="Times New Roman"/>
                <w:color w:val="000000"/>
                <w:lang w:eastAsia="zh-CN"/>
              </w:rPr>
            </w:pPr>
            <w:ins w:id="1764" w:author="Jujia Li" w:date="2026-02-25T17:43:00Z" w16du:dateUtc="2026-02-25T23:43:00Z">
              <w:r>
                <w:rPr>
                  <w:rFonts w:ascii="Aptos Narrow" w:eastAsia="Times New Roman" w:hAnsi="Aptos Narrow" w:cs="Times New Roman"/>
                  <w:color w:val="000000"/>
                  <w:lang w:eastAsia="zh-CN"/>
                </w:rPr>
                <w:t>G</w:t>
              </w:r>
            </w:ins>
            <w:ins w:id="1765" w:author="Jujia Li" w:date="2026-02-25T17:41:00Z" w16du:dateUtc="2026-02-25T23:41:00Z">
              <w:r w:rsidRPr="0008190F">
                <w:rPr>
                  <w:rFonts w:ascii="Aptos Narrow" w:eastAsia="Times New Roman" w:hAnsi="Aptos Narrow" w:cs="Times New Roman"/>
                  <w:color w:val="000000"/>
                  <w:lang w:eastAsia="zh-CN"/>
                </w:rPr>
                <w:t>ini</w:t>
              </w:r>
            </w:ins>
            <w:ins w:id="1766" w:author="Jujia Li" w:date="2026-02-25T17:43:00Z" w16du:dateUtc="2026-02-25T23:43:00Z">
              <w:r>
                <w:rPr>
                  <w:rFonts w:ascii="Aptos Narrow" w:eastAsia="Times New Roman" w:hAnsi="Aptos Narrow" w:cs="Times New Roman"/>
                  <w:color w:val="000000"/>
                  <w:lang w:eastAsia="zh-CN"/>
                </w:rPr>
                <w:t xml:space="preserve"> I</w:t>
              </w:r>
            </w:ins>
            <w:ins w:id="1767" w:author="Jujia Li" w:date="2026-02-25T17:41:00Z" w16du:dateUtc="2026-02-25T23:41:00Z">
              <w:r w:rsidRPr="0008190F">
                <w:rPr>
                  <w:rFonts w:ascii="Aptos Narrow" w:eastAsia="Times New Roman" w:hAnsi="Aptos Narrow" w:cs="Times New Roman"/>
                  <w:color w:val="000000"/>
                  <w:lang w:eastAsia="zh-CN"/>
                </w:rPr>
                <w:t>ndex</w:t>
              </w:r>
            </w:ins>
          </w:p>
        </w:tc>
        <w:tc>
          <w:tcPr>
            <w:tcW w:w="0" w:type="auto"/>
            <w:noWrap/>
            <w:vAlign w:val="bottom"/>
            <w:hideMark/>
            <w:tcPrChange w:id="1768" w:author="Jujia Li" w:date="2026-02-25T18:55:00Z" w16du:dateUtc="2026-02-26T00:55:00Z">
              <w:tcPr>
                <w:tcW w:w="1830" w:type="dxa"/>
                <w:gridSpan w:val="2"/>
                <w:noWrap/>
                <w:vAlign w:val="bottom"/>
                <w:hideMark/>
              </w:tcPr>
            </w:tcPrChange>
          </w:tcPr>
          <w:p w14:paraId="751317CE" w14:textId="1EFCDE2A" w:rsidR="00B736F2" w:rsidRPr="0008190F" w:rsidRDefault="00B736F2">
            <w:pPr>
              <w:spacing w:after="0" w:line="240" w:lineRule="auto"/>
              <w:jc w:val="right"/>
              <w:rPr>
                <w:ins w:id="1769" w:author="Jujia Li" w:date="2026-02-25T17:41:00Z" w16du:dateUtc="2026-02-25T23:41:00Z"/>
                <w:rFonts w:ascii="Aptos Narrow" w:eastAsia="Times New Roman" w:hAnsi="Aptos Narrow" w:cs="Times New Roman"/>
                <w:color w:val="000000"/>
                <w:lang w:eastAsia="zh-CN"/>
              </w:rPr>
              <w:pPrChange w:id="1770" w:author="Jujia Li" w:date="2026-02-25T17:52:00Z" w16du:dateUtc="2026-02-25T23:52:00Z">
                <w:pPr>
                  <w:spacing w:after="0" w:line="240" w:lineRule="auto"/>
                </w:pPr>
              </w:pPrChange>
            </w:pPr>
            <w:ins w:id="1771" w:author="Jujia Li" w:date="2026-02-25T17:41:00Z" w16du:dateUtc="2026-02-25T23:41:00Z">
              <w:r w:rsidRPr="0008190F">
                <w:rPr>
                  <w:rFonts w:ascii="Aptos Narrow" w:eastAsia="Times New Roman" w:hAnsi="Aptos Narrow" w:cs="Times New Roman"/>
                  <w:color w:val="000000"/>
                  <w:lang w:eastAsia="zh-CN"/>
                </w:rPr>
                <w:t xml:space="preserve">-0.50 (0.17) </w:t>
              </w:r>
            </w:ins>
          </w:p>
        </w:tc>
        <w:tc>
          <w:tcPr>
            <w:tcW w:w="0" w:type="auto"/>
            <w:tcPrChange w:id="1772" w:author="Jujia Li" w:date="2026-02-25T18:55:00Z" w16du:dateUtc="2026-02-26T00:55:00Z">
              <w:tcPr>
                <w:tcW w:w="839" w:type="dxa"/>
                <w:gridSpan w:val="2"/>
              </w:tcPr>
            </w:tcPrChange>
          </w:tcPr>
          <w:p w14:paraId="1B4E9419" w14:textId="2B213995" w:rsidR="00B736F2" w:rsidRPr="0008190F" w:rsidRDefault="00B736F2" w:rsidP="0008190F">
            <w:pPr>
              <w:spacing w:after="0" w:line="240" w:lineRule="auto"/>
              <w:rPr>
                <w:ins w:id="1773" w:author="Jujia Li" w:date="2026-02-25T17:49:00Z" w16du:dateUtc="2026-02-25T23:49:00Z"/>
                <w:rFonts w:ascii="Aptos Narrow" w:eastAsia="Times New Roman" w:hAnsi="Aptos Narrow" w:cs="Times New Roman"/>
                <w:color w:val="000000"/>
                <w:lang w:eastAsia="zh-CN"/>
              </w:rPr>
            </w:pPr>
            <w:ins w:id="1774"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775" w:author="Jujia Li" w:date="2026-02-25T18:55:00Z" w16du:dateUtc="2026-02-26T00:55:00Z">
              <w:tcPr>
                <w:tcW w:w="1804" w:type="dxa"/>
                <w:gridSpan w:val="3"/>
                <w:noWrap/>
                <w:vAlign w:val="bottom"/>
                <w:hideMark/>
              </w:tcPr>
            </w:tcPrChange>
          </w:tcPr>
          <w:p w14:paraId="78852342" w14:textId="7FA352AA" w:rsidR="00B736F2" w:rsidRPr="0008190F" w:rsidRDefault="00B736F2">
            <w:pPr>
              <w:spacing w:after="0" w:line="240" w:lineRule="auto"/>
              <w:jc w:val="right"/>
              <w:rPr>
                <w:ins w:id="1776" w:author="Jujia Li" w:date="2026-02-25T17:41:00Z" w16du:dateUtc="2026-02-25T23:41:00Z"/>
                <w:rFonts w:ascii="Aptos Narrow" w:eastAsia="Times New Roman" w:hAnsi="Aptos Narrow" w:cs="Times New Roman"/>
                <w:color w:val="000000"/>
                <w:lang w:eastAsia="zh-CN"/>
              </w:rPr>
              <w:pPrChange w:id="1777" w:author="Jujia Li" w:date="2026-02-25T17:52:00Z" w16du:dateUtc="2026-02-25T23:52:00Z">
                <w:pPr>
                  <w:spacing w:after="0" w:line="240" w:lineRule="auto"/>
                </w:pPr>
              </w:pPrChange>
            </w:pPr>
            <w:ins w:id="1778" w:author="Jujia Li" w:date="2026-02-25T17:41:00Z" w16du:dateUtc="2026-02-25T23:41:00Z">
              <w:r w:rsidRPr="0008190F">
                <w:rPr>
                  <w:rFonts w:ascii="Aptos Narrow" w:eastAsia="Times New Roman" w:hAnsi="Aptos Narrow" w:cs="Times New Roman"/>
                  <w:color w:val="000000"/>
                  <w:lang w:eastAsia="zh-CN"/>
                </w:rPr>
                <w:t xml:space="preserve">0.29 (0.07) </w:t>
              </w:r>
            </w:ins>
          </w:p>
        </w:tc>
        <w:tc>
          <w:tcPr>
            <w:tcW w:w="0" w:type="auto"/>
            <w:tcPrChange w:id="1779" w:author="Jujia Li" w:date="2026-02-25T18:55:00Z" w16du:dateUtc="2026-02-26T00:55:00Z">
              <w:tcPr>
                <w:tcW w:w="0" w:type="auto"/>
                <w:gridSpan w:val="2"/>
              </w:tcPr>
            </w:tcPrChange>
          </w:tcPr>
          <w:p w14:paraId="1ECEBC6C" w14:textId="4ADE22B8" w:rsidR="00B736F2" w:rsidRPr="0008190F" w:rsidRDefault="00B736F2" w:rsidP="0008190F">
            <w:pPr>
              <w:spacing w:after="0" w:line="240" w:lineRule="auto"/>
              <w:rPr>
                <w:ins w:id="1780" w:author="Jujia Li" w:date="2026-02-25T17:51:00Z" w16du:dateUtc="2026-02-25T23:51:00Z"/>
                <w:rFonts w:ascii="Aptos Narrow" w:eastAsia="Times New Roman" w:hAnsi="Aptos Narrow" w:cs="Times New Roman"/>
                <w:color w:val="000000"/>
                <w:lang w:eastAsia="zh-CN"/>
              </w:rPr>
            </w:pPr>
            <w:ins w:id="1781"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549BBC46" w14:textId="7C1F4D5A" w:rsidTr="007F6CDD">
        <w:tblPrEx>
          <w:tblPrExChange w:id="178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783" w:author="Jujia Li" w:date="2026-02-25T17:41:00Z"/>
          <w:trPrChange w:id="1784" w:author="Jujia Li" w:date="2026-02-25T18:55:00Z" w16du:dateUtc="2026-02-26T00:55:00Z">
            <w:trPr>
              <w:trHeight w:val="300"/>
            </w:trPr>
          </w:trPrChange>
        </w:trPr>
        <w:tc>
          <w:tcPr>
            <w:tcW w:w="0" w:type="auto"/>
            <w:noWrap/>
            <w:vAlign w:val="bottom"/>
            <w:hideMark/>
            <w:tcPrChange w:id="1785" w:author="Jujia Li" w:date="2026-02-25T18:55:00Z" w16du:dateUtc="2026-02-26T00:55:00Z">
              <w:tcPr>
                <w:tcW w:w="3451" w:type="dxa"/>
                <w:noWrap/>
                <w:vAlign w:val="bottom"/>
                <w:hideMark/>
              </w:tcPr>
            </w:tcPrChange>
          </w:tcPr>
          <w:p w14:paraId="5E23A1E8" w14:textId="2BAF29BD" w:rsidR="00B736F2" w:rsidRPr="0008190F" w:rsidRDefault="00B736F2" w:rsidP="0008190F">
            <w:pPr>
              <w:spacing w:after="0" w:line="240" w:lineRule="auto"/>
              <w:rPr>
                <w:ins w:id="1786" w:author="Jujia Li" w:date="2026-02-25T17:41:00Z" w16du:dateUtc="2026-02-25T23:41:00Z"/>
                <w:rFonts w:ascii="Aptos Narrow" w:eastAsia="Times New Roman" w:hAnsi="Aptos Narrow" w:cs="Times New Roman"/>
                <w:color w:val="000000"/>
                <w:lang w:eastAsia="zh-CN"/>
              </w:rPr>
            </w:pPr>
            <w:ins w:id="1787" w:author="Jujia Li" w:date="2026-02-25T17:43:00Z" w16du:dateUtc="2026-02-25T23:43:00Z">
              <w:r>
                <w:rPr>
                  <w:rFonts w:ascii="Aptos Narrow" w:eastAsia="Times New Roman" w:hAnsi="Aptos Narrow" w:cs="Times New Roman"/>
                  <w:color w:val="000000"/>
                  <w:lang w:eastAsia="zh-CN"/>
                </w:rPr>
                <w:t>P</w:t>
              </w:r>
            </w:ins>
            <w:ins w:id="1788" w:author="Jujia Li" w:date="2026-02-25T17:41:00Z" w16du:dateUtc="2026-02-25T23:41:00Z">
              <w:r w:rsidRPr="0008190F">
                <w:rPr>
                  <w:rFonts w:ascii="Aptos Narrow" w:eastAsia="Times New Roman" w:hAnsi="Aptos Narrow" w:cs="Times New Roman"/>
                  <w:color w:val="000000"/>
                  <w:lang w:eastAsia="zh-CN"/>
                </w:rPr>
                <w:t>overty</w:t>
              </w:r>
            </w:ins>
            <w:ins w:id="1789" w:author="Jujia Li" w:date="2026-02-25T17:43:00Z" w16du:dateUtc="2026-02-25T23:43:00Z">
              <w:r>
                <w:rPr>
                  <w:rFonts w:ascii="Aptos Narrow" w:eastAsia="Times New Roman" w:hAnsi="Aptos Narrow" w:cs="Times New Roman"/>
                  <w:color w:val="000000"/>
                  <w:lang w:eastAsia="zh-CN"/>
                </w:rPr>
                <w:t xml:space="preserve"> R</w:t>
              </w:r>
            </w:ins>
            <w:ins w:id="1790" w:author="Jujia Li" w:date="2026-02-25T17:41:00Z" w16du:dateUtc="2026-02-25T23:41:00Z">
              <w:r w:rsidRPr="0008190F">
                <w:rPr>
                  <w:rFonts w:ascii="Aptos Narrow" w:eastAsia="Times New Roman" w:hAnsi="Aptos Narrow" w:cs="Times New Roman"/>
                  <w:color w:val="000000"/>
                  <w:lang w:eastAsia="zh-CN"/>
                </w:rPr>
                <w:t>ate</w:t>
              </w:r>
            </w:ins>
          </w:p>
        </w:tc>
        <w:tc>
          <w:tcPr>
            <w:tcW w:w="0" w:type="auto"/>
            <w:noWrap/>
            <w:vAlign w:val="bottom"/>
            <w:hideMark/>
            <w:tcPrChange w:id="1791" w:author="Jujia Li" w:date="2026-02-25T18:55:00Z" w16du:dateUtc="2026-02-26T00:55:00Z">
              <w:tcPr>
                <w:tcW w:w="1830" w:type="dxa"/>
                <w:gridSpan w:val="2"/>
                <w:noWrap/>
                <w:vAlign w:val="bottom"/>
                <w:hideMark/>
              </w:tcPr>
            </w:tcPrChange>
          </w:tcPr>
          <w:p w14:paraId="180739EB" w14:textId="77777777" w:rsidR="00B736F2" w:rsidRPr="0008190F" w:rsidRDefault="00B736F2">
            <w:pPr>
              <w:spacing w:after="0" w:line="240" w:lineRule="auto"/>
              <w:jc w:val="right"/>
              <w:rPr>
                <w:ins w:id="1792" w:author="Jujia Li" w:date="2026-02-25T17:41:00Z" w16du:dateUtc="2026-02-25T23:41:00Z"/>
                <w:rFonts w:ascii="Aptos Narrow" w:eastAsia="Times New Roman" w:hAnsi="Aptos Narrow" w:cs="Times New Roman"/>
                <w:color w:val="000000"/>
                <w:lang w:eastAsia="zh-CN"/>
              </w:rPr>
              <w:pPrChange w:id="1793" w:author="Jujia Li" w:date="2026-02-25T17:52:00Z" w16du:dateUtc="2026-02-25T23:52:00Z">
                <w:pPr>
                  <w:spacing w:after="0" w:line="240" w:lineRule="auto"/>
                </w:pPr>
              </w:pPrChange>
            </w:pPr>
            <w:ins w:id="1794" w:author="Jujia Li" w:date="2026-02-25T17:41:00Z" w16du:dateUtc="2026-02-25T23:41:00Z">
              <w:r w:rsidRPr="0008190F">
                <w:rPr>
                  <w:rFonts w:ascii="Aptos Narrow" w:eastAsia="Times New Roman" w:hAnsi="Aptos Narrow" w:cs="Times New Roman"/>
                  <w:color w:val="000000"/>
                  <w:lang w:eastAsia="zh-CN"/>
                </w:rPr>
                <w:t xml:space="preserve">0.42 (0.28) </w:t>
              </w:r>
            </w:ins>
          </w:p>
        </w:tc>
        <w:tc>
          <w:tcPr>
            <w:tcW w:w="0" w:type="auto"/>
            <w:tcPrChange w:id="1795" w:author="Jujia Li" w:date="2026-02-25T18:55:00Z" w16du:dateUtc="2026-02-26T00:55:00Z">
              <w:tcPr>
                <w:tcW w:w="839" w:type="dxa"/>
                <w:gridSpan w:val="2"/>
              </w:tcPr>
            </w:tcPrChange>
          </w:tcPr>
          <w:p w14:paraId="45A9A7D2" w14:textId="77777777" w:rsidR="00B736F2" w:rsidRPr="0008190F" w:rsidRDefault="00B736F2" w:rsidP="0008190F">
            <w:pPr>
              <w:spacing w:after="0" w:line="240" w:lineRule="auto"/>
              <w:rPr>
                <w:ins w:id="1796"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797" w:author="Jujia Li" w:date="2026-02-25T18:55:00Z" w16du:dateUtc="2026-02-26T00:55:00Z">
              <w:tcPr>
                <w:tcW w:w="1804" w:type="dxa"/>
                <w:gridSpan w:val="3"/>
                <w:noWrap/>
                <w:vAlign w:val="bottom"/>
                <w:hideMark/>
              </w:tcPr>
            </w:tcPrChange>
          </w:tcPr>
          <w:p w14:paraId="6845B0C7" w14:textId="309455BB" w:rsidR="00B736F2" w:rsidRPr="0008190F" w:rsidRDefault="00B736F2">
            <w:pPr>
              <w:spacing w:after="0" w:line="240" w:lineRule="auto"/>
              <w:jc w:val="right"/>
              <w:rPr>
                <w:ins w:id="1798" w:author="Jujia Li" w:date="2026-02-25T17:41:00Z" w16du:dateUtc="2026-02-25T23:41:00Z"/>
                <w:rFonts w:ascii="Aptos Narrow" w:eastAsia="Times New Roman" w:hAnsi="Aptos Narrow" w:cs="Times New Roman"/>
                <w:color w:val="000000"/>
                <w:lang w:eastAsia="zh-CN"/>
              </w:rPr>
              <w:pPrChange w:id="1799" w:author="Jujia Li" w:date="2026-02-25T17:52:00Z" w16du:dateUtc="2026-02-25T23:52:00Z">
                <w:pPr>
                  <w:spacing w:after="0" w:line="240" w:lineRule="auto"/>
                </w:pPr>
              </w:pPrChange>
            </w:pPr>
            <w:ins w:id="1800" w:author="Jujia Li" w:date="2026-02-25T17:41:00Z" w16du:dateUtc="2026-02-25T23:41:00Z">
              <w:r w:rsidRPr="0008190F">
                <w:rPr>
                  <w:rFonts w:ascii="Aptos Narrow" w:eastAsia="Times New Roman" w:hAnsi="Aptos Narrow" w:cs="Times New Roman"/>
                  <w:color w:val="000000"/>
                  <w:lang w:eastAsia="zh-CN"/>
                </w:rPr>
                <w:t xml:space="preserve">0.10 (0.12) </w:t>
              </w:r>
            </w:ins>
          </w:p>
        </w:tc>
        <w:tc>
          <w:tcPr>
            <w:tcW w:w="0" w:type="auto"/>
            <w:tcPrChange w:id="1801" w:author="Jujia Li" w:date="2026-02-25T18:55:00Z" w16du:dateUtc="2026-02-26T00:55:00Z">
              <w:tcPr>
                <w:tcW w:w="0" w:type="auto"/>
                <w:gridSpan w:val="2"/>
              </w:tcPr>
            </w:tcPrChange>
          </w:tcPr>
          <w:p w14:paraId="57E778E5" w14:textId="77777777" w:rsidR="00B736F2" w:rsidRPr="0008190F" w:rsidRDefault="00B736F2" w:rsidP="0008190F">
            <w:pPr>
              <w:spacing w:after="0" w:line="240" w:lineRule="auto"/>
              <w:rPr>
                <w:ins w:id="1802" w:author="Jujia Li" w:date="2026-02-25T17:51:00Z" w16du:dateUtc="2026-02-25T23:51:00Z"/>
                <w:rFonts w:ascii="Aptos Narrow" w:eastAsia="Times New Roman" w:hAnsi="Aptos Narrow" w:cs="Times New Roman"/>
                <w:color w:val="000000"/>
                <w:lang w:eastAsia="zh-CN"/>
              </w:rPr>
            </w:pPr>
          </w:p>
        </w:tc>
      </w:tr>
      <w:tr w:rsidR="00B736F2" w:rsidRPr="0008190F" w14:paraId="2FFF1D7F" w14:textId="6615C520" w:rsidTr="007F6CDD">
        <w:tblPrEx>
          <w:tblPrExChange w:id="1803"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804" w:author="Jujia Li" w:date="2026-02-25T17:41:00Z"/>
          <w:trPrChange w:id="1805" w:author="Jujia Li" w:date="2026-02-25T18:55:00Z" w16du:dateUtc="2026-02-26T00:55:00Z">
            <w:trPr>
              <w:trHeight w:val="300"/>
            </w:trPr>
          </w:trPrChange>
        </w:trPr>
        <w:tc>
          <w:tcPr>
            <w:tcW w:w="0" w:type="auto"/>
            <w:noWrap/>
            <w:vAlign w:val="bottom"/>
            <w:hideMark/>
            <w:tcPrChange w:id="1806" w:author="Jujia Li" w:date="2026-02-25T18:55:00Z" w16du:dateUtc="2026-02-26T00:55:00Z">
              <w:tcPr>
                <w:tcW w:w="3451" w:type="dxa"/>
                <w:noWrap/>
                <w:vAlign w:val="bottom"/>
                <w:hideMark/>
              </w:tcPr>
            </w:tcPrChange>
          </w:tcPr>
          <w:p w14:paraId="7592BE8A" w14:textId="2C825715" w:rsidR="00B736F2" w:rsidRPr="0008190F" w:rsidRDefault="00B736F2" w:rsidP="0008190F">
            <w:pPr>
              <w:spacing w:after="0" w:line="240" w:lineRule="auto"/>
              <w:rPr>
                <w:ins w:id="1807" w:author="Jujia Li" w:date="2026-02-25T17:41:00Z" w16du:dateUtc="2026-02-25T23:41:00Z"/>
                <w:rFonts w:ascii="Aptos Narrow" w:eastAsia="Times New Roman" w:hAnsi="Aptos Narrow" w:cs="Times New Roman"/>
                <w:color w:val="000000"/>
                <w:lang w:eastAsia="zh-CN"/>
              </w:rPr>
            </w:pPr>
            <w:ins w:id="1808" w:author="Jujia Li" w:date="2026-02-25T17:41:00Z" w16du:dateUtc="2026-02-25T23:41:00Z">
              <w:r w:rsidRPr="0008190F">
                <w:rPr>
                  <w:rFonts w:ascii="Aptos Narrow" w:eastAsia="Times New Roman" w:hAnsi="Aptos Narrow" w:cs="Times New Roman"/>
                  <w:color w:val="000000"/>
                  <w:lang w:eastAsia="zh-CN"/>
                </w:rPr>
                <w:t>No</w:t>
              </w:r>
            </w:ins>
            <w:ins w:id="1809" w:author="Jujia Li" w:date="2026-02-25T17:44:00Z" w16du:dateUtc="2026-02-25T23:44:00Z">
              <w:r>
                <w:rPr>
                  <w:rFonts w:ascii="Aptos Narrow" w:eastAsia="Times New Roman" w:hAnsi="Aptos Narrow" w:cs="Times New Roman"/>
                  <w:color w:val="000000"/>
                  <w:lang w:eastAsia="zh-CN"/>
                </w:rPr>
                <w:t>-</w:t>
              </w:r>
            </w:ins>
            <w:ins w:id="1810" w:author="Jujia Li" w:date="2026-02-25T17:41:00Z" w16du:dateUtc="2026-02-25T23:41:00Z">
              <w:r w:rsidRPr="0008190F">
                <w:rPr>
                  <w:rFonts w:ascii="Aptos Narrow" w:eastAsia="Times New Roman" w:hAnsi="Aptos Narrow" w:cs="Times New Roman"/>
                  <w:color w:val="000000"/>
                  <w:lang w:eastAsia="zh-CN"/>
                </w:rPr>
                <w:t>insurance</w:t>
              </w:r>
            </w:ins>
            <w:ins w:id="1811" w:author="Jujia Li" w:date="2026-02-25T17:43:00Z" w16du:dateUtc="2026-02-25T23:43:00Z">
              <w:r>
                <w:rPr>
                  <w:rFonts w:ascii="Aptos Narrow" w:eastAsia="Times New Roman" w:hAnsi="Aptos Narrow" w:cs="Times New Roman"/>
                  <w:color w:val="000000"/>
                  <w:lang w:eastAsia="zh-CN"/>
                </w:rPr>
                <w:t xml:space="preserve"> R</w:t>
              </w:r>
            </w:ins>
            <w:ins w:id="1812" w:author="Jujia Li" w:date="2026-02-25T17:41:00Z" w16du:dateUtc="2026-02-25T23:41:00Z">
              <w:r w:rsidRPr="0008190F">
                <w:rPr>
                  <w:rFonts w:ascii="Aptos Narrow" w:eastAsia="Times New Roman" w:hAnsi="Aptos Narrow" w:cs="Times New Roman"/>
                  <w:color w:val="000000"/>
                  <w:lang w:eastAsia="zh-CN"/>
                </w:rPr>
                <w:t>ate</w:t>
              </w:r>
            </w:ins>
          </w:p>
        </w:tc>
        <w:tc>
          <w:tcPr>
            <w:tcW w:w="0" w:type="auto"/>
            <w:noWrap/>
            <w:vAlign w:val="bottom"/>
            <w:hideMark/>
            <w:tcPrChange w:id="1813" w:author="Jujia Li" w:date="2026-02-25T18:55:00Z" w16du:dateUtc="2026-02-26T00:55:00Z">
              <w:tcPr>
                <w:tcW w:w="1830" w:type="dxa"/>
                <w:gridSpan w:val="2"/>
                <w:noWrap/>
                <w:vAlign w:val="bottom"/>
                <w:hideMark/>
              </w:tcPr>
            </w:tcPrChange>
          </w:tcPr>
          <w:p w14:paraId="19A4B0AB" w14:textId="77777777" w:rsidR="00B736F2" w:rsidRPr="0008190F" w:rsidRDefault="00B736F2">
            <w:pPr>
              <w:spacing w:after="0" w:line="240" w:lineRule="auto"/>
              <w:jc w:val="right"/>
              <w:rPr>
                <w:ins w:id="1814" w:author="Jujia Li" w:date="2026-02-25T17:41:00Z" w16du:dateUtc="2026-02-25T23:41:00Z"/>
                <w:rFonts w:ascii="Aptos Narrow" w:eastAsia="Times New Roman" w:hAnsi="Aptos Narrow" w:cs="Times New Roman"/>
                <w:color w:val="000000"/>
                <w:lang w:eastAsia="zh-CN"/>
              </w:rPr>
              <w:pPrChange w:id="1815" w:author="Jujia Li" w:date="2026-02-25T17:52:00Z" w16du:dateUtc="2026-02-25T23:52:00Z">
                <w:pPr>
                  <w:spacing w:after="0" w:line="240" w:lineRule="auto"/>
                </w:pPr>
              </w:pPrChange>
            </w:pPr>
            <w:ins w:id="1816" w:author="Jujia Li" w:date="2026-02-25T17:41:00Z" w16du:dateUtc="2026-02-25T23:41:00Z">
              <w:r w:rsidRPr="0008190F">
                <w:rPr>
                  <w:rFonts w:ascii="Aptos Narrow" w:eastAsia="Times New Roman" w:hAnsi="Aptos Narrow" w:cs="Times New Roman"/>
                  <w:color w:val="000000"/>
                  <w:lang w:eastAsia="zh-CN"/>
                </w:rPr>
                <w:t xml:space="preserve">0.06 (0.20) </w:t>
              </w:r>
            </w:ins>
          </w:p>
        </w:tc>
        <w:tc>
          <w:tcPr>
            <w:tcW w:w="0" w:type="auto"/>
            <w:tcPrChange w:id="1817" w:author="Jujia Li" w:date="2026-02-25T18:55:00Z" w16du:dateUtc="2026-02-26T00:55:00Z">
              <w:tcPr>
                <w:tcW w:w="839" w:type="dxa"/>
                <w:gridSpan w:val="2"/>
              </w:tcPr>
            </w:tcPrChange>
          </w:tcPr>
          <w:p w14:paraId="1B9158BF" w14:textId="77777777" w:rsidR="00B736F2" w:rsidRPr="0008190F" w:rsidRDefault="00B736F2" w:rsidP="0008190F">
            <w:pPr>
              <w:spacing w:after="0" w:line="240" w:lineRule="auto"/>
              <w:rPr>
                <w:ins w:id="1818"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819" w:author="Jujia Li" w:date="2026-02-25T18:55:00Z" w16du:dateUtc="2026-02-26T00:55:00Z">
              <w:tcPr>
                <w:tcW w:w="1804" w:type="dxa"/>
                <w:gridSpan w:val="3"/>
                <w:noWrap/>
                <w:vAlign w:val="bottom"/>
                <w:hideMark/>
              </w:tcPr>
            </w:tcPrChange>
          </w:tcPr>
          <w:p w14:paraId="5E1A3F66" w14:textId="3074527D" w:rsidR="00B736F2" w:rsidRPr="0008190F" w:rsidRDefault="00B736F2">
            <w:pPr>
              <w:spacing w:after="0" w:line="240" w:lineRule="auto"/>
              <w:jc w:val="right"/>
              <w:rPr>
                <w:ins w:id="1820" w:author="Jujia Li" w:date="2026-02-25T17:41:00Z" w16du:dateUtc="2026-02-25T23:41:00Z"/>
                <w:rFonts w:ascii="Aptos Narrow" w:eastAsia="Times New Roman" w:hAnsi="Aptos Narrow" w:cs="Times New Roman"/>
                <w:color w:val="000000"/>
                <w:lang w:eastAsia="zh-CN"/>
              </w:rPr>
              <w:pPrChange w:id="1821" w:author="Jujia Li" w:date="2026-02-25T17:52:00Z" w16du:dateUtc="2026-02-25T23:52:00Z">
                <w:pPr>
                  <w:spacing w:after="0" w:line="240" w:lineRule="auto"/>
                </w:pPr>
              </w:pPrChange>
            </w:pPr>
            <w:ins w:id="1822" w:author="Jujia Li" w:date="2026-02-25T17:41:00Z" w16du:dateUtc="2026-02-25T23:41:00Z">
              <w:r w:rsidRPr="0008190F">
                <w:rPr>
                  <w:rFonts w:ascii="Aptos Narrow" w:eastAsia="Times New Roman" w:hAnsi="Aptos Narrow" w:cs="Times New Roman"/>
                  <w:color w:val="000000"/>
                  <w:lang w:eastAsia="zh-CN"/>
                </w:rPr>
                <w:t xml:space="preserve">-0.20 (0.11) </w:t>
              </w:r>
            </w:ins>
          </w:p>
        </w:tc>
        <w:tc>
          <w:tcPr>
            <w:tcW w:w="0" w:type="auto"/>
            <w:tcPrChange w:id="1823" w:author="Jujia Li" w:date="2026-02-25T18:55:00Z" w16du:dateUtc="2026-02-26T00:55:00Z">
              <w:tcPr>
                <w:tcW w:w="0" w:type="auto"/>
                <w:gridSpan w:val="2"/>
              </w:tcPr>
            </w:tcPrChange>
          </w:tcPr>
          <w:p w14:paraId="6C3857F4" w14:textId="17647647" w:rsidR="00B736F2" w:rsidRPr="0008190F" w:rsidRDefault="00B736F2" w:rsidP="0008190F">
            <w:pPr>
              <w:spacing w:after="0" w:line="240" w:lineRule="auto"/>
              <w:rPr>
                <w:ins w:id="1824" w:author="Jujia Li" w:date="2026-02-25T17:51:00Z" w16du:dateUtc="2026-02-25T23:51:00Z"/>
                <w:rFonts w:ascii="Aptos Narrow" w:eastAsia="Times New Roman" w:hAnsi="Aptos Narrow" w:cs="Times New Roman"/>
                <w:color w:val="000000"/>
                <w:lang w:eastAsia="zh-CN"/>
              </w:rPr>
            </w:pPr>
            <w:ins w:id="1825"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39F042E4" w14:textId="48932B18" w:rsidTr="007F6CDD">
        <w:tblPrEx>
          <w:tblPrExChange w:id="182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827" w:author="Jujia Li" w:date="2026-02-25T17:41:00Z"/>
          <w:trPrChange w:id="1828" w:author="Jujia Li" w:date="2026-02-25T18:55:00Z" w16du:dateUtc="2026-02-26T00:55:00Z">
            <w:trPr>
              <w:trHeight w:val="300"/>
            </w:trPr>
          </w:trPrChange>
        </w:trPr>
        <w:tc>
          <w:tcPr>
            <w:tcW w:w="0" w:type="auto"/>
            <w:noWrap/>
            <w:vAlign w:val="bottom"/>
            <w:hideMark/>
            <w:tcPrChange w:id="1829" w:author="Jujia Li" w:date="2026-02-25T18:55:00Z" w16du:dateUtc="2026-02-26T00:55:00Z">
              <w:tcPr>
                <w:tcW w:w="3451" w:type="dxa"/>
                <w:noWrap/>
                <w:vAlign w:val="bottom"/>
                <w:hideMark/>
              </w:tcPr>
            </w:tcPrChange>
          </w:tcPr>
          <w:p w14:paraId="691B6B20" w14:textId="21B5562F" w:rsidR="00B736F2" w:rsidRPr="0008190F" w:rsidRDefault="00B736F2" w:rsidP="0008190F">
            <w:pPr>
              <w:spacing w:after="0" w:line="240" w:lineRule="auto"/>
              <w:rPr>
                <w:ins w:id="1830" w:author="Jujia Li" w:date="2026-02-25T17:41:00Z" w16du:dateUtc="2026-02-25T23:41:00Z"/>
                <w:rFonts w:ascii="Aptos Narrow" w:eastAsia="Times New Roman" w:hAnsi="Aptos Narrow" w:cs="Times New Roman"/>
                <w:color w:val="000000"/>
                <w:lang w:eastAsia="zh-CN"/>
              </w:rPr>
            </w:pPr>
            <w:ins w:id="1831" w:author="Jujia Li" w:date="2026-02-25T17:44:00Z" w16du:dateUtc="2026-02-25T23:44:00Z">
              <w:r>
                <w:rPr>
                  <w:rFonts w:ascii="Aptos Narrow" w:eastAsia="Times New Roman" w:hAnsi="Aptos Narrow" w:cs="Times New Roman"/>
                  <w:color w:val="000000"/>
                  <w:lang w:eastAsia="zh-CN"/>
                </w:rPr>
                <w:t>T</w:t>
              </w:r>
            </w:ins>
            <w:ins w:id="1832" w:author="Jujia Li" w:date="2026-02-25T17:41:00Z" w16du:dateUtc="2026-02-25T23:41:00Z">
              <w:r w:rsidRPr="0008190F">
                <w:rPr>
                  <w:rFonts w:ascii="Aptos Narrow" w:eastAsia="Times New Roman" w:hAnsi="Aptos Narrow" w:cs="Times New Roman"/>
                  <w:color w:val="000000"/>
                  <w:lang w:eastAsia="zh-CN"/>
                </w:rPr>
                <w:t>ime</w:t>
              </w:r>
            </w:ins>
            <w:ins w:id="1833" w:author="Jujia Li" w:date="2026-02-25T17:44:00Z" w16du:dateUtc="2026-02-25T23:44:00Z">
              <w:r>
                <w:rPr>
                  <w:rFonts w:ascii="Aptos Narrow" w:eastAsia="Times New Roman" w:hAnsi="Aptos Narrow" w:cs="Times New Roman"/>
                  <w:color w:val="000000"/>
                  <w:lang w:eastAsia="zh-CN"/>
                </w:rPr>
                <w:t xml:space="preserve"> I</w:t>
              </w:r>
            </w:ins>
            <w:ins w:id="1834" w:author="Jujia Li" w:date="2026-02-25T17:41:00Z" w16du:dateUtc="2026-02-25T23:41:00Z">
              <w:r w:rsidRPr="0008190F">
                <w:rPr>
                  <w:rFonts w:ascii="Aptos Narrow" w:eastAsia="Times New Roman" w:hAnsi="Aptos Narrow" w:cs="Times New Roman"/>
                  <w:color w:val="000000"/>
                  <w:lang w:eastAsia="zh-CN"/>
                </w:rPr>
                <w:t>ndex</w:t>
              </w:r>
            </w:ins>
          </w:p>
        </w:tc>
        <w:tc>
          <w:tcPr>
            <w:tcW w:w="0" w:type="auto"/>
            <w:noWrap/>
            <w:vAlign w:val="bottom"/>
            <w:hideMark/>
            <w:tcPrChange w:id="1835" w:author="Jujia Li" w:date="2026-02-25T18:55:00Z" w16du:dateUtc="2026-02-26T00:55:00Z">
              <w:tcPr>
                <w:tcW w:w="1830" w:type="dxa"/>
                <w:gridSpan w:val="2"/>
                <w:noWrap/>
                <w:vAlign w:val="bottom"/>
                <w:hideMark/>
              </w:tcPr>
            </w:tcPrChange>
          </w:tcPr>
          <w:p w14:paraId="5BE98A3B" w14:textId="109033A1" w:rsidR="00B736F2" w:rsidRPr="0008190F" w:rsidRDefault="00B736F2">
            <w:pPr>
              <w:spacing w:after="0" w:line="240" w:lineRule="auto"/>
              <w:jc w:val="right"/>
              <w:rPr>
                <w:ins w:id="1836" w:author="Jujia Li" w:date="2026-02-25T17:41:00Z" w16du:dateUtc="2026-02-25T23:41:00Z"/>
                <w:rFonts w:ascii="Aptos Narrow" w:eastAsia="Times New Roman" w:hAnsi="Aptos Narrow" w:cs="Times New Roman"/>
                <w:color w:val="000000"/>
                <w:lang w:eastAsia="zh-CN"/>
              </w:rPr>
              <w:pPrChange w:id="1837" w:author="Jujia Li" w:date="2026-02-25T17:52:00Z" w16du:dateUtc="2026-02-25T23:52:00Z">
                <w:pPr>
                  <w:spacing w:after="0" w:line="240" w:lineRule="auto"/>
                </w:pPr>
              </w:pPrChange>
            </w:pPr>
            <w:ins w:id="1838" w:author="Jujia Li" w:date="2026-02-25T17:41:00Z" w16du:dateUtc="2026-02-25T23:41:00Z">
              <w:r w:rsidRPr="0008190F">
                <w:rPr>
                  <w:rFonts w:ascii="Aptos Narrow" w:eastAsia="Times New Roman" w:hAnsi="Aptos Narrow" w:cs="Times New Roman"/>
                  <w:color w:val="000000"/>
                  <w:lang w:eastAsia="zh-CN"/>
                </w:rPr>
                <w:t xml:space="preserve">0.68 (0.16) </w:t>
              </w:r>
            </w:ins>
          </w:p>
        </w:tc>
        <w:tc>
          <w:tcPr>
            <w:tcW w:w="0" w:type="auto"/>
            <w:tcPrChange w:id="1839" w:author="Jujia Li" w:date="2026-02-25T18:55:00Z" w16du:dateUtc="2026-02-26T00:55:00Z">
              <w:tcPr>
                <w:tcW w:w="839" w:type="dxa"/>
                <w:gridSpan w:val="2"/>
              </w:tcPr>
            </w:tcPrChange>
          </w:tcPr>
          <w:p w14:paraId="39023479" w14:textId="58A767D5" w:rsidR="00B736F2" w:rsidRPr="0008190F" w:rsidRDefault="00B736F2" w:rsidP="0008190F">
            <w:pPr>
              <w:spacing w:after="0" w:line="240" w:lineRule="auto"/>
              <w:rPr>
                <w:ins w:id="1840" w:author="Jujia Li" w:date="2026-02-25T17:49:00Z" w16du:dateUtc="2026-02-25T23:49:00Z"/>
                <w:rFonts w:ascii="Aptos Narrow" w:eastAsia="Times New Roman" w:hAnsi="Aptos Narrow" w:cs="Times New Roman"/>
                <w:color w:val="000000"/>
                <w:lang w:eastAsia="zh-CN"/>
              </w:rPr>
            </w:pPr>
            <w:ins w:id="1841"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842" w:author="Jujia Li" w:date="2026-02-25T18:55:00Z" w16du:dateUtc="2026-02-26T00:55:00Z">
              <w:tcPr>
                <w:tcW w:w="1804" w:type="dxa"/>
                <w:gridSpan w:val="3"/>
                <w:noWrap/>
                <w:vAlign w:val="bottom"/>
                <w:hideMark/>
              </w:tcPr>
            </w:tcPrChange>
          </w:tcPr>
          <w:p w14:paraId="2968F0F2" w14:textId="68001EA6" w:rsidR="00B736F2" w:rsidRPr="0008190F" w:rsidRDefault="00B736F2">
            <w:pPr>
              <w:spacing w:after="0" w:line="240" w:lineRule="auto"/>
              <w:jc w:val="right"/>
              <w:rPr>
                <w:ins w:id="1843" w:author="Jujia Li" w:date="2026-02-25T17:41:00Z" w16du:dateUtc="2026-02-25T23:41:00Z"/>
                <w:rFonts w:ascii="Aptos Narrow" w:eastAsia="Times New Roman" w:hAnsi="Aptos Narrow" w:cs="Times New Roman"/>
                <w:color w:val="000000"/>
                <w:lang w:eastAsia="zh-CN"/>
              </w:rPr>
              <w:pPrChange w:id="1844" w:author="Jujia Li" w:date="2026-02-25T17:52:00Z" w16du:dateUtc="2026-02-25T23:52:00Z">
                <w:pPr>
                  <w:spacing w:after="0" w:line="240" w:lineRule="auto"/>
                </w:pPr>
              </w:pPrChange>
            </w:pPr>
            <w:ins w:id="1845" w:author="Jujia Li" w:date="2026-02-25T17:41:00Z" w16du:dateUtc="2026-02-25T23:41:00Z">
              <w:r w:rsidRPr="0008190F">
                <w:rPr>
                  <w:rFonts w:ascii="Aptos Narrow" w:eastAsia="Times New Roman" w:hAnsi="Aptos Narrow" w:cs="Times New Roman"/>
                  <w:color w:val="000000"/>
                  <w:lang w:eastAsia="zh-CN"/>
                </w:rPr>
                <w:t xml:space="preserve">-0.10 (0.05) </w:t>
              </w:r>
            </w:ins>
          </w:p>
        </w:tc>
        <w:tc>
          <w:tcPr>
            <w:tcW w:w="0" w:type="auto"/>
            <w:tcPrChange w:id="1846" w:author="Jujia Li" w:date="2026-02-25T18:55:00Z" w16du:dateUtc="2026-02-26T00:55:00Z">
              <w:tcPr>
                <w:tcW w:w="0" w:type="auto"/>
                <w:gridSpan w:val="2"/>
              </w:tcPr>
            </w:tcPrChange>
          </w:tcPr>
          <w:p w14:paraId="50E91082" w14:textId="620E93B5" w:rsidR="00B736F2" w:rsidRPr="0008190F" w:rsidRDefault="00B736F2" w:rsidP="0008190F">
            <w:pPr>
              <w:spacing w:after="0" w:line="240" w:lineRule="auto"/>
              <w:rPr>
                <w:ins w:id="1847" w:author="Jujia Li" w:date="2026-02-25T17:51:00Z" w16du:dateUtc="2026-02-25T23:51:00Z"/>
                <w:rFonts w:ascii="Aptos Narrow" w:eastAsia="Times New Roman" w:hAnsi="Aptos Narrow" w:cs="Times New Roman"/>
                <w:color w:val="000000"/>
                <w:lang w:eastAsia="zh-CN"/>
              </w:rPr>
            </w:pPr>
            <w:ins w:id="1848"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0C5273C3" w14:textId="182B2E6F" w:rsidTr="007F6CDD">
        <w:tblPrEx>
          <w:tblPrExChange w:id="184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850" w:author="Jujia Li" w:date="2026-02-25T17:41:00Z"/>
          <w:trPrChange w:id="1851" w:author="Jujia Li" w:date="2026-02-25T18:55:00Z" w16du:dateUtc="2026-02-26T00:55:00Z">
            <w:trPr>
              <w:trHeight w:val="300"/>
            </w:trPr>
          </w:trPrChange>
        </w:trPr>
        <w:tc>
          <w:tcPr>
            <w:tcW w:w="0" w:type="auto"/>
            <w:noWrap/>
            <w:vAlign w:val="bottom"/>
            <w:hideMark/>
            <w:tcPrChange w:id="1852" w:author="Jujia Li" w:date="2026-02-25T18:55:00Z" w16du:dateUtc="2026-02-26T00:55:00Z">
              <w:tcPr>
                <w:tcW w:w="3451" w:type="dxa"/>
                <w:noWrap/>
                <w:vAlign w:val="bottom"/>
                <w:hideMark/>
              </w:tcPr>
            </w:tcPrChange>
          </w:tcPr>
          <w:p w14:paraId="5142E989" w14:textId="0B52A3FB" w:rsidR="00B736F2" w:rsidRPr="0008190F" w:rsidRDefault="00B736F2" w:rsidP="0008190F">
            <w:pPr>
              <w:spacing w:after="0" w:line="240" w:lineRule="auto"/>
              <w:rPr>
                <w:ins w:id="1853" w:author="Jujia Li" w:date="2026-02-25T17:41:00Z" w16du:dateUtc="2026-02-25T23:41:00Z"/>
                <w:rFonts w:ascii="Aptos Narrow" w:eastAsia="Times New Roman" w:hAnsi="Aptos Narrow" w:cs="Times New Roman"/>
                <w:color w:val="000000"/>
                <w:lang w:eastAsia="zh-CN"/>
              </w:rPr>
            </w:pPr>
            <w:ins w:id="1854" w:author="Jujia Li" w:date="2026-02-25T17:41:00Z" w16du:dateUtc="2026-02-25T23:41:00Z">
              <w:r w:rsidRPr="0008190F">
                <w:rPr>
                  <w:rFonts w:ascii="Aptos Narrow" w:eastAsia="Times New Roman" w:hAnsi="Aptos Narrow" w:cs="Times New Roman"/>
                  <w:color w:val="000000"/>
                  <w:lang w:eastAsia="zh-CN"/>
                </w:rPr>
                <w:t>OXYCODONE</w:t>
              </w:r>
            </w:ins>
            <w:ins w:id="1855" w:author="Jujia Li" w:date="2026-02-25T17:44:00Z" w16du:dateUtc="2026-02-25T23:44:00Z">
              <w:r>
                <w:rPr>
                  <w:rFonts w:ascii="Aptos Narrow" w:eastAsia="Times New Roman" w:hAnsi="Aptos Narrow" w:cs="Times New Roman"/>
                  <w:color w:val="000000"/>
                  <w:lang w:eastAsia="zh-CN"/>
                </w:rPr>
                <w:t xml:space="preserve"> </w:t>
              </w:r>
            </w:ins>
            <w:ins w:id="1856" w:author="Jujia Li" w:date="2026-02-25T17:41:00Z" w16du:dateUtc="2026-02-25T23:41:00Z">
              <w:r w:rsidRPr="0008190F">
                <w:rPr>
                  <w:rFonts w:ascii="Aptos Narrow" w:eastAsia="Times New Roman" w:hAnsi="Aptos Narrow" w:cs="Times New Roman"/>
                  <w:color w:val="000000"/>
                  <w:lang w:eastAsia="zh-CN"/>
                </w:rPr>
                <w:t>:</w:t>
              </w:r>
            </w:ins>
            <w:ins w:id="1857" w:author="Jujia Li" w:date="2026-02-25T17:44:00Z" w16du:dateUtc="2026-02-25T23:44:00Z">
              <w:r>
                <w:rPr>
                  <w:rFonts w:ascii="Aptos Narrow" w:eastAsia="Times New Roman" w:hAnsi="Aptos Narrow" w:cs="Times New Roman"/>
                  <w:color w:val="000000"/>
                  <w:lang w:eastAsia="zh-CN"/>
                </w:rPr>
                <w:t xml:space="preserve"> </w:t>
              </w:r>
            </w:ins>
            <w:ins w:id="1858" w:author="Jujia Li" w:date="2026-02-25T17:48:00Z" w16du:dateUtc="2026-02-25T23:48:00Z">
              <w:r>
                <w:rPr>
                  <w:rFonts w:ascii="Aptos Narrow" w:eastAsia="Times New Roman" w:hAnsi="Aptos Narrow" w:cs="Times New Roman"/>
                  <w:color w:val="000000"/>
                  <w:lang w:eastAsia="zh-CN"/>
                </w:rPr>
                <w:t>Rural_factor</w:t>
              </w:r>
            </w:ins>
            <w:ins w:id="1859" w:author="Jujia Li" w:date="2026-02-25T17:41:00Z" w16du:dateUtc="2026-02-25T23:41:00Z">
              <w:r w:rsidRPr="0008190F">
                <w:rPr>
                  <w:rFonts w:ascii="Aptos Narrow" w:eastAsia="Times New Roman" w:hAnsi="Aptos Narrow" w:cs="Times New Roman"/>
                  <w:color w:val="000000"/>
                  <w:lang w:eastAsia="zh-CN"/>
                </w:rPr>
                <w:t>3</w:t>
              </w:r>
            </w:ins>
          </w:p>
        </w:tc>
        <w:tc>
          <w:tcPr>
            <w:tcW w:w="0" w:type="auto"/>
            <w:noWrap/>
            <w:vAlign w:val="bottom"/>
            <w:hideMark/>
            <w:tcPrChange w:id="1860" w:author="Jujia Li" w:date="2026-02-25T18:55:00Z" w16du:dateUtc="2026-02-26T00:55:00Z">
              <w:tcPr>
                <w:tcW w:w="1830" w:type="dxa"/>
                <w:gridSpan w:val="2"/>
                <w:noWrap/>
                <w:vAlign w:val="bottom"/>
                <w:hideMark/>
              </w:tcPr>
            </w:tcPrChange>
          </w:tcPr>
          <w:p w14:paraId="0F061C44" w14:textId="77777777" w:rsidR="00B736F2" w:rsidRPr="0008190F" w:rsidRDefault="00B736F2">
            <w:pPr>
              <w:spacing w:after="0" w:line="240" w:lineRule="auto"/>
              <w:jc w:val="right"/>
              <w:rPr>
                <w:ins w:id="1861" w:author="Jujia Li" w:date="2026-02-25T17:41:00Z" w16du:dateUtc="2026-02-25T23:41:00Z"/>
                <w:rFonts w:ascii="Aptos Narrow" w:eastAsia="Times New Roman" w:hAnsi="Aptos Narrow" w:cs="Times New Roman"/>
                <w:color w:val="000000"/>
                <w:lang w:eastAsia="zh-CN"/>
              </w:rPr>
              <w:pPrChange w:id="1862" w:author="Jujia Li" w:date="2026-02-25T17:52:00Z" w16du:dateUtc="2026-02-25T23:52:00Z">
                <w:pPr>
                  <w:spacing w:after="0" w:line="240" w:lineRule="auto"/>
                </w:pPr>
              </w:pPrChange>
            </w:pPr>
            <w:ins w:id="1863" w:author="Jujia Li" w:date="2026-02-25T17:41:00Z" w16du:dateUtc="2026-02-25T23:41:00Z">
              <w:r w:rsidRPr="0008190F">
                <w:rPr>
                  <w:rFonts w:ascii="Aptos Narrow" w:eastAsia="Times New Roman" w:hAnsi="Aptos Narrow" w:cs="Times New Roman"/>
                  <w:color w:val="000000"/>
                  <w:lang w:eastAsia="zh-CN"/>
                </w:rPr>
                <w:t xml:space="preserve">0.94 (1.73) </w:t>
              </w:r>
            </w:ins>
          </w:p>
        </w:tc>
        <w:tc>
          <w:tcPr>
            <w:tcW w:w="0" w:type="auto"/>
            <w:tcPrChange w:id="1864" w:author="Jujia Li" w:date="2026-02-25T18:55:00Z" w16du:dateUtc="2026-02-26T00:55:00Z">
              <w:tcPr>
                <w:tcW w:w="839" w:type="dxa"/>
                <w:gridSpan w:val="2"/>
              </w:tcPr>
            </w:tcPrChange>
          </w:tcPr>
          <w:p w14:paraId="3AE7C826" w14:textId="77777777" w:rsidR="00B736F2" w:rsidRPr="0008190F" w:rsidRDefault="00B736F2" w:rsidP="0008190F">
            <w:pPr>
              <w:spacing w:after="0" w:line="240" w:lineRule="auto"/>
              <w:rPr>
                <w:ins w:id="1865"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866" w:author="Jujia Li" w:date="2026-02-25T18:55:00Z" w16du:dateUtc="2026-02-26T00:55:00Z">
              <w:tcPr>
                <w:tcW w:w="1804" w:type="dxa"/>
                <w:gridSpan w:val="3"/>
                <w:noWrap/>
                <w:vAlign w:val="bottom"/>
                <w:hideMark/>
              </w:tcPr>
            </w:tcPrChange>
          </w:tcPr>
          <w:p w14:paraId="78771AF7" w14:textId="24A3CC77" w:rsidR="00B736F2" w:rsidRPr="0008190F" w:rsidRDefault="00B736F2">
            <w:pPr>
              <w:spacing w:after="0" w:line="240" w:lineRule="auto"/>
              <w:jc w:val="right"/>
              <w:rPr>
                <w:ins w:id="1867" w:author="Jujia Li" w:date="2026-02-25T17:41:00Z" w16du:dateUtc="2026-02-25T23:41:00Z"/>
                <w:rFonts w:ascii="Aptos Narrow" w:eastAsia="Times New Roman" w:hAnsi="Aptos Narrow" w:cs="Times New Roman"/>
                <w:color w:val="000000"/>
                <w:lang w:eastAsia="zh-CN"/>
              </w:rPr>
              <w:pPrChange w:id="1868" w:author="Jujia Li" w:date="2026-02-25T17:52:00Z" w16du:dateUtc="2026-02-25T23:52:00Z">
                <w:pPr>
                  <w:spacing w:after="0" w:line="240" w:lineRule="auto"/>
                </w:pPr>
              </w:pPrChange>
            </w:pPr>
            <w:ins w:id="1869"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870" w:author="Jujia Li" w:date="2026-02-25T18:55:00Z" w16du:dateUtc="2026-02-26T00:55:00Z">
              <w:tcPr>
                <w:tcW w:w="0" w:type="auto"/>
                <w:gridSpan w:val="2"/>
              </w:tcPr>
            </w:tcPrChange>
          </w:tcPr>
          <w:p w14:paraId="4BA11EAE" w14:textId="77777777" w:rsidR="00B736F2" w:rsidRPr="0008190F" w:rsidRDefault="00B736F2" w:rsidP="0008190F">
            <w:pPr>
              <w:spacing w:after="0" w:line="240" w:lineRule="auto"/>
              <w:rPr>
                <w:ins w:id="1871" w:author="Jujia Li" w:date="2026-02-25T17:51:00Z" w16du:dateUtc="2026-02-25T23:51:00Z"/>
                <w:rFonts w:ascii="Aptos Narrow" w:eastAsia="Times New Roman" w:hAnsi="Aptos Narrow" w:cs="Times New Roman"/>
                <w:color w:val="000000"/>
                <w:lang w:eastAsia="zh-CN"/>
              </w:rPr>
            </w:pPr>
          </w:p>
        </w:tc>
      </w:tr>
      <w:tr w:rsidR="00B736F2" w:rsidRPr="0008190F" w14:paraId="40D9FA86" w14:textId="7F22E88D" w:rsidTr="007F6CDD">
        <w:tblPrEx>
          <w:tblPrExChange w:id="187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873" w:author="Jujia Li" w:date="2026-02-25T17:41:00Z"/>
          <w:trPrChange w:id="1874" w:author="Jujia Li" w:date="2026-02-25T18:55:00Z" w16du:dateUtc="2026-02-26T00:55:00Z">
            <w:trPr>
              <w:trHeight w:val="300"/>
            </w:trPr>
          </w:trPrChange>
        </w:trPr>
        <w:tc>
          <w:tcPr>
            <w:tcW w:w="0" w:type="auto"/>
            <w:noWrap/>
            <w:vAlign w:val="bottom"/>
            <w:hideMark/>
            <w:tcPrChange w:id="1875" w:author="Jujia Li" w:date="2026-02-25T18:55:00Z" w16du:dateUtc="2026-02-26T00:55:00Z">
              <w:tcPr>
                <w:tcW w:w="3451" w:type="dxa"/>
                <w:noWrap/>
                <w:vAlign w:val="bottom"/>
                <w:hideMark/>
              </w:tcPr>
            </w:tcPrChange>
          </w:tcPr>
          <w:p w14:paraId="522FC765" w14:textId="08569D56" w:rsidR="00B736F2" w:rsidRPr="0008190F" w:rsidRDefault="00B736F2" w:rsidP="0008190F">
            <w:pPr>
              <w:spacing w:after="0" w:line="240" w:lineRule="auto"/>
              <w:rPr>
                <w:ins w:id="1876" w:author="Jujia Li" w:date="2026-02-25T17:41:00Z" w16du:dateUtc="2026-02-25T23:41:00Z"/>
                <w:rFonts w:ascii="Aptos Narrow" w:eastAsia="Times New Roman" w:hAnsi="Aptos Narrow" w:cs="Times New Roman"/>
                <w:color w:val="000000"/>
                <w:lang w:eastAsia="zh-CN"/>
              </w:rPr>
            </w:pPr>
            <w:ins w:id="1877" w:author="Jujia Li" w:date="2026-02-25T17:41:00Z" w16du:dateUtc="2026-02-25T23:41:00Z">
              <w:r w:rsidRPr="0008190F">
                <w:rPr>
                  <w:rFonts w:ascii="Aptos Narrow" w:eastAsia="Times New Roman" w:hAnsi="Aptos Narrow" w:cs="Times New Roman"/>
                  <w:color w:val="000000"/>
                  <w:lang w:eastAsia="zh-CN"/>
                </w:rPr>
                <w:t>OXYCODONE</w:t>
              </w:r>
            </w:ins>
            <w:ins w:id="1878" w:author="Jujia Li" w:date="2026-02-25T17:44:00Z" w16du:dateUtc="2026-02-25T23:44:00Z">
              <w:r>
                <w:rPr>
                  <w:rFonts w:ascii="Aptos Narrow" w:eastAsia="Times New Roman" w:hAnsi="Aptos Narrow" w:cs="Times New Roman"/>
                  <w:color w:val="000000"/>
                  <w:lang w:eastAsia="zh-CN"/>
                </w:rPr>
                <w:t xml:space="preserve"> </w:t>
              </w:r>
            </w:ins>
            <w:ins w:id="1879" w:author="Jujia Li" w:date="2026-02-25T17:41:00Z" w16du:dateUtc="2026-02-25T23:41:00Z">
              <w:r w:rsidRPr="0008190F">
                <w:rPr>
                  <w:rFonts w:ascii="Aptos Narrow" w:eastAsia="Times New Roman" w:hAnsi="Aptos Narrow" w:cs="Times New Roman"/>
                  <w:color w:val="000000"/>
                  <w:lang w:eastAsia="zh-CN"/>
                </w:rPr>
                <w:t>:</w:t>
              </w:r>
            </w:ins>
            <w:ins w:id="1880" w:author="Jujia Li" w:date="2026-02-25T17:44:00Z" w16du:dateUtc="2026-02-25T23:44:00Z">
              <w:r>
                <w:rPr>
                  <w:rFonts w:ascii="Aptos Narrow" w:eastAsia="Times New Roman" w:hAnsi="Aptos Narrow" w:cs="Times New Roman"/>
                  <w:color w:val="000000"/>
                  <w:lang w:eastAsia="zh-CN"/>
                </w:rPr>
                <w:t xml:space="preserve"> </w:t>
              </w:r>
            </w:ins>
            <w:ins w:id="1881" w:author="Jujia Li" w:date="2026-02-25T17:48:00Z" w16du:dateUtc="2026-02-25T23:48:00Z">
              <w:r>
                <w:rPr>
                  <w:rFonts w:ascii="Aptos Narrow" w:eastAsia="Times New Roman" w:hAnsi="Aptos Narrow" w:cs="Times New Roman"/>
                  <w:color w:val="000000"/>
                  <w:lang w:eastAsia="zh-CN"/>
                </w:rPr>
                <w:t>Rural_factor</w:t>
              </w:r>
            </w:ins>
            <w:ins w:id="1882" w:author="Jujia Li" w:date="2026-02-25T17:41:00Z" w16du:dateUtc="2026-02-25T23:41:00Z">
              <w:r w:rsidRPr="0008190F">
                <w:rPr>
                  <w:rFonts w:ascii="Aptos Narrow" w:eastAsia="Times New Roman" w:hAnsi="Aptos Narrow" w:cs="Times New Roman"/>
                  <w:color w:val="000000"/>
                  <w:lang w:eastAsia="zh-CN"/>
                </w:rPr>
                <w:t>4</w:t>
              </w:r>
            </w:ins>
          </w:p>
        </w:tc>
        <w:tc>
          <w:tcPr>
            <w:tcW w:w="0" w:type="auto"/>
            <w:noWrap/>
            <w:vAlign w:val="bottom"/>
            <w:hideMark/>
            <w:tcPrChange w:id="1883" w:author="Jujia Li" w:date="2026-02-25T18:55:00Z" w16du:dateUtc="2026-02-26T00:55:00Z">
              <w:tcPr>
                <w:tcW w:w="1830" w:type="dxa"/>
                <w:gridSpan w:val="2"/>
                <w:noWrap/>
                <w:vAlign w:val="bottom"/>
                <w:hideMark/>
              </w:tcPr>
            </w:tcPrChange>
          </w:tcPr>
          <w:p w14:paraId="0E015971" w14:textId="6DD9A87C" w:rsidR="00B736F2" w:rsidRPr="0008190F" w:rsidRDefault="00B736F2">
            <w:pPr>
              <w:spacing w:after="0" w:line="240" w:lineRule="auto"/>
              <w:jc w:val="right"/>
              <w:rPr>
                <w:ins w:id="1884" w:author="Jujia Li" w:date="2026-02-25T17:41:00Z" w16du:dateUtc="2026-02-25T23:41:00Z"/>
                <w:rFonts w:ascii="Aptos Narrow" w:eastAsia="Times New Roman" w:hAnsi="Aptos Narrow" w:cs="Times New Roman"/>
                <w:color w:val="000000"/>
                <w:lang w:eastAsia="zh-CN"/>
              </w:rPr>
              <w:pPrChange w:id="1885" w:author="Jujia Li" w:date="2026-02-25T17:52:00Z" w16du:dateUtc="2026-02-25T23:52:00Z">
                <w:pPr>
                  <w:spacing w:after="0" w:line="240" w:lineRule="auto"/>
                </w:pPr>
              </w:pPrChange>
            </w:pPr>
            <w:ins w:id="1886" w:author="Jujia Li" w:date="2026-02-25T17:41:00Z" w16du:dateUtc="2026-02-25T23:41:00Z">
              <w:r w:rsidRPr="0008190F">
                <w:rPr>
                  <w:rFonts w:ascii="Aptos Narrow" w:eastAsia="Times New Roman" w:hAnsi="Aptos Narrow" w:cs="Times New Roman"/>
                  <w:color w:val="000000"/>
                  <w:lang w:eastAsia="zh-CN"/>
                </w:rPr>
                <w:t xml:space="preserve">3.19 (1.59) </w:t>
              </w:r>
            </w:ins>
          </w:p>
        </w:tc>
        <w:tc>
          <w:tcPr>
            <w:tcW w:w="0" w:type="auto"/>
            <w:tcPrChange w:id="1887" w:author="Jujia Li" w:date="2026-02-25T18:55:00Z" w16du:dateUtc="2026-02-26T00:55:00Z">
              <w:tcPr>
                <w:tcW w:w="839" w:type="dxa"/>
                <w:gridSpan w:val="2"/>
              </w:tcPr>
            </w:tcPrChange>
          </w:tcPr>
          <w:p w14:paraId="46732645" w14:textId="74C5516B" w:rsidR="00B736F2" w:rsidRPr="0008190F" w:rsidRDefault="00B736F2" w:rsidP="0008190F">
            <w:pPr>
              <w:spacing w:after="0" w:line="240" w:lineRule="auto"/>
              <w:rPr>
                <w:ins w:id="1888" w:author="Jujia Li" w:date="2026-02-25T17:49:00Z" w16du:dateUtc="2026-02-25T23:49:00Z"/>
                <w:rFonts w:ascii="Aptos Narrow" w:eastAsia="Times New Roman" w:hAnsi="Aptos Narrow" w:cs="Times New Roman"/>
                <w:color w:val="000000"/>
                <w:lang w:eastAsia="zh-CN"/>
              </w:rPr>
            </w:pPr>
            <w:ins w:id="1889"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1890" w:author="Jujia Li" w:date="2026-02-25T18:55:00Z" w16du:dateUtc="2026-02-26T00:55:00Z">
              <w:tcPr>
                <w:tcW w:w="1804" w:type="dxa"/>
                <w:gridSpan w:val="3"/>
                <w:noWrap/>
                <w:vAlign w:val="bottom"/>
                <w:hideMark/>
              </w:tcPr>
            </w:tcPrChange>
          </w:tcPr>
          <w:p w14:paraId="64D0FF2B" w14:textId="68F62841" w:rsidR="00B736F2" w:rsidRPr="0008190F" w:rsidRDefault="00B736F2">
            <w:pPr>
              <w:spacing w:after="0" w:line="240" w:lineRule="auto"/>
              <w:jc w:val="right"/>
              <w:rPr>
                <w:ins w:id="1891" w:author="Jujia Li" w:date="2026-02-25T17:41:00Z" w16du:dateUtc="2026-02-25T23:41:00Z"/>
                <w:rFonts w:ascii="Aptos Narrow" w:eastAsia="Times New Roman" w:hAnsi="Aptos Narrow" w:cs="Times New Roman"/>
                <w:color w:val="000000"/>
                <w:lang w:eastAsia="zh-CN"/>
              </w:rPr>
              <w:pPrChange w:id="1892" w:author="Jujia Li" w:date="2026-02-25T17:52:00Z" w16du:dateUtc="2026-02-25T23:52:00Z">
                <w:pPr>
                  <w:spacing w:after="0" w:line="240" w:lineRule="auto"/>
                </w:pPr>
              </w:pPrChange>
            </w:pPr>
            <w:ins w:id="1893"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894" w:author="Jujia Li" w:date="2026-02-25T18:55:00Z" w16du:dateUtc="2026-02-26T00:55:00Z">
              <w:tcPr>
                <w:tcW w:w="0" w:type="auto"/>
                <w:gridSpan w:val="2"/>
              </w:tcPr>
            </w:tcPrChange>
          </w:tcPr>
          <w:p w14:paraId="79406646" w14:textId="77777777" w:rsidR="00B736F2" w:rsidRPr="0008190F" w:rsidRDefault="00B736F2" w:rsidP="0008190F">
            <w:pPr>
              <w:spacing w:after="0" w:line="240" w:lineRule="auto"/>
              <w:rPr>
                <w:ins w:id="1895" w:author="Jujia Li" w:date="2026-02-25T17:51:00Z" w16du:dateUtc="2026-02-25T23:51:00Z"/>
                <w:rFonts w:ascii="Aptos Narrow" w:eastAsia="Times New Roman" w:hAnsi="Aptos Narrow" w:cs="Times New Roman"/>
                <w:color w:val="000000"/>
                <w:lang w:eastAsia="zh-CN"/>
              </w:rPr>
            </w:pPr>
          </w:p>
        </w:tc>
      </w:tr>
      <w:tr w:rsidR="00B736F2" w:rsidRPr="0008190F" w14:paraId="0618E972" w14:textId="36A091C7" w:rsidTr="007F6CDD">
        <w:tblPrEx>
          <w:tblPrExChange w:id="189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897" w:author="Jujia Li" w:date="2026-02-25T17:41:00Z"/>
          <w:trPrChange w:id="1898" w:author="Jujia Li" w:date="2026-02-25T18:55:00Z" w16du:dateUtc="2026-02-26T00:55:00Z">
            <w:trPr>
              <w:trHeight w:val="300"/>
            </w:trPr>
          </w:trPrChange>
        </w:trPr>
        <w:tc>
          <w:tcPr>
            <w:tcW w:w="0" w:type="auto"/>
            <w:noWrap/>
            <w:vAlign w:val="bottom"/>
            <w:hideMark/>
            <w:tcPrChange w:id="1899" w:author="Jujia Li" w:date="2026-02-25T18:55:00Z" w16du:dateUtc="2026-02-26T00:55:00Z">
              <w:tcPr>
                <w:tcW w:w="3451" w:type="dxa"/>
                <w:noWrap/>
                <w:vAlign w:val="bottom"/>
                <w:hideMark/>
              </w:tcPr>
            </w:tcPrChange>
          </w:tcPr>
          <w:p w14:paraId="056CC1B9" w14:textId="5D1DE378" w:rsidR="00B736F2" w:rsidRPr="0008190F" w:rsidRDefault="00B736F2" w:rsidP="0008190F">
            <w:pPr>
              <w:spacing w:after="0" w:line="240" w:lineRule="auto"/>
              <w:rPr>
                <w:ins w:id="1900" w:author="Jujia Li" w:date="2026-02-25T17:41:00Z" w16du:dateUtc="2026-02-25T23:41:00Z"/>
                <w:rFonts w:ascii="Aptos Narrow" w:eastAsia="Times New Roman" w:hAnsi="Aptos Narrow" w:cs="Times New Roman"/>
                <w:color w:val="000000"/>
                <w:lang w:eastAsia="zh-CN"/>
              </w:rPr>
            </w:pPr>
            <w:ins w:id="1901" w:author="Jujia Li" w:date="2026-02-25T17:41:00Z" w16du:dateUtc="2026-02-25T23:41:00Z">
              <w:r w:rsidRPr="0008190F">
                <w:rPr>
                  <w:rFonts w:ascii="Aptos Narrow" w:eastAsia="Times New Roman" w:hAnsi="Aptos Narrow" w:cs="Times New Roman"/>
                  <w:color w:val="000000"/>
                  <w:lang w:eastAsia="zh-CN"/>
                </w:rPr>
                <w:t>OXYCODONE</w:t>
              </w:r>
            </w:ins>
            <w:ins w:id="1902" w:author="Jujia Li" w:date="2026-02-25T17:44:00Z" w16du:dateUtc="2026-02-25T23:44:00Z">
              <w:r>
                <w:rPr>
                  <w:rFonts w:ascii="Aptos Narrow" w:eastAsia="Times New Roman" w:hAnsi="Aptos Narrow" w:cs="Times New Roman"/>
                  <w:color w:val="000000"/>
                  <w:lang w:eastAsia="zh-CN"/>
                </w:rPr>
                <w:t xml:space="preserve"> </w:t>
              </w:r>
            </w:ins>
            <w:ins w:id="1903" w:author="Jujia Li" w:date="2026-02-25T17:41:00Z" w16du:dateUtc="2026-02-25T23:41:00Z">
              <w:r w:rsidRPr="0008190F">
                <w:rPr>
                  <w:rFonts w:ascii="Aptos Narrow" w:eastAsia="Times New Roman" w:hAnsi="Aptos Narrow" w:cs="Times New Roman"/>
                  <w:color w:val="000000"/>
                  <w:lang w:eastAsia="zh-CN"/>
                </w:rPr>
                <w:t>:</w:t>
              </w:r>
            </w:ins>
            <w:ins w:id="1904" w:author="Jujia Li" w:date="2026-02-25T17:44:00Z" w16du:dateUtc="2026-02-25T23:44:00Z">
              <w:r>
                <w:rPr>
                  <w:rFonts w:ascii="Aptos Narrow" w:eastAsia="Times New Roman" w:hAnsi="Aptos Narrow" w:cs="Times New Roman"/>
                  <w:color w:val="000000"/>
                  <w:lang w:eastAsia="zh-CN"/>
                </w:rPr>
                <w:t xml:space="preserve"> </w:t>
              </w:r>
            </w:ins>
            <w:ins w:id="1905" w:author="Jujia Li" w:date="2026-02-25T17:48:00Z" w16du:dateUtc="2026-02-25T23:48:00Z">
              <w:r>
                <w:rPr>
                  <w:rFonts w:ascii="Aptos Narrow" w:eastAsia="Times New Roman" w:hAnsi="Aptos Narrow" w:cs="Times New Roman"/>
                  <w:color w:val="000000"/>
                  <w:lang w:eastAsia="zh-CN"/>
                </w:rPr>
                <w:t>Rural_factor</w:t>
              </w:r>
            </w:ins>
            <w:ins w:id="1906" w:author="Jujia Li" w:date="2026-02-25T17:41:00Z" w16du:dateUtc="2026-02-25T23:41:00Z">
              <w:r w:rsidRPr="0008190F">
                <w:rPr>
                  <w:rFonts w:ascii="Aptos Narrow" w:eastAsia="Times New Roman" w:hAnsi="Aptos Narrow" w:cs="Times New Roman"/>
                  <w:color w:val="000000"/>
                  <w:lang w:eastAsia="zh-CN"/>
                </w:rPr>
                <w:t>5</w:t>
              </w:r>
            </w:ins>
          </w:p>
        </w:tc>
        <w:tc>
          <w:tcPr>
            <w:tcW w:w="0" w:type="auto"/>
            <w:noWrap/>
            <w:vAlign w:val="bottom"/>
            <w:hideMark/>
            <w:tcPrChange w:id="1907" w:author="Jujia Li" w:date="2026-02-25T18:55:00Z" w16du:dateUtc="2026-02-26T00:55:00Z">
              <w:tcPr>
                <w:tcW w:w="1830" w:type="dxa"/>
                <w:gridSpan w:val="2"/>
                <w:noWrap/>
                <w:vAlign w:val="bottom"/>
                <w:hideMark/>
              </w:tcPr>
            </w:tcPrChange>
          </w:tcPr>
          <w:p w14:paraId="38507DEB" w14:textId="77777777" w:rsidR="00B736F2" w:rsidRPr="0008190F" w:rsidRDefault="00B736F2">
            <w:pPr>
              <w:spacing w:after="0" w:line="240" w:lineRule="auto"/>
              <w:jc w:val="right"/>
              <w:rPr>
                <w:ins w:id="1908" w:author="Jujia Li" w:date="2026-02-25T17:41:00Z" w16du:dateUtc="2026-02-25T23:41:00Z"/>
                <w:rFonts w:ascii="Aptos Narrow" w:eastAsia="Times New Roman" w:hAnsi="Aptos Narrow" w:cs="Times New Roman"/>
                <w:color w:val="000000"/>
                <w:lang w:eastAsia="zh-CN"/>
              </w:rPr>
              <w:pPrChange w:id="1909" w:author="Jujia Li" w:date="2026-02-25T17:52:00Z" w16du:dateUtc="2026-02-25T23:52:00Z">
                <w:pPr>
                  <w:spacing w:after="0" w:line="240" w:lineRule="auto"/>
                </w:pPr>
              </w:pPrChange>
            </w:pPr>
            <w:ins w:id="1910" w:author="Jujia Li" w:date="2026-02-25T17:41:00Z" w16du:dateUtc="2026-02-25T23:41:00Z">
              <w:r w:rsidRPr="0008190F">
                <w:rPr>
                  <w:rFonts w:ascii="Aptos Narrow" w:eastAsia="Times New Roman" w:hAnsi="Aptos Narrow" w:cs="Times New Roman"/>
                  <w:color w:val="000000"/>
                  <w:lang w:eastAsia="zh-CN"/>
                </w:rPr>
                <w:t xml:space="preserve">0.39 (2.46) </w:t>
              </w:r>
            </w:ins>
          </w:p>
        </w:tc>
        <w:tc>
          <w:tcPr>
            <w:tcW w:w="0" w:type="auto"/>
            <w:tcPrChange w:id="1911" w:author="Jujia Li" w:date="2026-02-25T18:55:00Z" w16du:dateUtc="2026-02-26T00:55:00Z">
              <w:tcPr>
                <w:tcW w:w="839" w:type="dxa"/>
                <w:gridSpan w:val="2"/>
              </w:tcPr>
            </w:tcPrChange>
          </w:tcPr>
          <w:p w14:paraId="13048701" w14:textId="77777777" w:rsidR="00B736F2" w:rsidRPr="0008190F" w:rsidRDefault="00B736F2" w:rsidP="0008190F">
            <w:pPr>
              <w:spacing w:after="0" w:line="240" w:lineRule="auto"/>
              <w:rPr>
                <w:ins w:id="191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913" w:author="Jujia Li" w:date="2026-02-25T18:55:00Z" w16du:dateUtc="2026-02-26T00:55:00Z">
              <w:tcPr>
                <w:tcW w:w="1804" w:type="dxa"/>
                <w:gridSpan w:val="3"/>
                <w:noWrap/>
                <w:vAlign w:val="bottom"/>
                <w:hideMark/>
              </w:tcPr>
            </w:tcPrChange>
          </w:tcPr>
          <w:p w14:paraId="02FB848E" w14:textId="4A900B0B" w:rsidR="00B736F2" w:rsidRPr="0008190F" w:rsidRDefault="00B736F2">
            <w:pPr>
              <w:spacing w:after="0" w:line="240" w:lineRule="auto"/>
              <w:jc w:val="right"/>
              <w:rPr>
                <w:ins w:id="1914" w:author="Jujia Li" w:date="2026-02-25T17:41:00Z" w16du:dateUtc="2026-02-25T23:41:00Z"/>
                <w:rFonts w:ascii="Aptos Narrow" w:eastAsia="Times New Roman" w:hAnsi="Aptos Narrow" w:cs="Times New Roman"/>
                <w:color w:val="000000"/>
                <w:lang w:eastAsia="zh-CN"/>
              </w:rPr>
              <w:pPrChange w:id="1915" w:author="Jujia Li" w:date="2026-02-25T17:52:00Z" w16du:dateUtc="2026-02-25T23:52:00Z">
                <w:pPr>
                  <w:spacing w:after="0" w:line="240" w:lineRule="auto"/>
                </w:pPr>
              </w:pPrChange>
            </w:pPr>
            <w:ins w:id="191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917" w:author="Jujia Li" w:date="2026-02-25T18:55:00Z" w16du:dateUtc="2026-02-26T00:55:00Z">
              <w:tcPr>
                <w:tcW w:w="0" w:type="auto"/>
                <w:gridSpan w:val="2"/>
              </w:tcPr>
            </w:tcPrChange>
          </w:tcPr>
          <w:p w14:paraId="49054CFE" w14:textId="77777777" w:rsidR="00B736F2" w:rsidRPr="0008190F" w:rsidRDefault="00B736F2" w:rsidP="0008190F">
            <w:pPr>
              <w:spacing w:after="0" w:line="240" w:lineRule="auto"/>
              <w:rPr>
                <w:ins w:id="1918" w:author="Jujia Li" w:date="2026-02-25T17:51:00Z" w16du:dateUtc="2026-02-25T23:51:00Z"/>
                <w:rFonts w:ascii="Aptos Narrow" w:eastAsia="Times New Roman" w:hAnsi="Aptos Narrow" w:cs="Times New Roman"/>
                <w:color w:val="000000"/>
                <w:lang w:eastAsia="zh-CN"/>
              </w:rPr>
            </w:pPr>
          </w:p>
        </w:tc>
      </w:tr>
      <w:tr w:rsidR="00B736F2" w:rsidRPr="0008190F" w14:paraId="4C68014B" w14:textId="6B6793F9" w:rsidTr="007F6CDD">
        <w:tblPrEx>
          <w:tblPrExChange w:id="191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920" w:author="Jujia Li" w:date="2026-02-25T17:41:00Z"/>
          <w:trPrChange w:id="1921" w:author="Jujia Li" w:date="2026-02-25T18:55:00Z" w16du:dateUtc="2026-02-26T00:55:00Z">
            <w:trPr>
              <w:trHeight w:val="300"/>
            </w:trPr>
          </w:trPrChange>
        </w:trPr>
        <w:tc>
          <w:tcPr>
            <w:tcW w:w="0" w:type="auto"/>
            <w:noWrap/>
            <w:vAlign w:val="bottom"/>
            <w:hideMark/>
            <w:tcPrChange w:id="1922" w:author="Jujia Li" w:date="2026-02-25T18:55:00Z" w16du:dateUtc="2026-02-26T00:55:00Z">
              <w:tcPr>
                <w:tcW w:w="3451" w:type="dxa"/>
                <w:noWrap/>
                <w:vAlign w:val="bottom"/>
                <w:hideMark/>
              </w:tcPr>
            </w:tcPrChange>
          </w:tcPr>
          <w:p w14:paraId="04C07431" w14:textId="359A3AB6" w:rsidR="00B736F2" w:rsidRPr="0008190F" w:rsidRDefault="00B736F2" w:rsidP="0008190F">
            <w:pPr>
              <w:spacing w:after="0" w:line="240" w:lineRule="auto"/>
              <w:rPr>
                <w:ins w:id="1923" w:author="Jujia Li" w:date="2026-02-25T17:41:00Z" w16du:dateUtc="2026-02-25T23:41:00Z"/>
                <w:rFonts w:ascii="Aptos Narrow" w:eastAsia="Times New Roman" w:hAnsi="Aptos Narrow" w:cs="Times New Roman"/>
                <w:color w:val="000000"/>
                <w:lang w:eastAsia="zh-CN"/>
              </w:rPr>
            </w:pPr>
            <w:ins w:id="1924" w:author="Jujia Li" w:date="2026-02-25T17:41:00Z" w16du:dateUtc="2026-02-25T23:41:00Z">
              <w:r w:rsidRPr="0008190F">
                <w:rPr>
                  <w:rFonts w:ascii="Aptos Narrow" w:eastAsia="Times New Roman" w:hAnsi="Aptos Narrow" w:cs="Times New Roman"/>
                  <w:color w:val="000000"/>
                  <w:lang w:eastAsia="zh-CN"/>
                </w:rPr>
                <w:t>OXYCODONE</w:t>
              </w:r>
            </w:ins>
            <w:ins w:id="1925" w:author="Jujia Li" w:date="2026-02-25T17:44:00Z" w16du:dateUtc="2026-02-25T23:44:00Z">
              <w:r>
                <w:rPr>
                  <w:rFonts w:ascii="Aptos Narrow" w:eastAsia="Times New Roman" w:hAnsi="Aptos Narrow" w:cs="Times New Roman"/>
                  <w:color w:val="000000"/>
                  <w:lang w:eastAsia="zh-CN"/>
                </w:rPr>
                <w:t xml:space="preserve"> </w:t>
              </w:r>
            </w:ins>
            <w:ins w:id="1926" w:author="Jujia Li" w:date="2026-02-25T17:41:00Z" w16du:dateUtc="2026-02-25T23:41:00Z">
              <w:r w:rsidRPr="0008190F">
                <w:rPr>
                  <w:rFonts w:ascii="Aptos Narrow" w:eastAsia="Times New Roman" w:hAnsi="Aptos Narrow" w:cs="Times New Roman"/>
                  <w:color w:val="000000"/>
                  <w:lang w:eastAsia="zh-CN"/>
                </w:rPr>
                <w:t>:</w:t>
              </w:r>
            </w:ins>
            <w:ins w:id="1927" w:author="Jujia Li" w:date="2026-02-25T17:44:00Z" w16du:dateUtc="2026-02-25T23:44:00Z">
              <w:r>
                <w:rPr>
                  <w:rFonts w:ascii="Aptos Narrow" w:eastAsia="Times New Roman" w:hAnsi="Aptos Narrow" w:cs="Times New Roman"/>
                  <w:color w:val="000000"/>
                  <w:lang w:eastAsia="zh-CN"/>
                </w:rPr>
                <w:t xml:space="preserve"> </w:t>
              </w:r>
            </w:ins>
            <w:ins w:id="1928" w:author="Jujia Li" w:date="2026-02-25T17:48:00Z" w16du:dateUtc="2026-02-25T23:48:00Z">
              <w:r>
                <w:rPr>
                  <w:rFonts w:ascii="Aptos Narrow" w:eastAsia="Times New Roman" w:hAnsi="Aptos Narrow" w:cs="Times New Roman"/>
                  <w:color w:val="000000"/>
                  <w:lang w:eastAsia="zh-CN"/>
                </w:rPr>
                <w:t>Rural_factor</w:t>
              </w:r>
            </w:ins>
            <w:ins w:id="1929" w:author="Jujia Li" w:date="2026-02-25T17:41:00Z" w16du:dateUtc="2026-02-25T23:41:00Z">
              <w:r w:rsidRPr="0008190F">
                <w:rPr>
                  <w:rFonts w:ascii="Aptos Narrow" w:eastAsia="Times New Roman" w:hAnsi="Aptos Narrow" w:cs="Times New Roman"/>
                  <w:color w:val="000000"/>
                  <w:lang w:eastAsia="zh-CN"/>
                </w:rPr>
                <w:t>6</w:t>
              </w:r>
            </w:ins>
          </w:p>
        </w:tc>
        <w:tc>
          <w:tcPr>
            <w:tcW w:w="0" w:type="auto"/>
            <w:noWrap/>
            <w:vAlign w:val="bottom"/>
            <w:hideMark/>
            <w:tcPrChange w:id="1930" w:author="Jujia Li" w:date="2026-02-25T18:55:00Z" w16du:dateUtc="2026-02-26T00:55:00Z">
              <w:tcPr>
                <w:tcW w:w="1830" w:type="dxa"/>
                <w:gridSpan w:val="2"/>
                <w:noWrap/>
                <w:vAlign w:val="bottom"/>
                <w:hideMark/>
              </w:tcPr>
            </w:tcPrChange>
          </w:tcPr>
          <w:p w14:paraId="663621A1" w14:textId="77777777" w:rsidR="00B736F2" w:rsidRPr="0008190F" w:rsidRDefault="00B736F2">
            <w:pPr>
              <w:spacing w:after="0" w:line="240" w:lineRule="auto"/>
              <w:jc w:val="right"/>
              <w:rPr>
                <w:ins w:id="1931" w:author="Jujia Li" w:date="2026-02-25T17:41:00Z" w16du:dateUtc="2026-02-25T23:41:00Z"/>
                <w:rFonts w:ascii="Aptos Narrow" w:eastAsia="Times New Roman" w:hAnsi="Aptos Narrow" w:cs="Times New Roman"/>
                <w:color w:val="000000"/>
                <w:lang w:eastAsia="zh-CN"/>
              </w:rPr>
              <w:pPrChange w:id="1932" w:author="Jujia Li" w:date="2026-02-25T17:52:00Z" w16du:dateUtc="2026-02-25T23:52:00Z">
                <w:pPr>
                  <w:spacing w:after="0" w:line="240" w:lineRule="auto"/>
                </w:pPr>
              </w:pPrChange>
            </w:pPr>
            <w:ins w:id="1933" w:author="Jujia Li" w:date="2026-02-25T17:41:00Z" w16du:dateUtc="2026-02-25T23:41:00Z">
              <w:r w:rsidRPr="0008190F">
                <w:rPr>
                  <w:rFonts w:ascii="Aptos Narrow" w:eastAsia="Times New Roman" w:hAnsi="Aptos Narrow" w:cs="Times New Roman"/>
                  <w:color w:val="000000"/>
                  <w:lang w:eastAsia="zh-CN"/>
                </w:rPr>
                <w:t xml:space="preserve">1.37 (1.67) </w:t>
              </w:r>
            </w:ins>
          </w:p>
        </w:tc>
        <w:tc>
          <w:tcPr>
            <w:tcW w:w="0" w:type="auto"/>
            <w:tcPrChange w:id="1934" w:author="Jujia Li" w:date="2026-02-25T18:55:00Z" w16du:dateUtc="2026-02-26T00:55:00Z">
              <w:tcPr>
                <w:tcW w:w="839" w:type="dxa"/>
                <w:gridSpan w:val="2"/>
              </w:tcPr>
            </w:tcPrChange>
          </w:tcPr>
          <w:p w14:paraId="59A536FA" w14:textId="77777777" w:rsidR="00B736F2" w:rsidRPr="0008190F" w:rsidRDefault="00B736F2" w:rsidP="0008190F">
            <w:pPr>
              <w:spacing w:after="0" w:line="240" w:lineRule="auto"/>
              <w:rPr>
                <w:ins w:id="1935"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936" w:author="Jujia Li" w:date="2026-02-25T18:55:00Z" w16du:dateUtc="2026-02-26T00:55:00Z">
              <w:tcPr>
                <w:tcW w:w="1804" w:type="dxa"/>
                <w:gridSpan w:val="3"/>
                <w:noWrap/>
                <w:vAlign w:val="bottom"/>
                <w:hideMark/>
              </w:tcPr>
            </w:tcPrChange>
          </w:tcPr>
          <w:p w14:paraId="45B50405" w14:textId="2FBBFB52" w:rsidR="00B736F2" w:rsidRPr="0008190F" w:rsidRDefault="00B736F2">
            <w:pPr>
              <w:spacing w:after="0" w:line="240" w:lineRule="auto"/>
              <w:jc w:val="right"/>
              <w:rPr>
                <w:ins w:id="1937" w:author="Jujia Li" w:date="2026-02-25T17:41:00Z" w16du:dateUtc="2026-02-25T23:41:00Z"/>
                <w:rFonts w:ascii="Aptos Narrow" w:eastAsia="Times New Roman" w:hAnsi="Aptos Narrow" w:cs="Times New Roman"/>
                <w:color w:val="000000"/>
                <w:lang w:eastAsia="zh-CN"/>
              </w:rPr>
              <w:pPrChange w:id="1938" w:author="Jujia Li" w:date="2026-02-25T17:52:00Z" w16du:dateUtc="2026-02-25T23:52:00Z">
                <w:pPr>
                  <w:spacing w:after="0" w:line="240" w:lineRule="auto"/>
                </w:pPr>
              </w:pPrChange>
            </w:pPr>
            <w:ins w:id="1939"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940" w:author="Jujia Li" w:date="2026-02-25T18:55:00Z" w16du:dateUtc="2026-02-26T00:55:00Z">
              <w:tcPr>
                <w:tcW w:w="0" w:type="auto"/>
                <w:gridSpan w:val="2"/>
              </w:tcPr>
            </w:tcPrChange>
          </w:tcPr>
          <w:p w14:paraId="7FA4A047" w14:textId="77777777" w:rsidR="00B736F2" w:rsidRPr="0008190F" w:rsidRDefault="00B736F2" w:rsidP="0008190F">
            <w:pPr>
              <w:spacing w:after="0" w:line="240" w:lineRule="auto"/>
              <w:rPr>
                <w:ins w:id="1941" w:author="Jujia Li" w:date="2026-02-25T17:51:00Z" w16du:dateUtc="2026-02-25T23:51:00Z"/>
                <w:rFonts w:ascii="Aptos Narrow" w:eastAsia="Times New Roman" w:hAnsi="Aptos Narrow" w:cs="Times New Roman"/>
                <w:color w:val="000000"/>
                <w:lang w:eastAsia="zh-CN"/>
              </w:rPr>
            </w:pPr>
          </w:p>
        </w:tc>
      </w:tr>
      <w:tr w:rsidR="00B736F2" w:rsidRPr="0008190F" w14:paraId="621B3CF8" w14:textId="69A5C87D" w:rsidTr="007F6CDD">
        <w:tblPrEx>
          <w:tblPrExChange w:id="194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943" w:author="Jujia Li" w:date="2026-02-25T17:41:00Z"/>
          <w:trPrChange w:id="1944" w:author="Jujia Li" w:date="2026-02-25T18:55:00Z" w16du:dateUtc="2026-02-26T00:55:00Z">
            <w:trPr>
              <w:trHeight w:val="300"/>
            </w:trPr>
          </w:trPrChange>
        </w:trPr>
        <w:tc>
          <w:tcPr>
            <w:tcW w:w="0" w:type="auto"/>
            <w:noWrap/>
            <w:vAlign w:val="bottom"/>
            <w:hideMark/>
            <w:tcPrChange w:id="1945" w:author="Jujia Li" w:date="2026-02-25T18:55:00Z" w16du:dateUtc="2026-02-26T00:55:00Z">
              <w:tcPr>
                <w:tcW w:w="3451" w:type="dxa"/>
                <w:noWrap/>
                <w:vAlign w:val="bottom"/>
                <w:hideMark/>
              </w:tcPr>
            </w:tcPrChange>
          </w:tcPr>
          <w:p w14:paraId="4D066D0B" w14:textId="0E125A30" w:rsidR="00B736F2" w:rsidRPr="0008190F" w:rsidRDefault="00B736F2" w:rsidP="0008190F">
            <w:pPr>
              <w:spacing w:after="0" w:line="240" w:lineRule="auto"/>
              <w:rPr>
                <w:ins w:id="1946" w:author="Jujia Li" w:date="2026-02-25T17:41:00Z" w16du:dateUtc="2026-02-25T23:41:00Z"/>
                <w:rFonts w:ascii="Aptos Narrow" w:eastAsia="Times New Roman" w:hAnsi="Aptos Narrow" w:cs="Times New Roman"/>
                <w:color w:val="000000"/>
                <w:lang w:val="it-IT" w:eastAsia="zh-CN"/>
                <w:rPrChange w:id="1947" w:author="Jujia Li" w:date="2026-02-25T17:41:00Z" w16du:dateUtc="2026-02-25T23:41:00Z">
                  <w:rPr>
                    <w:ins w:id="1948" w:author="Jujia Li" w:date="2026-02-25T17:41:00Z" w16du:dateUtc="2026-02-25T23:41:00Z"/>
                    <w:rFonts w:ascii="Aptos Narrow" w:eastAsia="Times New Roman" w:hAnsi="Aptos Narrow" w:cs="Times New Roman"/>
                    <w:color w:val="000000"/>
                    <w:lang w:eastAsia="zh-CN"/>
                  </w:rPr>
                </w:rPrChange>
              </w:rPr>
            </w:pPr>
            <w:ins w:id="1949" w:author="Jujia Li" w:date="2026-02-25T17:41:00Z" w16du:dateUtc="2026-02-25T23:41:00Z">
              <w:r w:rsidRPr="0008190F">
                <w:rPr>
                  <w:rFonts w:ascii="Aptos Narrow" w:eastAsia="Times New Roman" w:hAnsi="Aptos Narrow" w:cs="Times New Roman"/>
                  <w:color w:val="000000"/>
                  <w:lang w:val="it-IT" w:eastAsia="zh-CN"/>
                  <w:rPrChange w:id="1950" w:author="Jujia Li" w:date="2026-02-25T17:41:00Z" w16du:dateUtc="2026-02-25T23:41:00Z">
                    <w:rPr>
                      <w:rFonts w:ascii="Aptos Narrow" w:eastAsia="Times New Roman" w:hAnsi="Aptos Narrow" w:cs="Times New Roman"/>
                      <w:color w:val="000000"/>
                      <w:lang w:eastAsia="zh-CN"/>
                    </w:rPr>
                  </w:rPrChange>
                </w:rPr>
                <w:t>OXYCODONE</w:t>
              </w:r>
            </w:ins>
            <w:ins w:id="1951" w:author="Jujia Li" w:date="2026-02-25T17:44:00Z" w16du:dateUtc="2026-02-25T23:44:00Z">
              <w:r>
                <w:rPr>
                  <w:rFonts w:ascii="Aptos Narrow" w:eastAsia="Times New Roman" w:hAnsi="Aptos Narrow" w:cs="Times New Roman"/>
                  <w:color w:val="000000"/>
                  <w:lang w:val="it-IT" w:eastAsia="zh-CN"/>
                </w:rPr>
                <w:t xml:space="preserve"> </w:t>
              </w:r>
            </w:ins>
            <w:ins w:id="1952" w:author="Jujia Li" w:date="2026-02-25T17:41:00Z" w16du:dateUtc="2026-02-25T23:41:00Z">
              <w:r w:rsidRPr="0008190F">
                <w:rPr>
                  <w:rFonts w:ascii="Aptos Narrow" w:eastAsia="Times New Roman" w:hAnsi="Aptos Narrow" w:cs="Times New Roman"/>
                  <w:color w:val="000000"/>
                  <w:lang w:val="it-IT" w:eastAsia="zh-CN"/>
                  <w:rPrChange w:id="1953" w:author="Jujia Li" w:date="2026-02-25T17:41:00Z" w16du:dateUtc="2026-02-25T23:41:00Z">
                    <w:rPr>
                      <w:rFonts w:ascii="Aptos Narrow" w:eastAsia="Times New Roman" w:hAnsi="Aptos Narrow" w:cs="Times New Roman"/>
                      <w:color w:val="000000"/>
                      <w:lang w:eastAsia="zh-CN"/>
                    </w:rPr>
                  </w:rPrChange>
                </w:rPr>
                <w:t>:</w:t>
              </w:r>
            </w:ins>
            <w:ins w:id="1954" w:author="Jujia Li" w:date="2026-02-25T17:44:00Z" w16du:dateUtc="2026-02-25T23:44:00Z">
              <w:r>
                <w:rPr>
                  <w:rFonts w:ascii="Aptos Narrow" w:eastAsia="Times New Roman" w:hAnsi="Aptos Narrow" w:cs="Times New Roman"/>
                  <w:color w:val="000000"/>
                  <w:lang w:val="it-IT" w:eastAsia="zh-CN"/>
                </w:rPr>
                <w:t xml:space="preserve"> G</w:t>
              </w:r>
            </w:ins>
            <w:ins w:id="1955" w:author="Jujia Li" w:date="2026-02-25T17:41:00Z" w16du:dateUtc="2026-02-25T23:41:00Z">
              <w:r w:rsidRPr="0008190F">
                <w:rPr>
                  <w:rFonts w:ascii="Aptos Narrow" w:eastAsia="Times New Roman" w:hAnsi="Aptos Narrow" w:cs="Times New Roman"/>
                  <w:color w:val="000000"/>
                  <w:lang w:val="it-IT" w:eastAsia="zh-CN"/>
                  <w:rPrChange w:id="1956" w:author="Jujia Li" w:date="2026-02-25T17:41:00Z" w16du:dateUtc="2026-02-25T23:41:00Z">
                    <w:rPr>
                      <w:rFonts w:ascii="Aptos Narrow" w:eastAsia="Times New Roman" w:hAnsi="Aptos Narrow" w:cs="Times New Roman"/>
                      <w:color w:val="000000"/>
                      <w:lang w:eastAsia="zh-CN"/>
                    </w:rPr>
                  </w:rPrChange>
                </w:rPr>
                <w:t>ini</w:t>
              </w:r>
            </w:ins>
            <w:ins w:id="1957" w:author="Jujia Li" w:date="2026-02-25T17:44:00Z" w16du:dateUtc="2026-02-25T23:44:00Z">
              <w:r>
                <w:rPr>
                  <w:rFonts w:ascii="Aptos Narrow" w:eastAsia="Times New Roman" w:hAnsi="Aptos Narrow" w:cs="Times New Roman"/>
                  <w:color w:val="000000"/>
                  <w:lang w:val="it-IT" w:eastAsia="zh-CN"/>
                </w:rPr>
                <w:t xml:space="preserve"> I</w:t>
              </w:r>
            </w:ins>
            <w:ins w:id="1958" w:author="Jujia Li" w:date="2026-02-25T17:41:00Z" w16du:dateUtc="2026-02-25T23:41:00Z">
              <w:r w:rsidRPr="0008190F">
                <w:rPr>
                  <w:rFonts w:ascii="Aptos Narrow" w:eastAsia="Times New Roman" w:hAnsi="Aptos Narrow" w:cs="Times New Roman"/>
                  <w:color w:val="000000"/>
                  <w:lang w:val="it-IT" w:eastAsia="zh-CN"/>
                  <w:rPrChange w:id="1959" w:author="Jujia Li" w:date="2026-02-25T17:41:00Z" w16du:dateUtc="2026-02-25T23:41:00Z">
                    <w:rPr>
                      <w:rFonts w:ascii="Aptos Narrow" w:eastAsia="Times New Roman" w:hAnsi="Aptos Narrow" w:cs="Times New Roman"/>
                      <w:color w:val="000000"/>
                      <w:lang w:eastAsia="zh-CN"/>
                    </w:rPr>
                  </w:rPrChange>
                </w:rPr>
                <w:t>ndex</w:t>
              </w:r>
            </w:ins>
          </w:p>
        </w:tc>
        <w:tc>
          <w:tcPr>
            <w:tcW w:w="0" w:type="auto"/>
            <w:noWrap/>
            <w:vAlign w:val="bottom"/>
            <w:hideMark/>
            <w:tcPrChange w:id="1960" w:author="Jujia Li" w:date="2026-02-25T18:55:00Z" w16du:dateUtc="2026-02-26T00:55:00Z">
              <w:tcPr>
                <w:tcW w:w="1830" w:type="dxa"/>
                <w:gridSpan w:val="2"/>
                <w:noWrap/>
                <w:vAlign w:val="bottom"/>
                <w:hideMark/>
              </w:tcPr>
            </w:tcPrChange>
          </w:tcPr>
          <w:p w14:paraId="0A920DD3" w14:textId="77777777" w:rsidR="00B736F2" w:rsidRPr="0008190F" w:rsidRDefault="00B736F2">
            <w:pPr>
              <w:spacing w:after="0" w:line="240" w:lineRule="auto"/>
              <w:jc w:val="right"/>
              <w:rPr>
                <w:ins w:id="1961" w:author="Jujia Li" w:date="2026-02-25T17:41:00Z" w16du:dateUtc="2026-02-25T23:41:00Z"/>
                <w:rFonts w:ascii="Aptos Narrow" w:eastAsia="Times New Roman" w:hAnsi="Aptos Narrow" w:cs="Times New Roman"/>
                <w:color w:val="000000"/>
                <w:lang w:eastAsia="zh-CN"/>
              </w:rPr>
              <w:pPrChange w:id="1962" w:author="Jujia Li" w:date="2026-02-25T17:52:00Z" w16du:dateUtc="2026-02-25T23:52:00Z">
                <w:pPr>
                  <w:spacing w:after="0" w:line="240" w:lineRule="auto"/>
                </w:pPr>
              </w:pPrChange>
            </w:pPr>
            <w:ins w:id="1963" w:author="Jujia Li" w:date="2026-02-25T17:41:00Z" w16du:dateUtc="2026-02-25T23:41:00Z">
              <w:r w:rsidRPr="0008190F">
                <w:rPr>
                  <w:rFonts w:ascii="Aptos Narrow" w:eastAsia="Times New Roman" w:hAnsi="Aptos Narrow" w:cs="Times New Roman"/>
                  <w:color w:val="000000"/>
                  <w:lang w:eastAsia="zh-CN"/>
                </w:rPr>
                <w:t xml:space="preserve">-0.63 (0.48) </w:t>
              </w:r>
            </w:ins>
          </w:p>
        </w:tc>
        <w:tc>
          <w:tcPr>
            <w:tcW w:w="0" w:type="auto"/>
            <w:tcPrChange w:id="1964" w:author="Jujia Li" w:date="2026-02-25T18:55:00Z" w16du:dateUtc="2026-02-26T00:55:00Z">
              <w:tcPr>
                <w:tcW w:w="839" w:type="dxa"/>
                <w:gridSpan w:val="2"/>
              </w:tcPr>
            </w:tcPrChange>
          </w:tcPr>
          <w:p w14:paraId="1E43A8A2" w14:textId="77777777" w:rsidR="00B736F2" w:rsidRPr="0008190F" w:rsidRDefault="00B736F2" w:rsidP="0008190F">
            <w:pPr>
              <w:spacing w:after="0" w:line="240" w:lineRule="auto"/>
              <w:rPr>
                <w:ins w:id="1965"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966" w:author="Jujia Li" w:date="2026-02-25T18:55:00Z" w16du:dateUtc="2026-02-26T00:55:00Z">
              <w:tcPr>
                <w:tcW w:w="1804" w:type="dxa"/>
                <w:gridSpan w:val="3"/>
                <w:noWrap/>
                <w:vAlign w:val="bottom"/>
                <w:hideMark/>
              </w:tcPr>
            </w:tcPrChange>
          </w:tcPr>
          <w:p w14:paraId="20290E6D" w14:textId="323B0BE2" w:rsidR="00B736F2" w:rsidRPr="0008190F" w:rsidRDefault="00B736F2">
            <w:pPr>
              <w:spacing w:after="0" w:line="240" w:lineRule="auto"/>
              <w:jc w:val="right"/>
              <w:rPr>
                <w:ins w:id="1967" w:author="Jujia Li" w:date="2026-02-25T17:41:00Z" w16du:dateUtc="2026-02-25T23:41:00Z"/>
                <w:rFonts w:ascii="Aptos Narrow" w:eastAsia="Times New Roman" w:hAnsi="Aptos Narrow" w:cs="Times New Roman"/>
                <w:color w:val="000000"/>
                <w:lang w:eastAsia="zh-CN"/>
              </w:rPr>
              <w:pPrChange w:id="1968" w:author="Jujia Li" w:date="2026-02-25T17:52:00Z" w16du:dateUtc="2026-02-25T23:52:00Z">
                <w:pPr>
                  <w:spacing w:after="0" w:line="240" w:lineRule="auto"/>
                </w:pPr>
              </w:pPrChange>
            </w:pPr>
            <w:ins w:id="1969"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970" w:author="Jujia Li" w:date="2026-02-25T18:55:00Z" w16du:dateUtc="2026-02-26T00:55:00Z">
              <w:tcPr>
                <w:tcW w:w="0" w:type="auto"/>
                <w:gridSpan w:val="2"/>
              </w:tcPr>
            </w:tcPrChange>
          </w:tcPr>
          <w:p w14:paraId="180957A0" w14:textId="77777777" w:rsidR="00B736F2" w:rsidRPr="0008190F" w:rsidRDefault="00B736F2" w:rsidP="0008190F">
            <w:pPr>
              <w:spacing w:after="0" w:line="240" w:lineRule="auto"/>
              <w:rPr>
                <w:ins w:id="1971" w:author="Jujia Li" w:date="2026-02-25T17:51:00Z" w16du:dateUtc="2026-02-25T23:51:00Z"/>
                <w:rFonts w:ascii="Aptos Narrow" w:eastAsia="Times New Roman" w:hAnsi="Aptos Narrow" w:cs="Times New Roman"/>
                <w:color w:val="000000"/>
                <w:lang w:eastAsia="zh-CN"/>
              </w:rPr>
            </w:pPr>
          </w:p>
        </w:tc>
      </w:tr>
      <w:tr w:rsidR="00B736F2" w:rsidRPr="0008190F" w14:paraId="2A88FE71" w14:textId="39736466" w:rsidTr="007F6CDD">
        <w:tblPrEx>
          <w:tblPrExChange w:id="197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973" w:author="Jujia Li" w:date="2026-02-25T17:41:00Z"/>
          <w:trPrChange w:id="1974" w:author="Jujia Li" w:date="2026-02-25T18:55:00Z" w16du:dateUtc="2026-02-26T00:55:00Z">
            <w:trPr>
              <w:trHeight w:val="300"/>
            </w:trPr>
          </w:trPrChange>
        </w:trPr>
        <w:tc>
          <w:tcPr>
            <w:tcW w:w="0" w:type="auto"/>
            <w:noWrap/>
            <w:vAlign w:val="bottom"/>
            <w:hideMark/>
            <w:tcPrChange w:id="1975" w:author="Jujia Li" w:date="2026-02-25T18:55:00Z" w16du:dateUtc="2026-02-26T00:55:00Z">
              <w:tcPr>
                <w:tcW w:w="3451" w:type="dxa"/>
                <w:noWrap/>
                <w:vAlign w:val="bottom"/>
                <w:hideMark/>
              </w:tcPr>
            </w:tcPrChange>
          </w:tcPr>
          <w:p w14:paraId="49FED9F9" w14:textId="0C31155D" w:rsidR="00B736F2" w:rsidRPr="0008190F" w:rsidRDefault="00B736F2" w:rsidP="0008190F">
            <w:pPr>
              <w:spacing w:after="0" w:line="240" w:lineRule="auto"/>
              <w:rPr>
                <w:ins w:id="1976" w:author="Jujia Li" w:date="2026-02-25T17:41:00Z" w16du:dateUtc="2026-02-25T23:41:00Z"/>
                <w:rFonts w:ascii="Aptos Narrow" w:eastAsia="Times New Roman" w:hAnsi="Aptos Narrow" w:cs="Times New Roman"/>
                <w:color w:val="000000"/>
                <w:lang w:eastAsia="zh-CN"/>
              </w:rPr>
            </w:pPr>
            <w:ins w:id="1977" w:author="Jujia Li" w:date="2026-02-25T17:41:00Z" w16du:dateUtc="2026-02-25T23:41:00Z">
              <w:r w:rsidRPr="0008190F">
                <w:rPr>
                  <w:rFonts w:ascii="Aptos Narrow" w:eastAsia="Times New Roman" w:hAnsi="Aptos Narrow" w:cs="Times New Roman"/>
                  <w:color w:val="000000"/>
                  <w:lang w:eastAsia="zh-CN"/>
                </w:rPr>
                <w:t>OXYCODONE</w:t>
              </w:r>
            </w:ins>
            <w:ins w:id="1978" w:author="Jujia Li" w:date="2026-02-25T17:45:00Z" w16du:dateUtc="2026-02-25T23:45:00Z">
              <w:r>
                <w:rPr>
                  <w:rFonts w:ascii="Aptos Narrow" w:eastAsia="Times New Roman" w:hAnsi="Aptos Narrow" w:cs="Times New Roman"/>
                  <w:color w:val="000000"/>
                  <w:lang w:eastAsia="zh-CN"/>
                </w:rPr>
                <w:t xml:space="preserve"> </w:t>
              </w:r>
            </w:ins>
            <w:ins w:id="1979" w:author="Jujia Li" w:date="2026-02-25T17:41:00Z" w16du:dateUtc="2026-02-25T23:41:00Z">
              <w:r w:rsidRPr="0008190F">
                <w:rPr>
                  <w:rFonts w:ascii="Aptos Narrow" w:eastAsia="Times New Roman" w:hAnsi="Aptos Narrow" w:cs="Times New Roman"/>
                  <w:color w:val="000000"/>
                  <w:lang w:eastAsia="zh-CN"/>
                </w:rPr>
                <w:t>:</w:t>
              </w:r>
            </w:ins>
            <w:ins w:id="1980" w:author="Jujia Li" w:date="2026-02-25T17:45:00Z" w16du:dateUtc="2026-02-25T23:45:00Z">
              <w:r>
                <w:rPr>
                  <w:rFonts w:ascii="Aptos Narrow" w:eastAsia="Times New Roman" w:hAnsi="Aptos Narrow" w:cs="Times New Roman"/>
                  <w:color w:val="000000"/>
                  <w:lang w:eastAsia="zh-CN"/>
                </w:rPr>
                <w:t xml:space="preserve"> P</w:t>
              </w:r>
            </w:ins>
            <w:ins w:id="1981" w:author="Jujia Li" w:date="2026-02-25T17:41:00Z" w16du:dateUtc="2026-02-25T23:41:00Z">
              <w:r w:rsidRPr="0008190F">
                <w:rPr>
                  <w:rFonts w:ascii="Aptos Narrow" w:eastAsia="Times New Roman" w:hAnsi="Aptos Narrow" w:cs="Times New Roman"/>
                  <w:color w:val="000000"/>
                  <w:lang w:eastAsia="zh-CN"/>
                </w:rPr>
                <w:t>overty</w:t>
              </w:r>
            </w:ins>
            <w:ins w:id="1982" w:author="Jujia Li" w:date="2026-02-25T17:45:00Z" w16du:dateUtc="2026-02-25T23:45:00Z">
              <w:r>
                <w:rPr>
                  <w:rFonts w:ascii="Aptos Narrow" w:eastAsia="Times New Roman" w:hAnsi="Aptos Narrow" w:cs="Times New Roman"/>
                  <w:color w:val="000000"/>
                  <w:lang w:eastAsia="zh-CN"/>
                </w:rPr>
                <w:t xml:space="preserve"> R</w:t>
              </w:r>
            </w:ins>
            <w:ins w:id="1983" w:author="Jujia Li" w:date="2026-02-25T17:41:00Z" w16du:dateUtc="2026-02-25T23:41:00Z">
              <w:r w:rsidRPr="0008190F">
                <w:rPr>
                  <w:rFonts w:ascii="Aptos Narrow" w:eastAsia="Times New Roman" w:hAnsi="Aptos Narrow" w:cs="Times New Roman"/>
                  <w:color w:val="000000"/>
                  <w:lang w:eastAsia="zh-CN"/>
                </w:rPr>
                <w:t>ate</w:t>
              </w:r>
            </w:ins>
          </w:p>
        </w:tc>
        <w:tc>
          <w:tcPr>
            <w:tcW w:w="0" w:type="auto"/>
            <w:noWrap/>
            <w:vAlign w:val="bottom"/>
            <w:hideMark/>
            <w:tcPrChange w:id="1984" w:author="Jujia Li" w:date="2026-02-25T18:55:00Z" w16du:dateUtc="2026-02-26T00:55:00Z">
              <w:tcPr>
                <w:tcW w:w="1830" w:type="dxa"/>
                <w:gridSpan w:val="2"/>
                <w:noWrap/>
                <w:vAlign w:val="bottom"/>
                <w:hideMark/>
              </w:tcPr>
            </w:tcPrChange>
          </w:tcPr>
          <w:p w14:paraId="50FD042A" w14:textId="77777777" w:rsidR="00B736F2" w:rsidRPr="0008190F" w:rsidRDefault="00B736F2">
            <w:pPr>
              <w:spacing w:after="0" w:line="240" w:lineRule="auto"/>
              <w:jc w:val="right"/>
              <w:rPr>
                <w:ins w:id="1985" w:author="Jujia Li" w:date="2026-02-25T17:41:00Z" w16du:dateUtc="2026-02-25T23:41:00Z"/>
                <w:rFonts w:ascii="Aptos Narrow" w:eastAsia="Times New Roman" w:hAnsi="Aptos Narrow" w:cs="Times New Roman"/>
                <w:color w:val="000000"/>
                <w:lang w:eastAsia="zh-CN"/>
              </w:rPr>
              <w:pPrChange w:id="1986" w:author="Jujia Li" w:date="2026-02-25T17:52:00Z" w16du:dateUtc="2026-02-25T23:52:00Z">
                <w:pPr>
                  <w:spacing w:after="0" w:line="240" w:lineRule="auto"/>
                </w:pPr>
              </w:pPrChange>
            </w:pPr>
            <w:ins w:id="1987" w:author="Jujia Li" w:date="2026-02-25T17:41:00Z" w16du:dateUtc="2026-02-25T23:41:00Z">
              <w:r w:rsidRPr="0008190F">
                <w:rPr>
                  <w:rFonts w:ascii="Aptos Narrow" w:eastAsia="Times New Roman" w:hAnsi="Aptos Narrow" w:cs="Times New Roman"/>
                  <w:color w:val="000000"/>
                  <w:lang w:eastAsia="zh-CN"/>
                </w:rPr>
                <w:t xml:space="preserve">-0.35 (0.69) </w:t>
              </w:r>
            </w:ins>
          </w:p>
        </w:tc>
        <w:tc>
          <w:tcPr>
            <w:tcW w:w="0" w:type="auto"/>
            <w:tcPrChange w:id="1988" w:author="Jujia Li" w:date="2026-02-25T18:55:00Z" w16du:dateUtc="2026-02-26T00:55:00Z">
              <w:tcPr>
                <w:tcW w:w="839" w:type="dxa"/>
                <w:gridSpan w:val="2"/>
              </w:tcPr>
            </w:tcPrChange>
          </w:tcPr>
          <w:p w14:paraId="03551BFC" w14:textId="77777777" w:rsidR="00B736F2" w:rsidRPr="0008190F" w:rsidRDefault="00B736F2" w:rsidP="0008190F">
            <w:pPr>
              <w:spacing w:after="0" w:line="240" w:lineRule="auto"/>
              <w:rPr>
                <w:ins w:id="198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1990" w:author="Jujia Li" w:date="2026-02-25T18:55:00Z" w16du:dateUtc="2026-02-26T00:55:00Z">
              <w:tcPr>
                <w:tcW w:w="1804" w:type="dxa"/>
                <w:gridSpan w:val="3"/>
                <w:noWrap/>
                <w:vAlign w:val="bottom"/>
                <w:hideMark/>
              </w:tcPr>
            </w:tcPrChange>
          </w:tcPr>
          <w:p w14:paraId="1595AFE1" w14:textId="24A905ED" w:rsidR="00B736F2" w:rsidRPr="0008190F" w:rsidRDefault="00B736F2">
            <w:pPr>
              <w:spacing w:after="0" w:line="240" w:lineRule="auto"/>
              <w:jc w:val="right"/>
              <w:rPr>
                <w:ins w:id="1991" w:author="Jujia Li" w:date="2026-02-25T17:41:00Z" w16du:dateUtc="2026-02-25T23:41:00Z"/>
                <w:rFonts w:ascii="Aptos Narrow" w:eastAsia="Times New Roman" w:hAnsi="Aptos Narrow" w:cs="Times New Roman"/>
                <w:color w:val="000000"/>
                <w:lang w:eastAsia="zh-CN"/>
              </w:rPr>
              <w:pPrChange w:id="1992" w:author="Jujia Li" w:date="2026-02-25T17:52:00Z" w16du:dateUtc="2026-02-25T23:52:00Z">
                <w:pPr>
                  <w:spacing w:after="0" w:line="240" w:lineRule="auto"/>
                </w:pPr>
              </w:pPrChange>
            </w:pPr>
            <w:ins w:id="1993"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1994" w:author="Jujia Li" w:date="2026-02-25T18:55:00Z" w16du:dateUtc="2026-02-26T00:55:00Z">
              <w:tcPr>
                <w:tcW w:w="0" w:type="auto"/>
                <w:gridSpan w:val="2"/>
              </w:tcPr>
            </w:tcPrChange>
          </w:tcPr>
          <w:p w14:paraId="1ADF7DA4" w14:textId="77777777" w:rsidR="00B736F2" w:rsidRPr="0008190F" w:rsidRDefault="00B736F2" w:rsidP="0008190F">
            <w:pPr>
              <w:spacing w:after="0" w:line="240" w:lineRule="auto"/>
              <w:rPr>
                <w:ins w:id="1995" w:author="Jujia Li" w:date="2026-02-25T17:51:00Z" w16du:dateUtc="2026-02-25T23:51:00Z"/>
                <w:rFonts w:ascii="Aptos Narrow" w:eastAsia="Times New Roman" w:hAnsi="Aptos Narrow" w:cs="Times New Roman"/>
                <w:color w:val="000000"/>
                <w:lang w:eastAsia="zh-CN"/>
              </w:rPr>
            </w:pPr>
          </w:p>
        </w:tc>
      </w:tr>
      <w:tr w:rsidR="00B736F2" w:rsidRPr="0008190F" w14:paraId="16B680B6" w14:textId="0AE3B53A" w:rsidTr="007F6CDD">
        <w:tblPrEx>
          <w:tblPrExChange w:id="199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1997" w:author="Jujia Li" w:date="2026-02-25T17:41:00Z"/>
          <w:trPrChange w:id="1998" w:author="Jujia Li" w:date="2026-02-25T18:55:00Z" w16du:dateUtc="2026-02-26T00:55:00Z">
            <w:trPr>
              <w:trHeight w:val="300"/>
            </w:trPr>
          </w:trPrChange>
        </w:trPr>
        <w:tc>
          <w:tcPr>
            <w:tcW w:w="0" w:type="auto"/>
            <w:noWrap/>
            <w:vAlign w:val="bottom"/>
            <w:hideMark/>
            <w:tcPrChange w:id="1999" w:author="Jujia Li" w:date="2026-02-25T18:55:00Z" w16du:dateUtc="2026-02-26T00:55:00Z">
              <w:tcPr>
                <w:tcW w:w="3451" w:type="dxa"/>
                <w:noWrap/>
                <w:vAlign w:val="bottom"/>
                <w:hideMark/>
              </w:tcPr>
            </w:tcPrChange>
          </w:tcPr>
          <w:p w14:paraId="6495F543" w14:textId="3D8D06BD" w:rsidR="00B736F2" w:rsidRPr="0008190F" w:rsidRDefault="00B736F2" w:rsidP="0008190F">
            <w:pPr>
              <w:spacing w:after="0" w:line="240" w:lineRule="auto"/>
              <w:rPr>
                <w:ins w:id="2000" w:author="Jujia Li" w:date="2026-02-25T17:41:00Z" w16du:dateUtc="2026-02-25T23:41:00Z"/>
                <w:rFonts w:ascii="Aptos Narrow" w:eastAsia="Times New Roman" w:hAnsi="Aptos Narrow" w:cs="Times New Roman"/>
                <w:color w:val="000000"/>
                <w:lang w:eastAsia="zh-CN"/>
              </w:rPr>
            </w:pPr>
            <w:ins w:id="2001" w:author="Jujia Li" w:date="2026-02-25T17:41:00Z" w16du:dateUtc="2026-02-25T23:41:00Z">
              <w:r w:rsidRPr="0008190F">
                <w:rPr>
                  <w:rFonts w:ascii="Aptos Narrow" w:eastAsia="Times New Roman" w:hAnsi="Aptos Narrow" w:cs="Times New Roman"/>
                  <w:color w:val="000000"/>
                  <w:lang w:eastAsia="zh-CN"/>
                </w:rPr>
                <w:t>OXYCODONE</w:t>
              </w:r>
            </w:ins>
            <w:ins w:id="2002" w:author="Jujia Li" w:date="2026-02-25T17:45:00Z" w16du:dateUtc="2026-02-25T23:45:00Z">
              <w:r>
                <w:rPr>
                  <w:rFonts w:ascii="Aptos Narrow" w:eastAsia="Times New Roman" w:hAnsi="Aptos Narrow" w:cs="Times New Roman"/>
                  <w:color w:val="000000"/>
                  <w:lang w:eastAsia="zh-CN"/>
                </w:rPr>
                <w:t xml:space="preserve"> </w:t>
              </w:r>
            </w:ins>
            <w:ins w:id="2003" w:author="Jujia Li" w:date="2026-02-25T17:41:00Z" w16du:dateUtc="2026-02-25T23:41:00Z">
              <w:r w:rsidRPr="0008190F">
                <w:rPr>
                  <w:rFonts w:ascii="Aptos Narrow" w:eastAsia="Times New Roman" w:hAnsi="Aptos Narrow" w:cs="Times New Roman"/>
                  <w:color w:val="000000"/>
                  <w:lang w:eastAsia="zh-CN"/>
                </w:rPr>
                <w:t>:</w:t>
              </w:r>
            </w:ins>
            <w:ins w:id="2004" w:author="Jujia Li" w:date="2026-02-25T17:45:00Z" w16du:dateUtc="2026-02-25T23:45:00Z">
              <w:r w:rsidRPr="0008190F">
                <w:rPr>
                  <w:rFonts w:ascii="Aptos Narrow" w:eastAsia="Times New Roman" w:hAnsi="Aptos Narrow" w:cs="Times New Roman"/>
                  <w:color w:val="000000"/>
                  <w:lang w:eastAsia="zh-CN"/>
                </w:rPr>
                <w:t xml:space="preserve"> No</w:t>
              </w:r>
              <w:r>
                <w:rPr>
                  <w:rFonts w:ascii="Aptos Narrow" w:eastAsia="Times New Roman" w:hAnsi="Aptos Narrow" w:cs="Times New Roman"/>
                  <w:color w:val="000000"/>
                  <w:lang w:eastAsia="zh-CN"/>
                </w:rPr>
                <w:t>-</w:t>
              </w:r>
              <w:r w:rsidRPr="0008190F">
                <w:rPr>
                  <w:rFonts w:ascii="Aptos Narrow" w:eastAsia="Times New Roman" w:hAnsi="Aptos Narrow" w:cs="Times New Roman"/>
                  <w:color w:val="000000"/>
                  <w:lang w:eastAsia="zh-CN"/>
                </w:rPr>
                <w:t>insurance</w:t>
              </w:r>
              <w:r>
                <w:rPr>
                  <w:rFonts w:ascii="Aptos Narrow" w:eastAsia="Times New Roman" w:hAnsi="Aptos Narrow" w:cs="Times New Roman"/>
                  <w:color w:val="000000"/>
                  <w:lang w:eastAsia="zh-CN"/>
                </w:rPr>
                <w:t xml:space="preserve"> R</w:t>
              </w:r>
              <w:r w:rsidRPr="0008190F">
                <w:rPr>
                  <w:rFonts w:ascii="Aptos Narrow" w:eastAsia="Times New Roman" w:hAnsi="Aptos Narrow" w:cs="Times New Roman"/>
                  <w:color w:val="000000"/>
                  <w:lang w:eastAsia="zh-CN"/>
                </w:rPr>
                <w:t>ate</w:t>
              </w:r>
            </w:ins>
          </w:p>
        </w:tc>
        <w:tc>
          <w:tcPr>
            <w:tcW w:w="0" w:type="auto"/>
            <w:noWrap/>
            <w:vAlign w:val="bottom"/>
            <w:hideMark/>
            <w:tcPrChange w:id="2005" w:author="Jujia Li" w:date="2026-02-25T18:55:00Z" w16du:dateUtc="2026-02-26T00:55:00Z">
              <w:tcPr>
                <w:tcW w:w="1830" w:type="dxa"/>
                <w:gridSpan w:val="2"/>
                <w:noWrap/>
                <w:vAlign w:val="bottom"/>
                <w:hideMark/>
              </w:tcPr>
            </w:tcPrChange>
          </w:tcPr>
          <w:p w14:paraId="67EEFEBA" w14:textId="77777777" w:rsidR="00B736F2" w:rsidRPr="0008190F" w:rsidRDefault="00B736F2">
            <w:pPr>
              <w:spacing w:after="0" w:line="240" w:lineRule="auto"/>
              <w:jc w:val="right"/>
              <w:rPr>
                <w:ins w:id="2006" w:author="Jujia Li" w:date="2026-02-25T17:41:00Z" w16du:dateUtc="2026-02-25T23:41:00Z"/>
                <w:rFonts w:ascii="Aptos Narrow" w:eastAsia="Times New Roman" w:hAnsi="Aptos Narrow" w:cs="Times New Roman"/>
                <w:color w:val="000000"/>
                <w:lang w:eastAsia="zh-CN"/>
              </w:rPr>
              <w:pPrChange w:id="2007" w:author="Jujia Li" w:date="2026-02-25T17:52:00Z" w16du:dateUtc="2026-02-25T23:52:00Z">
                <w:pPr>
                  <w:spacing w:after="0" w:line="240" w:lineRule="auto"/>
                </w:pPr>
              </w:pPrChange>
            </w:pPr>
            <w:ins w:id="2008" w:author="Jujia Li" w:date="2026-02-25T17:41:00Z" w16du:dateUtc="2026-02-25T23:41:00Z">
              <w:r w:rsidRPr="0008190F">
                <w:rPr>
                  <w:rFonts w:ascii="Aptos Narrow" w:eastAsia="Times New Roman" w:hAnsi="Aptos Narrow" w:cs="Times New Roman"/>
                  <w:color w:val="000000"/>
                  <w:lang w:eastAsia="zh-CN"/>
                </w:rPr>
                <w:t xml:space="preserve">-0.08 (0.38) </w:t>
              </w:r>
            </w:ins>
          </w:p>
        </w:tc>
        <w:tc>
          <w:tcPr>
            <w:tcW w:w="0" w:type="auto"/>
            <w:tcPrChange w:id="2009" w:author="Jujia Li" w:date="2026-02-25T18:55:00Z" w16du:dateUtc="2026-02-26T00:55:00Z">
              <w:tcPr>
                <w:tcW w:w="839" w:type="dxa"/>
                <w:gridSpan w:val="2"/>
              </w:tcPr>
            </w:tcPrChange>
          </w:tcPr>
          <w:p w14:paraId="10D6F0FB" w14:textId="77777777" w:rsidR="00B736F2" w:rsidRPr="0008190F" w:rsidRDefault="00B736F2" w:rsidP="0008190F">
            <w:pPr>
              <w:spacing w:after="0" w:line="240" w:lineRule="auto"/>
              <w:rPr>
                <w:ins w:id="2010"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011" w:author="Jujia Li" w:date="2026-02-25T18:55:00Z" w16du:dateUtc="2026-02-26T00:55:00Z">
              <w:tcPr>
                <w:tcW w:w="1804" w:type="dxa"/>
                <w:gridSpan w:val="3"/>
                <w:noWrap/>
                <w:vAlign w:val="bottom"/>
                <w:hideMark/>
              </w:tcPr>
            </w:tcPrChange>
          </w:tcPr>
          <w:p w14:paraId="56AF1B48" w14:textId="731F3F93" w:rsidR="00B736F2" w:rsidRPr="0008190F" w:rsidRDefault="00B736F2">
            <w:pPr>
              <w:spacing w:after="0" w:line="240" w:lineRule="auto"/>
              <w:jc w:val="right"/>
              <w:rPr>
                <w:ins w:id="2012" w:author="Jujia Li" w:date="2026-02-25T17:41:00Z" w16du:dateUtc="2026-02-25T23:41:00Z"/>
                <w:rFonts w:ascii="Aptos Narrow" w:eastAsia="Times New Roman" w:hAnsi="Aptos Narrow" w:cs="Times New Roman"/>
                <w:color w:val="000000"/>
                <w:lang w:eastAsia="zh-CN"/>
              </w:rPr>
              <w:pPrChange w:id="2013" w:author="Jujia Li" w:date="2026-02-25T17:52:00Z" w16du:dateUtc="2026-02-25T23:52:00Z">
                <w:pPr>
                  <w:spacing w:after="0" w:line="240" w:lineRule="auto"/>
                </w:pPr>
              </w:pPrChange>
            </w:pPr>
            <w:ins w:id="2014"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015" w:author="Jujia Li" w:date="2026-02-25T18:55:00Z" w16du:dateUtc="2026-02-26T00:55:00Z">
              <w:tcPr>
                <w:tcW w:w="0" w:type="auto"/>
                <w:gridSpan w:val="2"/>
              </w:tcPr>
            </w:tcPrChange>
          </w:tcPr>
          <w:p w14:paraId="5CAC31D5" w14:textId="77777777" w:rsidR="00B736F2" w:rsidRPr="0008190F" w:rsidRDefault="00B736F2" w:rsidP="0008190F">
            <w:pPr>
              <w:spacing w:after="0" w:line="240" w:lineRule="auto"/>
              <w:rPr>
                <w:ins w:id="2016" w:author="Jujia Li" w:date="2026-02-25T17:51:00Z" w16du:dateUtc="2026-02-25T23:51:00Z"/>
                <w:rFonts w:ascii="Aptos Narrow" w:eastAsia="Times New Roman" w:hAnsi="Aptos Narrow" w:cs="Times New Roman"/>
                <w:color w:val="000000"/>
                <w:lang w:eastAsia="zh-CN"/>
              </w:rPr>
            </w:pPr>
          </w:p>
        </w:tc>
      </w:tr>
      <w:tr w:rsidR="00B736F2" w:rsidRPr="0008190F" w14:paraId="17E6BE7C" w14:textId="5500A852" w:rsidTr="007F6CDD">
        <w:tblPrEx>
          <w:tblPrExChange w:id="2017"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018" w:author="Jujia Li" w:date="2026-02-25T17:41:00Z"/>
          <w:trPrChange w:id="2019" w:author="Jujia Li" w:date="2026-02-25T18:55:00Z" w16du:dateUtc="2026-02-26T00:55:00Z">
            <w:trPr>
              <w:trHeight w:val="300"/>
            </w:trPr>
          </w:trPrChange>
        </w:trPr>
        <w:tc>
          <w:tcPr>
            <w:tcW w:w="0" w:type="auto"/>
            <w:noWrap/>
            <w:vAlign w:val="bottom"/>
            <w:hideMark/>
            <w:tcPrChange w:id="2020" w:author="Jujia Li" w:date="2026-02-25T18:55:00Z" w16du:dateUtc="2026-02-26T00:55:00Z">
              <w:tcPr>
                <w:tcW w:w="3451" w:type="dxa"/>
                <w:noWrap/>
                <w:vAlign w:val="bottom"/>
                <w:hideMark/>
              </w:tcPr>
            </w:tcPrChange>
          </w:tcPr>
          <w:p w14:paraId="72747AA4" w14:textId="60D1A5FE" w:rsidR="00B736F2" w:rsidRPr="0008190F" w:rsidRDefault="00B736F2" w:rsidP="0008190F">
            <w:pPr>
              <w:spacing w:after="0" w:line="240" w:lineRule="auto"/>
              <w:rPr>
                <w:ins w:id="2021" w:author="Jujia Li" w:date="2026-02-25T17:41:00Z" w16du:dateUtc="2026-02-25T23:41:00Z"/>
                <w:rFonts w:ascii="Aptos Narrow" w:eastAsia="Times New Roman" w:hAnsi="Aptos Narrow" w:cs="Times New Roman"/>
                <w:color w:val="000000"/>
                <w:lang w:eastAsia="zh-CN"/>
              </w:rPr>
            </w:pPr>
            <w:ins w:id="2022" w:author="Jujia Li" w:date="2026-02-25T17:41:00Z" w16du:dateUtc="2026-02-25T23:41:00Z">
              <w:r w:rsidRPr="0008190F">
                <w:rPr>
                  <w:rFonts w:ascii="Aptos Narrow" w:eastAsia="Times New Roman" w:hAnsi="Aptos Narrow" w:cs="Times New Roman"/>
                  <w:color w:val="000000"/>
                  <w:lang w:eastAsia="zh-CN"/>
                </w:rPr>
                <w:t>OXYCODONE</w:t>
              </w:r>
            </w:ins>
            <w:ins w:id="2023" w:author="Jujia Li" w:date="2026-02-25T17:45:00Z" w16du:dateUtc="2026-02-25T23:45:00Z">
              <w:r>
                <w:rPr>
                  <w:rFonts w:ascii="Aptos Narrow" w:eastAsia="Times New Roman" w:hAnsi="Aptos Narrow" w:cs="Times New Roman"/>
                  <w:color w:val="000000"/>
                  <w:lang w:eastAsia="zh-CN"/>
                </w:rPr>
                <w:t xml:space="preserve"> : T</w:t>
              </w:r>
              <w:r w:rsidRPr="0008190F">
                <w:rPr>
                  <w:rFonts w:ascii="Aptos Narrow" w:eastAsia="Times New Roman" w:hAnsi="Aptos Narrow" w:cs="Times New Roman"/>
                  <w:color w:val="000000"/>
                  <w:lang w:eastAsia="zh-CN"/>
                </w:rPr>
                <w:t>ime</w:t>
              </w:r>
              <w:r>
                <w:rPr>
                  <w:rFonts w:ascii="Aptos Narrow" w:eastAsia="Times New Roman" w:hAnsi="Aptos Narrow" w:cs="Times New Roman"/>
                  <w:color w:val="000000"/>
                  <w:lang w:eastAsia="zh-CN"/>
                </w:rPr>
                <w:t xml:space="preserve"> I</w:t>
              </w:r>
              <w:r w:rsidRPr="0008190F">
                <w:rPr>
                  <w:rFonts w:ascii="Aptos Narrow" w:eastAsia="Times New Roman" w:hAnsi="Aptos Narrow" w:cs="Times New Roman"/>
                  <w:color w:val="000000"/>
                  <w:lang w:eastAsia="zh-CN"/>
                </w:rPr>
                <w:t>ndex</w:t>
              </w:r>
            </w:ins>
          </w:p>
        </w:tc>
        <w:tc>
          <w:tcPr>
            <w:tcW w:w="0" w:type="auto"/>
            <w:noWrap/>
            <w:vAlign w:val="bottom"/>
            <w:hideMark/>
            <w:tcPrChange w:id="2024" w:author="Jujia Li" w:date="2026-02-25T18:55:00Z" w16du:dateUtc="2026-02-26T00:55:00Z">
              <w:tcPr>
                <w:tcW w:w="1830" w:type="dxa"/>
                <w:gridSpan w:val="2"/>
                <w:noWrap/>
                <w:vAlign w:val="bottom"/>
                <w:hideMark/>
              </w:tcPr>
            </w:tcPrChange>
          </w:tcPr>
          <w:p w14:paraId="7991CC14" w14:textId="77777777" w:rsidR="00B736F2" w:rsidRPr="0008190F" w:rsidRDefault="00B736F2">
            <w:pPr>
              <w:spacing w:after="0" w:line="240" w:lineRule="auto"/>
              <w:jc w:val="right"/>
              <w:rPr>
                <w:ins w:id="2025" w:author="Jujia Li" w:date="2026-02-25T17:41:00Z" w16du:dateUtc="2026-02-25T23:41:00Z"/>
                <w:rFonts w:ascii="Aptos Narrow" w:eastAsia="Times New Roman" w:hAnsi="Aptos Narrow" w:cs="Times New Roman"/>
                <w:color w:val="000000"/>
                <w:lang w:eastAsia="zh-CN"/>
              </w:rPr>
              <w:pPrChange w:id="2026" w:author="Jujia Li" w:date="2026-02-25T17:52:00Z" w16du:dateUtc="2026-02-25T23:52:00Z">
                <w:pPr>
                  <w:spacing w:after="0" w:line="240" w:lineRule="auto"/>
                </w:pPr>
              </w:pPrChange>
            </w:pPr>
            <w:ins w:id="2027" w:author="Jujia Li" w:date="2026-02-25T17:41:00Z" w16du:dateUtc="2026-02-25T23:41:00Z">
              <w:r w:rsidRPr="0008190F">
                <w:rPr>
                  <w:rFonts w:ascii="Aptos Narrow" w:eastAsia="Times New Roman" w:hAnsi="Aptos Narrow" w:cs="Times New Roman"/>
                  <w:color w:val="000000"/>
                  <w:lang w:eastAsia="zh-CN"/>
                </w:rPr>
                <w:t xml:space="preserve">-0.07 (0.12) </w:t>
              </w:r>
            </w:ins>
          </w:p>
        </w:tc>
        <w:tc>
          <w:tcPr>
            <w:tcW w:w="0" w:type="auto"/>
            <w:tcPrChange w:id="2028" w:author="Jujia Li" w:date="2026-02-25T18:55:00Z" w16du:dateUtc="2026-02-26T00:55:00Z">
              <w:tcPr>
                <w:tcW w:w="839" w:type="dxa"/>
                <w:gridSpan w:val="2"/>
              </w:tcPr>
            </w:tcPrChange>
          </w:tcPr>
          <w:p w14:paraId="6B42B072" w14:textId="77777777" w:rsidR="00B736F2" w:rsidRPr="0008190F" w:rsidRDefault="00B736F2" w:rsidP="0008190F">
            <w:pPr>
              <w:spacing w:after="0" w:line="240" w:lineRule="auto"/>
              <w:rPr>
                <w:ins w:id="202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030" w:author="Jujia Li" w:date="2026-02-25T18:55:00Z" w16du:dateUtc="2026-02-26T00:55:00Z">
              <w:tcPr>
                <w:tcW w:w="1804" w:type="dxa"/>
                <w:gridSpan w:val="3"/>
                <w:noWrap/>
                <w:vAlign w:val="bottom"/>
                <w:hideMark/>
              </w:tcPr>
            </w:tcPrChange>
          </w:tcPr>
          <w:p w14:paraId="694F07AF" w14:textId="20E77A11" w:rsidR="00B736F2" w:rsidRPr="0008190F" w:rsidRDefault="00B736F2">
            <w:pPr>
              <w:spacing w:after="0" w:line="240" w:lineRule="auto"/>
              <w:jc w:val="right"/>
              <w:rPr>
                <w:ins w:id="2031" w:author="Jujia Li" w:date="2026-02-25T17:41:00Z" w16du:dateUtc="2026-02-25T23:41:00Z"/>
                <w:rFonts w:ascii="Aptos Narrow" w:eastAsia="Times New Roman" w:hAnsi="Aptos Narrow" w:cs="Times New Roman"/>
                <w:color w:val="000000"/>
                <w:lang w:eastAsia="zh-CN"/>
              </w:rPr>
              <w:pPrChange w:id="2032" w:author="Jujia Li" w:date="2026-02-25T17:52:00Z" w16du:dateUtc="2026-02-25T23:52:00Z">
                <w:pPr>
                  <w:spacing w:after="0" w:line="240" w:lineRule="auto"/>
                </w:pPr>
              </w:pPrChange>
            </w:pPr>
            <w:ins w:id="2033"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034" w:author="Jujia Li" w:date="2026-02-25T18:55:00Z" w16du:dateUtc="2026-02-26T00:55:00Z">
              <w:tcPr>
                <w:tcW w:w="0" w:type="auto"/>
                <w:gridSpan w:val="2"/>
              </w:tcPr>
            </w:tcPrChange>
          </w:tcPr>
          <w:p w14:paraId="154639DE" w14:textId="77777777" w:rsidR="00B736F2" w:rsidRPr="0008190F" w:rsidRDefault="00B736F2" w:rsidP="0008190F">
            <w:pPr>
              <w:spacing w:after="0" w:line="240" w:lineRule="auto"/>
              <w:rPr>
                <w:ins w:id="2035" w:author="Jujia Li" w:date="2026-02-25T17:51:00Z" w16du:dateUtc="2026-02-25T23:51:00Z"/>
                <w:rFonts w:ascii="Aptos Narrow" w:eastAsia="Times New Roman" w:hAnsi="Aptos Narrow" w:cs="Times New Roman"/>
                <w:color w:val="000000"/>
                <w:lang w:eastAsia="zh-CN"/>
              </w:rPr>
            </w:pPr>
          </w:p>
        </w:tc>
      </w:tr>
      <w:tr w:rsidR="00B736F2" w:rsidRPr="0008190F" w14:paraId="74805B2A" w14:textId="4226B897" w:rsidTr="007F6CDD">
        <w:tblPrEx>
          <w:tblPrExChange w:id="203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037" w:author="Jujia Li" w:date="2026-02-25T17:41:00Z"/>
          <w:trPrChange w:id="2038" w:author="Jujia Li" w:date="2026-02-25T18:55:00Z" w16du:dateUtc="2026-02-26T00:55:00Z">
            <w:trPr>
              <w:trHeight w:val="300"/>
            </w:trPr>
          </w:trPrChange>
        </w:trPr>
        <w:tc>
          <w:tcPr>
            <w:tcW w:w="0" w:type="auto"/>
            <w:noWrap/>
            <w:vAlign w:val="bottom"/>
            <w:hideMark/>
            <w:tcPrChange w:id="2039" w:author="Jujia Li" w:date="2026-02-25T18:55:00Z" w16du:dateUtc="2026-02-26T00:55:00Z">
              <w:tcPr>
                <w:tcW w:w="3451" w:type="dxa"/>
                <w:noWrap/>
                <w:vAlign w:val="bottom"/>
                <w:hideMark/>
              </w:tcPr>
            </w:tcPrChange>
          </w:tcPr>
          <w:p w14:paraId="0A2662D5" w14:textId="46165673" w:rsidR="00B736F2" w:rsidRPr="0008190F" w:rsidRDefault="00B736F2" w:rsidP="0008190F">
            <w:pPr>
              <w:spacing w:after="0" w:line="240" w:lineRule="auto"/>
              <w:rPr>
                <w:ins w:id="2040" w:author="Jujia Li" w:date="2026-02-25T17:41:00Z" w16du:dateUtc="2026-02-25T23:41:00Z"/>
                <w:rFonts w:ascii="Aptos Narrow" w:eastAsia="Times New Roman" w:hAnsi="Aptos Narrow" w:cs="Times New Roman"/>
                <w:color w:val="000000"/>
                <w:lang w:eastAsia="zh-CN"/>
              </w:rPr>
            </w:pPr>
            <w:ins w:id="2041" w:author="Jujia Li" w:date="2026-02-25T17:41:00Z" w16du:dateUtc="2026-02-25T23:41:00Z">
              <w:r w:rsidRPr="0008190F">
                <w:rPr>
                  <w:rFonts w:ascii="Aptos Narrow" w:eastAsia="Times New Roman" w:hAnsi="Aptos Narrow" w:cs="Times New Roman"/>
                  <w:color w:val="000000"/>
                  <w:lang w:eastAsia="zh-CN"/>
                </w:rPr>
                <w:t>BUPRENORPHINE</w:t>
              </w:r>
            </w:ins>
            <w:ins w:id="2042" w:author="Jujia Li" w:date="2026-02-25T17:45:00Z" w16du:dateUtc="2026-02-25T23:45:00Z">
              <w:r>
                <w:rPr>
                  <w:rFonts w:ascii="Aptos Narrow" w:eastAsia="Times New Roman" w:hAnsi="Aptos Narrow" w:cs="Times New Roman"/>
                  <w:color w:val="000000"/>
                  <w:lang w:eastAsia="zh-CN"/>
                </w:rPr>
                <w:t xml:space="preserve"> </w:t>
              </w:r>
            </w:ins>
            <w:ins w:id="2043" w:author="Jujia Li" w:date="2026-02-25T17:41:00Z" w16du:dateUtc="2026-02-25T23:41:00Z">
              <w:r w:rsidRPr="0008190F">
                <w:rPr>
                  <w:rFonts w:ascii="Aptos Narrow" w:eastAsia="Times New Roman" w:hAnsi="Aptos Narrow" w:cs="Times New Roman"/>
                  <w:color w:val="000000"/>
                  <w:lang w:eastAsia="zh-CN"/>
                </w:rPr>
                <w:t>:</w:t>
              </w:r>
            </w:ins>
            <w:ins w:id="2044" w:author="Jujia Li" w:date="2026-02-25T17:46:00Z" w16du:dateUtc="2026-02-25T23:46:00Z">
              <w:r>
                <w:rPr>
                  <w:rFonts w:ascii="Aptos Narrow" w:eastAsia="Times New Roman" w:hAnsi="Aptos Narrow" w:cs="Times New Roman"/>
                  <w:color w:val="000000"/>
                  <w:lang w:eastAsia="zh-CN"/>
                </w:rPr>
                <w:t xml:space="preserve"> </w:t>
              </w:r>
            </w:ins>
            <w:ins w:id="2045" w:author="Jujia Li" w:date="2026-02-25T17:48:00Z" w16du:dateUtc="2026-02-25T23:48:00Z">
              <w:r>
                <w:rPr>
                  <w:rFonts w:ascii="Aptos Narrow" w:eastAsia="Times New Roman" w:hAnsi="Aptos Narrow" w:cs="Times New Roman"/>
                  <w:color w:val="000000"/>
                  <w:lang w:eastAsia="zh-CN"/>
                </w:rPr>
                <w:t xml:space="preserve"> Rural_factor</w:t>
              </w:r>
            </w:ins>
            <w:ins w:id="2046" w:author="Jujia Li" w:date="2026-02-25T17:41:00Z" w16du:dateUtc="2026-02-25T23:41:00Z">
              <w:r w:rsidRPr="0008190F">
                <w:rPr>
                  <w:rFonts w:ascii="Aptos Narrow" w:eastAsia="Times New Roman" w:hAnsi="Aptos Narrow" w:cs="Times New Roman"/>
                  <w:color w:val="000000"/>
                  <w:lang w:eastAsia="zh-CN"/>
                </w:rPr>
                <w:t>3</w:t>
              </w:r>
            </w:ins>
          </w:p>
        </w:tc>
        <w:tc>
          <w:tcPr>
            <w:tcW w:w="0" w:type="auto"/>
            <w:noWrap/>
            <w:vAlign w:val="bottom"/>
            <w:hideMark/>
            <w:tcPrChange w:id="2047" w:author="Jujia Li" w:date="2026-02-25T18:55:00Z" w16du:dateUtc="2026-02-26T00:55:00Z">
              <w:tcPr>
                <w:tcW w:w="1830" w:type="dxa"/>
                <w:gridSpan w:val="2"/>
                <w:noWrap/>
                <w:vAlign w:val="bottom"/>
                <w:hideMark/>
              </w:tcPr>
            </w:tcPrChange>
          </w:tcPr>
          <w:p w14:paraId="7DAA394D" w14:textId="77777777" w:rsidR="00B736F2" w:rsidRPr="0008190F" w:rsidRDefault="00B736F2">
            <w:pPr>
              <w:spacing w:after="0" w:line="240" w:lineRule="auto"/>
              <w:jc w:val="right"/>
              <w:rPr>
                <w:ins w:id="2048" w:author="Jujia Li" w:date="2026-02-25T17:41:00Z" w16du:dateUtc="2026-02-25T23:41:00Z"/>
                <w:rFonts w:ascii="Aptos Narrow" w:eastAsia="Times New Roman" w:hAnsi="Aptos Narrow" w:cs="Times New Roman"/>
                <w:color w:val="000000"/>
                <w:lang w:eastAsia="zh-CN"/>
              </w:rPr>
              <w:pPrChange w:id="2049" w:author="Jujia Li" w:date="2026-02-25T17:52:00Z" w16du:dateUtc="2026-02-25T23:52:00Z">
                <w:pPr>
                  <w:spacing w:after="0" w:line="240" w:lineRule="auto"/>
                </w:pPr>
              </w:pPrChange>
            </w:pPr>
            <w:ins w:id="2050" w:author="Jujia Li" w:date="2026-02-25T17:41:00Z" w16du:dateUtc="2026-02-25T23:41:00Z">
              <w:r w:rsidRPr="0008190F">
                <w:rPr>
                  <w:rFonts w:ascii="Aptos Narrow" w:eastAsia="Times New Roman" w:hAnsi="Aptos Narrow" w:cs="Times New Roman"/>
                  <w:color w:val="000000"/>
                  <w:lang w:eastAsia="zh-CN"/>
                </w:rPr>
                <w:t xml:space="preserve">0.15 (0.68) </w:t>
              </w:r>
            </w:ins>
          </w:p>
        </w:tc>
        <w:tc>
          <w:tcPr>
            <w:tcW w:w="0" w:type="auto"/>
            <w:tcPrChange w:id="2051" w:author="Jujia Li" w:date="2026-02-25T18:55:00Z" w16du:dateUtc="2026-02-26T00:55:00Z">
              <w:tcPr>
                <w:tcW w:w="839" w:type="dxa"/>
                <w:gridSpan w:val="2"/>
              </w:tcPr>
            </w:tcPrChange>
          </w:tcPr>
          <w:p w14:paraId="2C463522" w14:textId="77777777" w:rsidR="00B736F2" w:rsidRPr="0008190F" w:rsidRDefault="00B736F2" w:rsidP="0008190F">
            <w:pPr>
              <w:spacing w:after="0" w:line="240" w:lineRule="auto"/>
              <w:rPr>
                <w:ins w:id="205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053" w:author="Jujia Li" w:date="2026-02-25T18:55:00Z" w16du:dateUtc="2026-02-26T00:55:00Z">
              <w:tcPr>
                <w:tcW w:w="1804" w:type="dxa"/>
                <w:gridSpan w:val="3"/>
                <w:noWrap/>
                <w:vAlign w:val="bottom"/>
                <w:hideMark/>
              </w:tcPr>
            </w:tcPrChange>
          </w:tcPr>
          <w:p w14:paraId="06653A75" w14:textId="7877F02F" w:rsidR="00B736F2" w:rsidRPr="0008190F" w:rsidRDefault="00B736F2">
            <w:pPr>
              <w:spacing w:after="0" w:line="240" w:lineRule="auto"/>
              <w:jc w:val="right"/>
              <w:rPr>
                <w:ins w:id="2054" w:author="Jujia Li" w:date="2026-02-25T17:41:00Z" w16du:dateUtc="2026-02-25T23:41:00Z"/>
                <w:rFonts w:ascii="Aptos Narrow" w:eastAsia="Times New Roman" w:hAnsi="Aptos Narrow" w:cs="Times New Roman"/>
                <w:color w:val="000000"/>
                <w:lang w:eastAsia="zh-CN"/>
              </w:rPr>
              <w:pPrChange w:id="2055" w:author="Jujia Li" w:date="2026-02-25T17:52:00Z" w16du:dateUtc="2026-02-25T23:52:00Z">
                <w:pPr>
                  <w:spacing w:after="0" w:line="240" w:lineRule="auto"/>
                </w:pPr>
              </w:pPrChange>
            </w:pPr>
            <w:ins w:id="205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057" w:author="Jujia Li" w:date="2026-02-25T18:55:00Z" w16du:dateUtc="2026-02-26T00:55:00Z">
              <w:tcPr>
                <w:tcW w:w="0" w:type="auto"/>
                <w:gridSpan w:val="2"/>
              </w:tcPr>
            </w:tcPrChange>
          </w:tcPr>
          <w:p w14:paraId="62844282" w14:textId="77777777" w:rsidR="00B736F2" w:rsidRPr="0008190F" w:rsidRDefault="00B736F2" w:rsidP="0008190F">
            <w:pPr>
              <w:spacing w:after="0" w:line="240" w:lineRule="auto"/>
              <w:rPr>
                <w:ins w:id="2058" w:author="Jujia Li" w:date="2026-02-25T17:51:00Z" w16du:dateUtc="2026-02-25T23:51:00Z"/>
                <w:rFonts w:ascii="Aptos Narrow" w:eastAsia="Times New Roman" w:hAnsi="Aptos Narrow" w:cs="Times New Roman"/>
                <w:color w:val="000000"/>
                <w:lang w:eastAsia="zh-CN"/>
              </w:rPr>
            </w:pPr>
          </w:p>
        </w:tc>
      </w:tr>
      <w:tr w:rsidR="00B736F2" w:rsidRPr="0008190F" w14:paraId="0C77BA4A" w14:textId="06F86446" w:rsidTr="007F6CDD">
        <w:tblPrEx>
          <w:tblPrExChange w:id="205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060" w:author="Jujia Li" w:date="2026-02-25T17:41:00Z"/>
          <w:trPrChange w:id="2061" w:author="Jujia Li" w:date="2026-02-25T18:55:00Z" w16du:dateUtc="2026-02-26T00:55:00Z">
            <w:trPr>
              <w:trHeight w:val="300"/>
            </w:trPr>
          </w:trPrChange>
        </w:trPr>
        <w:tc>
          <w:tcPr>
            <w:tcW w:w="0" w:type="auto"/>
            <w:noWrap/>
            <w:vAlign w:val="bottom"/>
            <w:hideMark/>
            <w:tcPrChange w:id="2062" w:author="Jujia Li" w:date="2026-02-25T18:55:00Z" w16du:dateUtc="2026-02-26T00:55:00Z">
              <w:tcPr>
                <w:tcW w:w="3451" w:type="dxa"/>
                <w:noWrap/>
                <w:vAlign w:val="bottom"/>
                <w:hideMark/>
              </w:tcPr>
            </w:tcPrChange>
          </w:tcPr>
          <w:p w14:paraId="7B365117" w14:textId="787AF4BF" w:rsidR="00B736F2" w:rsidRPr="0008190F" w:rsidRDefault="00B736F2" w:rsidP="0008190F">
            <w:pPr>
              <w:spacing w:after="0" w:line="240" w:lineRule="auto"/>
              <w:rPr>
                <w:ins w:id="2063" w:author="Jujia Li" w:date="2026-02-25T17:41:00Z" w16du:dateUtc="2026-02-25T23:41:00Z"/>
                <w:rFonts w:ascii="Aptos Narrow" w:eastAsia="Times New Roman" w:hAnsi="Aptos Narrow" w:cs="Times New Roman"/>
                <w:color w:val="000000"/>
                <w:lang w:eastAsia="zh-CN"/>
              </w:rPr>
            </w:pPr>
            <w:ins w:id="2064" w:author="Jujia Li" w:date="2026-02-25T17:41:00Z" w16du:dateUtc="2026-02-25T23:41:00Z">
              <w:r w:rsidRPr="0008190F">
                <w:rPr>
                  <w:rFonts w:ascii="Aptos Narrow" w:eastAsia="Times New Roman" w:hAnsi="Aptos Narrow" w:cs="Times New Roman"/>
                  <w:color w:val="000000"/>
                  <w:lang w:eastAsia="zh-CN"/>
                </w:rPr>
                <w:t>BUPRENORPHINE</w:t>
              </w:r>
            </w:ins>
            <w:ins w:id="2065" w:author="Jujia Li" w:date="2026-02-25T17:46:00Z" w16du:dateUtc="2026-02-25T23:46:00Z">
              <w:r>
                <w:rPr>
                  <w:rFonts w:ascii="Aptos Narrow" w:eastAsia="Times New Roman" w:hAnsi="Aptos Narrow" w:cs="Times New Roman"/>
                  <w:color w:val="000000"/>
                  <w:lang w:eastAsia="zh-CN"/>
                </w:rPr>
                <w:t xml:space="preserve"> </w:t>
              </w:r>
            </w:ins>
            <w:ins w:id="2066" w:author="Jujia Li" w:date="2026-02-25T17:41:00Z" w16du:dateUtc="2026-02-25T23:41:00Z">
              <w:r w:rsidRPr="0008190F">
                <w:rPr>
                  <w:rFonts w:ascii="Aptos Narrow" w:eastAsia="Times New Roman" w:hAnsi="Aptos Narrow" w:cs="Times New Roman"/>
                  <w:color w:val="000000"/>
                  <w:lang w:eastAsia="zh-CN"/>
                </w:rPr>
                <w:t>:</w:t>
              </w:r>
            </w:ins>
            <w:ins w:id="2067" w:author="Jujia Li" w:date="2026-02-25T17:46:00Z" w16du:dateUtc="2026-02-25T23:46:00Z">
              <w:r>
                <w:rPr>
                  <w:rFonts w:ascii="Aptos Narrow" w:eastAsia="Times New Roman" w:hAnsi="Aptos Narrow" w:cs="Times New Roman"/>
                  <w:color w:val="000000"/>
                  <w:lang w:eastAsia="zh-CN"/>
                </w:rPr>
                <w:t xml:space="preserve"> </w:t>
              </w:r>
            </w:ins>
            <w:ins w:id="2068" w:author="Jujia Li" w:date="2026-02-25T17:48:00Z" w16du:dateUtc="2026-02-25T23:48:00Z">
              <w:r>
                <w:rPr>
                  <w:rFonts w:ascii="Aptos Narrow" w:eastAsia="Times New Roman" w:hAnsi="Aptos Narrow" w:cs="Times New Roman"/>
                  <w:color w:val="000000"/>
                  <w:lang w:eastAsia="zh-CN"/>
                </w:rPr>
                <w:t xml:space="preserve"> Rural_factor</w:t>
              </w:r>
            </w:ins>
            <w:ins w:id="2069" w:author="Jujia Li" w:date="2026-02-25T17:41:00Z" w16du:dateUtc="2026-02-25T23:41:00Z">
              <w:r w:rsidRPr="0008190F">
                <w:rPr>
                  <w:rFonts w:ascii="Aptos Narrow" w:eastAsia="Times New Roman" w:hAnsi="Aptos Narrow" w:cs="Times New Roman"/>
                  <w:color w:val="000000"/>
                  <w:lang w:eastAsia="zh-CN"/>
                </w:rPr>
                <w:t>4</w:t>
              </w:r>
            </w:ins>
          </w:p>
        </w:tc>
        <w:tc>
          <w:tcPr>
            <w:tcW w:w="0" w:type="auto"/>
            <w:noWrap/>
            <w:vAlign w:val="bottom"/>
            <w:hideMark/>
            <w:tcPrChange w:id="2070" w:author="Jujia Li" w:date="2026-02-25T18:55:00Z" w16du:dateUtc="2026-02-26T00:55:00Z">
              <w:tcPr>
                <w:tcW w:w="1830" w:type="dxa"/>
                <w:gridSpan w:val="2"/>
                <w:noWrap/>
                <w:vAlign w:val="bottom"/>
                <w:hideMark/>
              </w:tcPr>
            </w:tcPrChange>
          </w:tcPr>
          <w:p w14:paraId="6DD1E2DA" w14:textId="77777777" w:rsidR="00B736F2" w:rsidRPr="0008190F" w:rsidRDefault="00B736F2">
            <w:pPr>
              <w:spacing w:after="0" w:line="240" w:lineRule="auto"/>
              <w:jc w:val="right"/>
              <w:rPr>
                <w:ins w:id="2071" w:author="Jujia Li" w:date="2026-02-25T17:41:00Z" w16du:dateUtc="2026-02-25T23:41:00Z"/>
                <w:rFonts w:ascii="Aptos Narrow" w:eastAsia="Times New Roman" w:hAnsi="Aptos Narrow" w:cs="Times New Roman"/>
                <w:color w:val="000000"/>
                <w:lang w:eastAsia="zh-CN"/>
              </w:rPr>
              <w:pPrChange w:id="2072" w:author="Jujia Li" w:date="2026-02-25T17:52:00Z" w16du:dateUtc="2026-02-25T23:52:00Z">
                <w:pPr>
                  <w:spacing w:after="0" w:line="240" w:lineRule="auto"/>
                </w:pPr>
              </w:pPrChange>
            </w:pPr>
            <w:ins w:id="2073" w:author="Jujia Li" w:date="2026-02-25T17:41:00Z" w16du:dateUtc="2026-02-25T23:41:00Z">
              <w:r w:rsidRPr="0008190F">
                <w:rPr>
                  <w:rFonts w:ascii="Aptos Narrow" w:eastAsia="Times New Roman" w:hAnsi="Aptos Narrow" w:cs="Times New Roman"/>
                  <w:color w:val="000000"/>
                  <w:lang w:eastAsia="zh-CN"/>
                </w:rPr>
                <w:t xml:space="preserve">0.14 (0.38) </w:t>
              </w:r>
            </w:ins>
          </w:p>
        </w:tc>
        <w:tc>
          <w:tcPr>
            <w:tcW w:w="0" w:type="auto"/>
            <w:tcPrChange w:id="2074" w:author="Jujia Li" w:date="2026-02-25T18:55:00Z" w16du:dateUtc="2026-02-26T00:55:00Z">
              <w:tcPr>
                <w:tcW w:w="839" w:type="dxa"/>
                <w:gridSpan w:val="2"/>
              </w:tcPr>
            </w:tcPrChange>
          </w:tcPr>
          <w:p w14:paraId="3D2A7775" w14:textId="77777777" w:rsidR="00B736F2" w:rsidRPr="0008190F" w:rsidRDefault="00B736F2" w:rsidP="0008190F">
            <w:pPr>
              <w:spacing w:after="0" w:line="240" w:lineRule="auto"/>
              <w:rPr>
                <w:ins w:id="2075"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076" w:author="Jujia Li" w:date="2026-02-25T18:55:00Z" w16du:dateUtc="2026-02-26T00:55:00Z">
              <w:tcPr>
                <w:tcW w:w="1804" w:type="dxa"/>
                <w:gridSpan w:val="3"/>
                <w:noWrap/>
                <w:vAlign w:val="bottom"/>
                <w:hideMark/>
              </w:tcPr>
            </w:tcPrChange>
          </w:tcPr>
          <w:p w14:paraId="27F8BD02" w14:textId="1C712F26" w:rsidR="00B736F2" w:rsidRPr="0008190F" w:rsidRDefault="00B736F2">
            <w:pPr>
              <w:spacing w:after="0" w:line="240" w:lineRule="auto"/>
              <w:jc w:val="right"/>
              <w:rPr>
                <w:ins w:id="2077" w:author="Jujia Li" w:date="2026-02-25T17:41:00Z" w16du:dateUtc="2026-02-25T23:41:00Z"/>
                <w:rFonts w:ascii="Aptos Narrow" w:eastAsia="Times New Roman" w:hAnsi="Aptos Narrow" w:cs="Times New Roman"/>
                <w:color w:val="000000"/>
                <w:lang w:eastAsia="zh-CN"/>
              </w:rPr>
              <w:pPrChange w:id="2078" w:author="Jujia Li" w:date="2026-02-25T17:52:00Z" w16du:dateUtc="2026-02-25T23:52:00Z">
                <w:pPr>
                  <w:spacing w:after="0" w:line="240" w:lineRule="auto"/>
                </w:pPr>
              </w:pPrChange>
            </w:pPr>
            <w:ins w:id="2079"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080" w:author="Jujia Li" w:date="2026-02-25T18:55:00Z" w16du:dateUtc="2026-02-26T00:55:00Z">
              <w:tcPr>
                <w:tcW w:w="0" w:type="auto"/>
                <w:gridSpan w:val="2"/>
              </w:tcPr>
            </w:tcPrChange>
          </w:tcPr>
          <w:p w14:paraId="022B8C41" w14:textId="77777777" w:rsidR="00B736F2" w:rsidRPr="0008190F" w:rsidRDefault="00B736F2" w:rsidP="0008190F">
            <w:pPr>
              <w:spacing w:after="0" w:line="240" w:lineRule="auto"/>
              <w:rPr>
                <w:ins w:id="2081" w:author="Jujia Li" w:date="2026-02-25T17:51:00Z" w16du:dateUtc="2026-02-25T23:51:00Z"/>
                <w:rFonts w:ascii="Aptos Narrow" w:eastAsia="Times New Roman" w:hAnsi="Aptos Narrow" w:cs="Times New Roman"/>
                <w:color w:val="000000"/>
                <w:lang w:eastAsia="zh-CN"/>
              </w:rPr>
            </w:pPr>
          </w:p>
        </w:tc>
      </w:tr>
      <w:tr w:rsidR="00B736F2" w:rsidRPr="0008190F" w14:paraId="7AD92E47" w14:textId="5BB03D47" w:rsidTr="007F6CDD">
        <w:tblPrEx>
          <w:tblPrExChange w:id="2082"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083" w:author="Jujia Li" w:date="2026-02-25T17:41:00Z"/>
          <w:trPrChange w:id="2084" w:author="Jujia Li" w:date="2026-02-25T18:55:00Z" w16du:dateUtc="2026-02-26T00:55:00Z">
            <w:trPr>
              <w:trHeight w:val="300"/>
            </w:trPr>
          </w:trPrChange>
        </w:trPr>
        <w:tc>
          <w:tcPr>
            <w:tcW w:w="0" w:type="auto"/>
            <w:noWrap/>
            <w:vAlign w:val="bottom"/>
            <w:hideMark/>
            <w:tcPrChange w:id="2085" w:author="Jujia Li" w:date="2026-02-25T18:55:00Z" w16du:dateUtc="2026-02-26T00:55:00Z">
              <w:tcPr>
                <w:tcW w:w="3451" w:type="dxa"/>
                <w:noWrap/>
                <w:vAlign w:val="bottom"/>
                <w:hideMark/>
              </w:tcPr>
            </w:tcPrChange>
          </w:tcPr>
          <w:p w14:paraId="68326413" w14:textId="58DDF263" w:rsidR="00B736F2" w:rsidRPr="0008190F" w:rsidRDefault="00B736F2" w:rsidP="0008190F">
            <w:pPr>
              <w:spacing w:after="0" w:line="240" w:lineRule="auto"/>
              <w:rPr>
                <w:ins w:id="2086" w:author="Jujia Li" w:date="2026-02-25T17:41:00Z" w16du:dateUtc="2026-02-25T23:41:00Z"/>
                <w:rFonts w:ascii="Aptos Narrow" w:eastAsia="Times New Roman" w:hAnsi="Aptos Narrow" w:cs="Times New Roman"/>
                <w:color w:val="000000"/>
                <w:lang w:eastAsia="zh-CN"/>
              </w:rPr>
            </w:pPr>
            <w:ins w:id="2087" w:author="Jujia Li" w:date="2026-02-25T17:41:00Z" w16du:dateUtc="2026-02-25T23:41:00Z">
              <w:r w:rsidRPr="0008190F">
                <w:rPr>
                  <w:rFonts w:ascii="Aptos Narrow" w:eastAsia="Times New Roman" w:hAnsi="Aptos Narrow" w:cs="Times New Roman"/>
                  <w:color w:val="000000"/>
                  <w:lang w:eastAsia="zh-CN"/>
                </w:rPr>
                <w:t>BUPRENORPHINE</w:t>
              </w:r>
            </w:ins>
            <w:ins w:id="2088" w:author="Jujia Li" w:date="2026-02-25T17:46:00Z" w16du:dateUtc="2026-02-25T23:46:00Z">
              <w:r>
                <w:rPr>
                  <w:rFonts w:ascii="Aptos Narrow" w:eastAsia="Times New Roman" w:hAnsi="Aptos Narrow" w:cs="Times New Roman"/>
                  <w:color w:val="000000"/>
                  <w:lang w:eastAsia="zh-CN"/>
                </w:rPr>
                <w:t xml:space="preserve"> </w:t>
              </w:r>
            </w:ins>
            <w:ins w:id="2089" w:author="Jujia Li" w:date="2026-02-25T17:41:00Z" w16du:dateUtc="2026-02-25T23:41:00Z">
              <w:r w:rsidRPr="0008190F">
                <w:rPr>
                  <w:rFonts w:ascii="Aptos Narrow" w:eastAsia="Times New Roman" w:hAnsi="Aptos Narrow" w:cs="Times New Roman"/>
                  <w:color w:val="000000"/>
                  <w:lang w:eastAsia="zh-CN"/>
                </w:rPr>
                <w:t>:</w:t>
              </w:r>
            </w:ins>
            <w:ins w:id="2090" w:author="Jujia Li" w:date="2026-02-25T17:46:00Z" w16du:dateUtc="2026-02-25T23:46:00Z">
              <w:r>
                <w:rPr>
                  <w:rFonts w:ascii="Aptos Narrow" w:eastAsia="Times New Roman" w:hAnsi="Aptos Narrow" w:cs="Times New Roman"/>
                  <w:color w:val="000000"/>
                  <w:lang w:eastAsia="zh-CN"/>
                </w:rPr>
                <w:t xml:space="preserve"> </w:t>
              </w:r>
            </w:ins>
            <w:ins w:id="2091" w:author="Jujia Li" w:date="2026-02-25T17:48:00Z" w16du:dateUtc="2026-02-25T23:48:00Z">
              <w:r>
                <w:rPr>
                  <w:rFonts w:ascii="Aptos Narrow" w:eastAsia="Times New Roman" w:hAnsi="Aptos Narrow" w:cs="Times New Roman"/>
                  <w:color w:val="000000"/>
                  <w:lang w:eastAsia="zh-CN"/>
                </w:rPr>
                <w:t xml:space="preserve"> Rural_factor</w:t>
              </w:r>
            </w:ins>
            <w:ins w:id="2092" w:author="Jujia Li" w:date="2026-02-25T17:41:00Z" w16du:dateUtc="2026-02-25T23:41:00Z">
              <w:r w:rsidRPr="0008190F">
                <w:rPr>
                  <w:rFonts w:ascii="Aptos Narrow" w:eastAsia="Times New Roman" w:hAnsi="Aptos Narrow" w:cs="Times New Roman"/>
                  <w:color w:val="000000"/>
                  <w:lang w:eastAsia="zh-CN"/>
                </w:rPr>
                <w:t>5</w:t>
              </w:r>
            </w:ins>
          </w:p>
        </w:tc>
        <w:tc>
          <w:tcPr>
            <w:tcW w:w="0" w:type="auto"/>
            <w:noWrap/>
            <w:vAlign w:val="bottom"/>
            <w:hideMark/>
            <w:tcPrChange w:id="2093" w:author="Jujia Li" w:date="2026-02-25T18:55:00Z" w16du:dateUtc="2026-02-26T00:55:00Z">
              <w:tcPr>
                <w:tcW w:w="1830" w:type="dxa"/>
                <w:gridSpan w:val="2"/>
                <w:noWrap/>
                <w:vAlign w:val="bottom"/>
                <w:hideMark/>
              </w:tcPr>
            </w:tcPrChange>
          </w:tcPr>
          <w:p w14:paraId="703619C5" w14:textId="77777777" w:rsidR="00B736F2" w:rsidRPr="0008190F" w:rsidRDefault="00B736F2">
            <w:pPr>
              <w:spacing w:after="0" w:line="240" w:lineRule="auto"/>
              <w:jc w:val="right"/>
              <w:rPr>
                <w:ins w:id="2094" w:author="Jujia Li" w:date="2026-02-25T17:41:00Z" w16du:dateUtc="2026-02-25T23:41:00Z"/>
                <w:rFonts w:ascii="Aptos Narrow" w:eastAsia="Times New Roman" w:hAnsi="Aptos Narrow" w:cs="Times New Roman"/>
                <w:color w:val="000000"/>
                <w:lang w:eastAsia="zh-CN"/>
              </w:rPr>
              <w:pPrChange w:id="2095" w:author="Jujia Li" w:date="2026-02-25T17:52:00Z" w16du:dateUtc="2026-02-25T23:52:00Z">
                <w:pPr>
                  <w:spacing w:after="0" w:line="240" w:lineRule="auto"/>
                </w:pPr>
              </w:pPrChange>
            </w:pPr>
            <w:ins w:id="2096" w:author="Jujia Li" w:date="2026-02-25T17:41:00Z" w16du:dateUtc="2026-02-25T23:41:00Z">
              <w:r w:rsidRPr="0008190F">
                <w:rPr>
                  <w:rFonts w:ascii="Aptos Narrow" w:eastAsia="Times New Roman" w:hAnsi="Aptos Narrow" w:cs="Times New Roman"/>
                  <w:color w:val="000000"/>
                  <w:lang w:eastAsia="zh-CN"/>
                </w:rPr>
                <w:t xml:space="preserve">-0.47 (0.65) </w:t>
              </w:r>
            </w:ins>
          </w:p>
        </w:tc>
        <w:tc>
          <w:tcPr>
            <w:tcW w:w="0" w:type="auto"/>
            <w:tcPrChange w:id="2097" w:author="Jujia Li" w:date="2026-02-25T18:55:00Z" w16du:dateUtc="2026-02-26T00:55:00Z">
              <w:tcPr>
                <w:tcW w:w="839" w:type="dxa"/>
                <w:gridSpan w:val="2"/>
              </w:tcPr>
            </w:tcPrChange>
          </w:tcPr>
          <w:p w14:paraId="1FAB989C" w14:textId="77777777" w:rsidR="00B736F2" w:rsidRPr="0008190F" w:rsidRDefault="00B736F2" w:rsidP="0008190F">
            <w:pPr>
              <w:spacing w:after="0" w:line="240" w:lineRule="auto"/>
              <w:rPr>
                <w:ins w:id="2098"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099" w:author="Jujia Li" w:date="2026-02-25T18:55:00Z" w16du:dateUtc="2026-02-26T00:55:00Z">
              <w:tcPr>
                <w:tcW w:w="1804" w:type="dxa"/>
                <w:gridSpan w:val="3"/>
                <w:noWrap/>
                <w:vAlign w:val="bottom"/>
                <w:hideMark/>
              </w:tcPr>
            </w:tcPrChange>
          </w:tcPr>
          <w:p w14:paraId="668797D8" w14:textId="21359541" w:rsidR="00B736F2" w:rsidRPr="0008190F" w:rsidRDefault="00B736F2">
            <w:pPr>
              <w:spacing w:after="0" w:line="240" w:lineRule="auto"/>
              <w:jc w:val="right"/>
              <w:rPr>
                <w:ins w:id="2100" w:author="Jujia Li" w:date="2026-02-25T17:41:00Z" w16du:dateUtc="2026-02-25T23:41:00Z"/>
                <w:rFonts w:ascii="Aptos Narrow" w:eastAsia="Times New Roman" w:hAnsi="Aptos Narrow" w:cs="Times New Roman"/>
                <w:color w:val="000000"/>
                <w:lang w:eastAsia="zh-CN"/>
              </w:rPr>
              <w:pPrChange w:id="2101" w:author="Jujia Li" w:date="2026-02-25T17:52:00Z" w16du:dateUtc="2026-02-25T23:52:00Z">
                <w:pPr>
                  <w:spacing w:after="0" w:line="240" w:lineRule="auto"/>
                </w:pPr>
              </w:pPrChange>
            </w:pPr>
            <w:ins w:id="2102"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103" w:author="Jujia Li" w:date="2026-02-25T18:55:00Z" w16du:dateUtc="2026-02-26T00:55:00Z">
              <w:tcPr>
                <w:tcW w:w="0" w:type="auto"/>
                <w:gridSpan w:val="2"/>
              </w:tcPr>
            </w:tcPrChange>
          </w:tcPr>
          <w:p w14:paraId="132BB852" w14:textId="77777777" w:rsidR="00B736F2" w:rsidRPr="0008190F" w:rsidRDefault="00B736F2" w:rsidP="0008190F">
            <w:pPr>
              <w:spacing w:after="0" w:line="240" w:lineRule="auto"/>
              <w:rPr>
                <w:ins w:id="2104" w:author="Jujia Li" w:date="2026-02-25T17:51:00Z" w16du:dateUtc="2026-02-25T23:51:00Z"/>
                <w:rFonts w:ascii="Aptos Narrow" w:eastAsia="Times New Roman" w:hAnsi="Aptos Narrow" w:cs="Times New Roman"/>
                <w:color w:val="000000"/>
                <w:lang w:eastAsia="zh-CN"/>
              </w:rPr>
            </w:pPr>
          </w:p>
        </w:tc>
      </w:tr>
      <w:tr w:rsidR="00B736F2" w:rsidRPr="0008190F" w14:paraId="6A706BAF" w14:textId="0F4ADF02" w:rsidTr="007F6CDD">
        <w:tblPrEx>
          <w:tblPrExChange w:id="2105"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106" w:author="Jujia Li" w:date="2026-02-25T17:41:00Z"/>
          <w:trPrChange w:id="2107" w:author="Jujia Li" w:date="2026-02-25T18:55:00Z" w16du:dateUtc="2026-02-26T00:55:00Z">
            <w:trPr>
              <w:trHeight w:val="300"/>
            </w:trPr>
          </w:trPrChange>
        </w:trPr>
        <w:tc>
          <w:tcPr>
            <w:tcW w:w="0" w:type="auto"/>
            <w:noWrap/>
            <w:vAlign w:val="bottom"/>
            <w:hideMark/>
            <w:tcPrChange w:id="2108" w:author="Jujia Li" w:date="2026-02-25T18:55:00Z" w16du:dateUtc="2026-02-26T00:55:00Z">
              <w:tcPr>
                <w:tcW w:w="3451" w:type="dxa"/>
                <w:noWrap/>
                <w:vAlign w:val="bottom"/>
                <w:hideMark/>
              </w:tcPr>
            </w:tcPrChange>
          </w:tcPr>
          <w:p w14:paraId="78D160D0" w14:textId="1E5ABE0E" w:rsidR="00B736F2" w:rsidRPr="0008190F" w:rsidRDefault="00B736F2" w:rsidP="0008190F">
            <w:pPr>
              <w:spacing w:after="0" w:line="240" w:lineRule="auto"/>
              <w:rPr>
                <w:ins w:id="2109" w:author="Jujia Li" w:date="2026-02-25T17:41:00Z" w16du:dateUtc="2026-02-25T23:41:00Z"/>
                <w:rFonts w:ascii="Aptos Narrow" w:eastAsia="Times New Roman" w:hAnsi="Aptos Narrow" w:cs="Times New Roman"/>
                <w:color w:val="000000"/>
                <w:lang w:eastAsia="zh-CN"/>
              </w:rPr>
            </w:pPr>
            <w:ins w:id="2110" w:author="Jujia Li" w:date="2026-02-25T17:41:00Z" w16du:dateUtc="2026-02-25T23:41:00Z">
              <w:r w:rsidRPr="0008190F">
                <w:rPr>
                  <w:rFonts w:ascii="Aptos Narrow" w:eastAsia="Times New Roman" w:hAnsi="Aptos Narrow" w:cs="Times New Roman"/>
                  <w:color w:val="000000"/>
                  <w:lang w:eastAsia="zh-CN"/>
                </w:rPr>
                <w:t>BUPRENORPHINE</w:t>
              </w:r>
            </w:ins>
            <w:ins w:id="2111" w:author="Jujia Li" w:date="2026-02-25T17:46:00Z" w16du:dateUtc="2026-02-25T23:46:00Z">
              <w:r>
                <w:rPr>
                  <w:rFonts w:ascii="Aptos Narrow" w:eastAsia="Times New Roman" w:hAnsi="Aptos Narrow" w:cs="Times New Roman"/>
                  <w:color w:val="000000"/>
                  <w:lang w:eastAsia="zh-CN"/>
                </w:rPr>
                <w:t xml:space="preserve"> </w:t>
              </w:r>
            </w:ins>
            <w:ins w:id="2112" w:author="Jujia Li" w:date="2026-02-25T17:41:00Z" w16du:dateUtc="2026-02-25T23:41:00Z">
              <w:r w:rsidRPr="0008190F">
                <w:rPr>
                  <w:rFonts w:ascii="Aptos Narrow" w:eastAsia="Times New Roman" w:hAnsi="Aptos Narrow" w:cs="Times New Roman"/>
                  <w:color w:val="000000"/>
                  <w:lang w:eastAsia="zh-CN"/>
                </w:rPr>
                <w:t>:</w:t>
              </w:r>
            </w:ins>
            <w:ins w:id="2113" w:author="Jujia Li" w:date="2026-02-25T17:46:00Z" w16du:dateUtc="2026-02-25T23:46:00Z">
              <w:r>
                <w:rPr>
                  <w:rFonts w:ascii="Aptos Narrow" w:eastAsia="Times New Roman" w:hAnsi="Aptos Narrow" w:cs="Times New Roman"/>
                  <w:color w:val="000000"/>
                  <w:lang w:eastAsia="zh-CN"/>
                </w:rPr>
                <w:t xml:space="preserve"> </w:t>
              </w:r>
            </w:ins>
            <w:ins w:id="2114" w:author="Jujia Li" w:date="2026-02-25T17:48:00Z" w16du:dateUtc="2026-02-25T23:48:00Z">
              <w:r>
                <w:rPr>
                  <w:rFonts w:ascii="Aptos Narrow" w:eastAsia="Times New Roman" w:hAnsi="Aptos Narrow" w:cs="Times New Roman"/>
                  <w:color w:val="000000"/>
                  <w:lang w:eastAsia="zh-CN"/>
                </w:rPr>
                <w:t xml:space="preserve"> Rural_factor</w:t>
              </w:r>
            </w:ins>
            <w:ins w:id="2115" w:author="Jujia Li" w:date="2026-02-25T17:41:00Z" w16du:dateUtc="2026-02-25T23:41:00Z">
              <w:r w:rsidRPr="0008190F">
                <w:rPr>
                  <w:rFonts w:ascii="Aptos Narrow" w:eastAsia="Times New Roman" w:hAnsi="Aptos Narrow" w:cs="Times New Roman"/>
                  <w:color w:val="000000"/>
                  <w:lang w:eastAsia="zh-CN"/>
                </w:rPr>
                <w:t>6</w:t>
              </w:r>
            </w:ins>
          </w:p>
        </w:tc>
        <w:tc>
          <w:tcPr>
            <w:tcW w:w="0" w:type="auto"/>
            <w:noWrap/>
            <w:vAlign w:val="bottom"/>
            <w:hideMark/>
            <w:tcPrChange w:id="2116" w:author="Jujia Li" w:date="2026-02-25T18:55:00Z" w16du:dateUtc="2026-02-26T00:55:00Z">
              <w:tcPr>
                <w:tcW w:w="1830" w:type="dxa"/>
                <w:gridSpan w:val="2"/>
                <w:noWrap/>
                <w:vAlign w:val="bottom"/>
                <w:hideMark/>
              </w:tcPr>
            </w:tcPrChange>
          </w:tcPr>
          <w:p w14:paraId="137BF1B1" w14:textId="77777777" w:rsidR="00B736F2" w:rsidRPr="0008190F" w:rsidRDefault="00B736F2">
            <w:pPr>
              <w:spacing w:after="0" w:line="240" w:lineRule="auto"/>
              <w:jc w:val="right"/>
              <w:rPr>
                <w:ins w:id="2117" w:author="Jujia Li" w:date="2026-02-25T17:41:00Z" w16du:dateUtc="2026-02-25T23:41:00Z"/>
                <w:rFonts w:ascii="Aptos Narrow" w:eastAsia="Times New Roman" w:hAnsi="Aptos Narrow" w:cs="Times New Roman"/>
                <w:color w:val="000000"/>
                <w:lang w:eastAsia="zh-CN"/>
              </w:rPr>
              <w:pPrChange w:id="2118" w:author="Jujia Li" w:date="2026-02-25T17:52:00Z" w16du:dateUtc="2026-02-25T23:52:00Z">
                <w:pPr>
                  <w:spacing w:after="0" w:line="240" w:lineRule="auto"/>
                </w:pPr>
              </w:pPrChange>
            </w:pPr>
            <w:ins w:id="2119" w:author="Jujia Li" w:date="2026-02-25T17:41:00Z" w16du:dateUtc="2026-02-25T23:41:00Z">
              <w:r w:rsidRPr="0008190F">
                <w:rPr>
                  <w:rFonts w:ascii="Aptos Narrow" w:eastAsia="Times New Roman" w:hAnsi="Aptos Narrow" w:cs="Times New Roman"/>
                  <w:color w:val="000000"/>
                  <w:lang w:eastAsia="zh-CN"/>
                </w:rPr>
                <w:t xml:space="preserve">0.30 (0.48) </w:t>
              </w:r>
            </w:ins>
          </w:p>
        </w:tc>
        <w:tc>
          <w:tcPr>
            <w:tcW w:w="0" w:type="auto"/>
            <w:tcPrChange w:id="2120" w:author="Jujia Li" w:date="2026-02-25T18:55:00Z" w16du:dateUtc="2026-02-26T00:55:00Z">
              <w:tcPr>
                <w:tcW w:w="839" w:type="dxa"/>
                <w:gridSpan w:val="2"/>
              </w:tcPr>
            </w:tcPrChange>
          </w:tcPr>
          <w:p w14:paraId="4A7C386B" w14:textId="77777777" w:rsidR="00B736F2" w:rsidRPr="0008190F" w:rsidRDefault="00B736F2" w:rsidP="0008190F">
            <w:pPr>
              <w:spacing w:after="0" w:line="240" w:lineRule="auto"/>
              <w:rPr>
                <w:ins w:id="2121"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122" w:author="Jujia Li" w:date="2026-02-25T18:55:00Z" w16du:dateUtc="2026-02-26T00:55:00Z">
              <w:tcPr>
                <w:tcW w:w="1804" w:type="dxa"/>
                <w:gridSpan w:val="3"/>
                <w:noWrap/>
                <w:vAlign w:val="bottom"/>
                <w:hideMark/>
              </w:tcPr>
            </w:tcPrChange>
          </w:tcPr>
          <w:p w14:paraId="14F3DCF5" w14:textId="150A62C7" w:rsidR="00B736F2" w:rsidRPr="0008190F" w:rsidRDefault="00B736F2">
            <w:pPr>
              <w:spacing w:after="0" w:line="240" w:lineRule="auto"/>
              <w:jc w:val="right"/>
              <w:rPr>
                <w:ins w:id="2123" w:author="Jujia Li" w:date="2026-02-25T17:41:00Z" w16du:dateUtc="2026-02-25T23:41:00Z"/>
                <w:rFonts w:ascii="Aptos Narrow" w:eastAsia="Times New Roman" w:hAnsi="Aptos Narrow" w:cs="Times New Roman"/>
                <w:color w:val="000000"/>
                <w:lang w:eastAsia="zh-CN"/>
              </w:rPr>
              <w:pPrChange w:id="2124" w:author="Jujia Li" w:date="2026-02-25T17:52:00Z" w16du:dateUtc="2026-02-25T23:52:00Z">
                <w:pPr>
                  <w:spacing w:after="0" w:line="240" w:lineRule="auto"/>
                </w:pPr>
              </w:pPrChange>
            </w:pPr>
            <w:ins w:id="2125"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126" w:author="Jujia Li" w:date="2026-02-25T18:55:00Z" w16du:dateUtc="2026-02-26T00:55:00Z">
              <w:tcPr>
                <w:tcW w:w="0" w:type="auto"/>
                <w:gridSpan w:val="2"/>
              </w:tcPr>
            </w:tcPrChange>
          </w:tcPr>
          <w:p w14:paraId="465A1290" w14:textId="77777777" w:rsidR="00B736F2" w:rsidRPr="0008190F" w:rsidRDefault="00B736F2" w:rsidP="0008190F">
            <w:pPr>
              <w:spacing w:after="0" w:line="240" w:lineRule="auto"/>
              <w:rPr>
                <w:ins w:id="2127" w:author="Jujia Li" w:date="2026-02-25T17:51:00Z" w16du:dateUtc="2026-02-25T23:51:00Z"/>
                <w:rFonts w:ascii="Aptos Narrow" w:eastAsia="Times New Roman" w:hAnsi="Aptos Narrow" w:cs="Times New Roman"/>
                <w:color w:val="000000"/>
                <w:lang w:eastAsia="zh-CN"/>
              </w:rPr>
            </w:pPr>
          </w:p>
        </w:tc>
      </w:tr>
      <w:tr w:rsidR="00B736F2" w:rsidRPr="0008190F" w14:paraId="21847B8B" w14:textId="0886F90E" w:rsidTr="007F6CDD">
        <w:tblPrEx>
          <w:tblPrExChange w:id="212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129" w:author="Jujia Li" w:date="2026-02-25T17:41:00Z"/>
          <w:trPrChange w:id="2130" w:author="Jujia Li" w:date="2026-02-25T18:55:00Z" w16du:dateUtc="2026-02-26T00:55:00Z">
            <w:trPr>
              <w:trHeight w:val="300"/>
            </w:trPr>
          </w:trPrChange>
        </w:trPr>
        <w:tc>
          <w:tcPr>
            <w:tcW w:w="0" w:type="auto"/>
            <w:noWrap/>
            <w:vAlign w:val="bottom"/>
            <w:hideMark/>
            <w:tcPrChange w:id="2131" w:author="Jujia Li" w:date="2026-02-25T18:55:00Z" w16du:dateUtc="2026-02-26T00:55:00Z">
              <w:tcPr>
                <w:tcW w:w="3451" w:type="dxa"/>
                <w:noWrap/>
                <w:vAlign w:val="bottom"/>
                <w:hideMark/>
              </w:tcPr>
            </w:tcPrChange>
          </w:tcPr>
          <w:p w14:paraId="75DFF9C1" w14:textId="47DE828D" w:rsidR="00B736F2" w:rsidRPr="0008190F" w:rsidRDefault="00B736F2" w:rsidP="0008190F">
            <w:pPr>
              <w:spacing w:after="0" w:line="240" w:lineRule="auto"/>
              <w:rPr>
                <w:ins w:id="2132" w:author="Jujia Li" w:date="2026-02-25T17:41:00Z" w16du:dateUtc="2026-02-25T23:41:00Z"/>
                <w:rFonts w:ascii="Aptos Narrow" w:eastAsia="Times New Roman" w:hAnsi="Aptos Narrow" w:cs="Times New Roman"/>
                <w:color w:val="000000"/>
                <w:lang w:val="it-IT" w:eastAsia="zh-CN"/>
                <w:rPrChange w:id="2133" w:author="Jujia Li" w:date="2026-02-25T17:41:00Z" w16du:dateUtc="2026-02-25T23:41:00Z">
                  <w:rPr>
                    <w:ins w:id="2134" w:author="Jujia Li" w:date="2026-02-25T17:41:00Z" w16du:dateUtc="2026-02-25T23:41:00Z"/>
                    <w:rFonts w:ascii="Aptos Narrow" w:eastAsia="Times New Roman" w:hAnsi="Aptos Narrow" w:cs="Times New Roman"/>
                    <w:color w:val="000000"/>
                    <w:lang w:eastAsia="zh-CN"/>
                  </w:rPr>
                </w:rPrChange>
              </w:rPr>
            </w:pPr>
            <w:ins w:id="2135" w:author="Jujia Li" w:date="2026-02-25T17:41:00Z" w16du:dateUtc="2026-02-25T23:41:00Z">
              <w:r w:rsidRPr="0008190F">
                <w:rPr>
                  <w:rFonts w:ascii="Aptos Narrow" w:eastAsia="Times New Roman" w:hAnsi="Aptos Narrow" w:cs="Times New Roman"/>
                  <w:color w:val="000000"/>
                  <w:lang w:val="it-IT" w:eastAsia="zh-CN"/>
                  <w:rPrChange w:id="2136" w:author="Jujia Li" w:date="2026-02-25T17:41:00Z" w16du:dateUtc="2026-02-25T23:41:00Z">
                    <w:rPr>
                      <w:rFonts w:ascii="Aptos Narrow" w:eastAsia="Times New Roman" w:hAnsi="Aptos Narrow" w:cs="Times New Roman"/>
                      <w:color w:val="000000"/>
                      <w:lang w:eastAsia="zh-CN"/>
                    </w:rPr>
                  </w:rPrChange>
                </w:rPr>
                <w:t>BUPRENORPHINE</w:t>
              </w:r>
            </w:ins>
            <w:ins w:id="2137" w:author="Jujia Li" w:date="2026-02-25T17:46:00Z" w16du:dateUtc="2026-02-25T23:46:00Z">
              <w:r>
                <w:rPr>
                  <w:rFonts w:ascii="Aptos Narrow" w:eastAsia="Times New Roman" w:hAnsi="Aptos Narrow" w:cs="Times New Roman"/>
                  <w:color w:val="000000"/>
                  <w:lang w:val="it-IT" w:eastAsia="zh-CN"/>
                </w:rPr>
                <w:t xml:space="preserve"> </w:t>
              </w:r>
            </w:ins>
            <w:ins w:id="2138" w:author="Jujia Li" w:date="2026-02-25T17:41:00Z" w16du:dateUtc="2026-02-25T23:41:00Z">
              <w:r w:rsidRPr="0008190F">
                <w:rPr>
                  <w:rFonts w:ascii="Aptos Narrow" w:eastAsia="Times New Roman" w:hAnsi="Aptos Narrow" w:cs="Times New Roman"/>
                  <w:color w:val="000000"/>
                  <w:lang w:val="it-IT" w:eastAsia="zh-CN"/>
                  <w:rPrChange w:id="2139" w:author="Jujia Li" w:date="2026-02-25T17:41:00Z" w16du:dateUtc="2026-02-25T23:41:00Z">
                    <w:rPr>
                      <w:rFonts w:ascii="Aptos Narrow" w:eastAsia="Times New Roman" w:hAnsi="Aptos Narrow" w:cs="Times New Roman"/>
                      <w:color w:val="000000"/>
                      <w:lang w:eastAsia="zh-CN"/>
                    </w:rPr>
                  </w:rPrChange>
                </w:rPr>
                <w:t>:</w:t>
              </w:r>
            </w:ins>
            <w:ins w:id="2140" w:author="Jujia Li" w:date="2026-02-25T17:46:00Z" w16du:dateUtc="2026-02-25T23:46:00Z">
              <w:r>
                <w:rPr>
                  <w:rFonts w:ascii="Aptos Narrow" w:eastAsia="Times New Roman" w:hAnsi="Aptos Narrow" w:cs="Times New Roman"/>
                  <w:color w:val="000000"/>
                  <w:lang w:val="it-IT" w:eastAsia="zh-CN"/>
                </w:rPr>
                <w:t xml:space="preserve"> G</w:t>
              </w:r>
            </w:ins>
            <w:ins w:id="2141" w:author="Jujia Li" w:date="2026-02-25T17:41:00Z" w16du:dateUtc="2026-02-25T23:41:00Z">
              <w:r w:rsidRPr="0008190F">
                <w:rPr>
                  <w:rFonts w:ascii="Aptos Narrow" w:eastAsia="Times New Roman" w:hAnsi="Aptos Narrow" w:cs="Times New Roman"/>
                  <w:color w:val="000000"/>
                  <w:lang w:val="it-IT" w:eastAsia="zh-CN"/>
                  <w:rPrChange w:id="2142" w:author="Jujia Li" w:date="2026-02-25T17:41:00Z" w16du:dateUtc="2026-02-25T23:41:00Z">
                    <w:rPr>
                      <w:rFonts w:ascii="Aptos Narrow" w:eastAsia="Times New Roman" w:hAnsi="Aptos Narrow" w:cs="Times New Roman"/>
                      <w:color w:val="000000"/>
                      <w:lang w:eastAsia="zh-CN"/>
                    </w:rPr>
                  </w:rPrChange>
                </w:rPr>
                <w:t>ini</w:t>
              </w:r>
            </w:ins>
            <w:ins w:id="2143" w:author="Jujia Li" w:date="2026-02-25T17:46:00Z" w16du:dateUtc="2026-02-25T23:46:00Z">
              <w:r>
                <w:rPr>
                  <w:rFonts w:ascii="Aptos Narrow" w:eastAsia="Times New Roman" w:hAnsi="Aptos Narrow" w:cs="Times New Roman"/>
                  <w:color w:val="000000"/>
                  <w:lang w:val="it-IT" w:eastAsia="zh-CN"/>
                </w:rPr>
                <w:t xml:space="preserve"> </w:t>
              </w:r>
            </w:ins>
            <w:ins w:id="2144" w:author="Jujia Li" w:date="2026-02-25T17:47:00Z" w16du:dateUtc="2026-02-25T23:47:00Z">
              <w:r>
                <w:rPr>
                  <w:rFonts w:ascii="Aptos Narrow" w:eastAsia="Times New Roman" w:hAnsi="Aptos Narrow" w:cs="Times New Roman"/>
                  <w:color w:val="000000"/>
                  <w:lang w:val="it-IT" w:eastAsia="zh-CN"/>
                </w:rPr>
                <w:t>I</w:t>
              </w:r>
            </w:ins>
            <w:ins w:id="2145" w:author="Jujia Li" w:date="2026-02-25T17:41:00Z" w16du:dateUtc="2026-02-25T23:41:00Z">
              <w:r w:rsidRPr="0008190F">
                <w:rPr>
                  <w:rFonts w:ascii="Aptos Narrow" w:eastAsia="Times New Roman" w:hAnsi="Aptos Narrow" w:cs="Times New Roman"/>
                  <w:color w:val="000000"/>
                  <w:lang w:val="it-IT" w:eastAsia="zh-CN"/>
                  <w:rPrChange w:id="2146" w:author="Jujia Li" w:date="2026-02-25T17:41:00Z" w16du:dateUtc="2026-02-25T23:41:00Z">
                    <w:rPr>
                      <w:rFonts w:ascii="Aptos Narrow" w:eastAsia="Times New Roman" w:hAnsi="Aptos Narrow" w:cs="Times New Roman"/>
                      <w:color w:val="000000"/>
                      <w:lang w:eastAsia="zh-CN"/>
                    </w:rPr>
                  </w:rPrChange>
                </w:rPr>
                <w:t>ndex</w:t>
              </w:r>
            </w:ins>
          </w:p>
        </w:tc>
        <w:tc>
          <w:tcPr>
            <w:tcW w:w="0" w:type="auto"/>
            <w:noWrap/>
            <w:vAlign w:val="bottom"/>
            <w:hideMark/>
            <w:tcPrChange w:id="2147" w:author="Jujia Li" w:date="2026-02-25T18:55:00Z" w16du:dateUtc="2026-02-26T00:55:00Z">
              <w:tcPr>
                <w:tcW w:w="1830" w:type="dxa"/>
                <w:gridSpan w:val="2"/>
                <w:noWrap/>
                <w:vAlign w:val="bottom"/>
                <w:hideMark/>
              </w:tcPr>
            </w:tcPrChange>
          </w:tcPr>
          <w:p w14:paraId="2C7D5182" w14:textId="77777777" w:rsidR="00B736F2" w:rsidRPr="0008190F" w:rsidRDefault="00B736F2">
            <w:pPr>
              <w:spacing w:after="0" w:line="240" w:lineRule="auto"/>
              <w:jc w:val="right"/>
              <w:rPr>
                <w:ins w:id="2148" w:author="Jujia Li" w:date="2026-02-25T17:41:00Z" w16du:dateUtc="2026-02-25T23:41:00Z"/>
                <w:rFonts w:ascii="Aptos Narrow" w:eastAsia="Times New Roman" w:hAnsi="Aptos Narrow" w:cs="Times New Roman"/>
                <w:color w:val="000000"/>
                <w:lang w:eastAsia="zh-CN"/>
              </w:rPr>
              <w:pPrChange w:id="2149" w:author="Jujia Li" w:date="2026-02-25T17:52:00Z" w16du:dateUtc="2026-02-25T23:52:00Z">
                <w:pPr>
                  <w:spacing w:after="0" w:line="240" w:lineRule="auto"/>
                </w:pPr>
              </w:pPrChange>
            </w:pPr>
            <w:ins w:id="2150" w:author="Jujia Li" w:date="2026-02-25T17:41:00Z" w16du:dateUtc="2026-02-25T23:41:00Z">
              <w:r w:rsidRPr="0008190F">
                <w:rPr>
                  <w:rFonts w:ascii="Aptos Narrow" w:eastAsia="Times New Roman" w:hAnsi="Aptos Narrow" w:cs="Times New Roman"/>
                  <w:color w:val="000000"/>
                  <w:lang w:eastAsia="zh-CN"/>
                </w:rPr>
                <w:t xml:space="preserve">0.26 (0.22) </w:t>
              </w:r>
            </w:ins>
          </w:p>
        </w:tc>
        <w:tc>
          <w:tcPr>
            <w:tcW w:w="0" w:type="auto"/>
            <w:tcPrChange w:id="2151" w:author="Jujia Li" w:date="2026-02-25T18:55:00Z" w16du:dateUtc="2026-02-26T00:55:00Z">
              <w:tcPr>
                <w:tcW w:w="839" w:type="dxa"/>
                <w:gridSpan w:val="2"/>
              </w:tcPr>
            </w:tcPrChange>
          </w:tcPr>
          <w:p w14:paraId="3A370594" w14:textId="77777777" w:rsidR="00B736F2" w:rsidRPr="0008190F" w:rsidRDefault="00B736F2" w:rsidP="0008190F">
            <w:pPr>
              <w:spacing w:after="0" w:line="240" w:lineRule="auto"/>
              <w:rPr>
                <w:ins w:id="215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153" w:author="Jujia Li" w:date="2026-02-25T18:55:00Z" w16du:dateUtc="2026-02-26T00:55:00Z">
              <w:tcPr>
                <w:tcW w:w="1804" w:type="dxa"/>
                <w:gridSpan w:val="3"/>
                <w:noWrap/>
                <w:vAlign w:val="bottom"/>
                <w:hideMark/>
              </w:tcPr>
            </w:tcPrChange>
          </w:tcPr>
          <w:p w14:paraId="5EACAD62" w14:textId="1A8D4FB1" w:rsidR="00B736F2" w:rsidRPr="0008190F" w:rsidRDefault="00B736F2">
            <w:pPr>
              <w:spacing w:after="0" w:line="240" w:lineRule="auto"/>
              <w:jc w:val="right"/>
              <w:rPr>
                <w:ins w:id="2154" w:author="Jujia Li" w:date="2026-02-25T17:41:00Z" w16du:dateUtc="2026-02-25T23:41:00Z"/>
                <w:rFonts w:ascii="Aptos Narrow" w:eastAsia="Times New Roman" w:hAnsi="Aptos Narrow" w:cs="Times New Roman"/>
                <w:color w:val="000000"/>
                <w:lang w:eastAsia="zh-CN"/>
              </w:rPr>
              <w:pPrChange w:id="2155" w:author="Jujia Li" w:date="2026-02-25T17:52:00Z" w16du:dateUtc="2026-02-25T23:52:00Z">
                <w:pPr>
                  <w:spacing w:after="0" w:line="240" w:lineRule="auto"/>
                </w:pPr>
              </w:pPrChange>
            </w:pPr>
            <w:ins w:id="215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157" w:author="Jujia Li" w:date="2026-02-25T18:55:00Z" w16du:dateUtc="2026-02-26T00:55:00Z">
              <w:tcPr>
                <w:tcW w:w="0" w:type="auto"/>
                <w:gridSpan w:val="2"/>
              </w:tcPr>
            </w:tcPrChange>
          </w:tcPr>
          <w:p w14:paraId="3D0D404A" w14:textId="77777777" w:rsidR="00B736F2" w:rsidRPr="0008190F" w:rsidRDefault="00B736F2" w:rsidP="0008190F">
            <w:pPr>
              <w:spacing w:after="0" w:line="240" w:lineRule="auto"/>
              <w:rPr>
                <w:ins w:id="2158" w:author="Jujia Li" w:date="2026-02-25T17:51:00Z" w16du:dateUtc="2026-02-25T23:51:00Z"/>
                <w:rFonts w:ascii="Aptos Narrow" w:eastAsia="Times New Roman" w:hAnsi="Aptos Narrow" w:cs="Times New Roman"/>
                <w:color w:val="000000"/>
                <w:lang w:eastAsia="zh-CN"/>
              </w:rPr>
            </w:pPr>
          </w:p>
        </w:tc>
      </w:tr>
      <w:tr w:rsidR="00B736F2" w:rsidRPr="0008190F" w14:paraId="0C1DF892" w14:textId="4068252F" w:rsidTr="007F6CDD">
        <w:tblPrEx>
          <w:tblPrExChange w:id="215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160" w:author="Jujia Li" w:date="2026-02-25T17:41:00Z"/>
          <w:trPrChange w:id="2161" w:author="Jujia Li" w:date="2026-02-25T18:55:00Z" w16du:dateUtc="2026-02-26T00:55:00Z">
            <w:trPr>
              <w:trHeight w:val="300"/>
            </w:trPr>
          </w:trPrChange>
        </w:trPr>
        <w:tc>
          <w:tcPr>
            <w:tcW w:w="0" w:type="auto"/>
            <w:noWrap/>
            <w:vAlign w:val="bottom"/>
            <w:hideMark/>
            <w:tcPrChange w:id="2162" w:author="Jujia Li" w:date="2026-02-25T18:55:00Z" w16du:dateUtc="2026-02-26T00:55:00Z">
              <w:tcPr>
                <w:tcW w:w="3451" w:type="dxa"/>
                <w:noWrap/>
                <w:vAlign w:val="bottom"/>
                <w:hideMark/>
              </w:tcPr>
            </w:tcPrChange>
          </w:tcPr>
          <w:p w14:paraId="72844F65" w14:textId="31D34BD6" w:rsidR="00B736F2" w:rsidRPr="0008190F" w:rsidRDefault="00B736F2" w:rsidP="0008190F">
            <w:pPr>
              <w:spacing w:after="0" w:line="240" w:lineRule="auto"/>
              <w:rPr>
                <w:ins w:id="2163" w:author="Jujia Li" w:date="2026-02-25T17:41:00Z" w16du:dateUtc="2026-02-25T23:41:00Z"/>
                <w:rFonts w:ascii="Aptos Narrow" w:eastAsia="Times New Roman" w:hAnsi="Aptos Narrow" w:cs="Times New Roman"/>
                <w:color w:val="000000"/>
                <w:lang w:eastAsia="zh-CN"/>
              </w:rPr>
            </w:pPr>
            <w:ins w:id="2164" w:author="Jujia Li" w:date="2026-02-25T17:41:00Z" w16du:dateUtc="2026-02-25T23:41:00Z">
              <w:r w:rsidRPr="0008190F">
                <w:rPr>
                  <w:rFonts w:ascii="Aptos Narrow" w:eastAsia="Times New Roman" w:hAnsi="Aptos Narrow" w:cs="Times New Roman"/>
                  <w:color w:val="000000"/>
                  <w:lang w:eastAsia="zh-CN"/>
                </w:rPr>
                <w:t>BUPRENORPHINE</w:t>
              </w:r>
            </w:ins>
            <w:ins w:id="2165" w:author="Jujia Li" w:date="2026-02-25T17:47:00Z" w16du:dateUtc="2026-02-25T23:47:00Z">
              <w:r>
                <w:rPr>
                  <w:rFonts w:ascii="Aptos Narrow" w:eastAsia="Times New Roman" w:hAnsi="Aptos Narrow" w:cs="Times New Roman"/>
                  <w:color w:val="000000"/>
                  <w:lang w:eastAsia="zh-CN"/>
                </w:rPr>
                <w:t xml:space="preserve"> </w:t>
              </w:r>
            </w:ins>
            <w:ins w:id="2166" w:author="Jujia Li" w:date="2026-02-25T17:41:00Z" w16du:dateUtc="2026-02-25T23:41:00Z">
              <w:r w:rsidRPr="0008190F">
                <w:rPr>
                  <w:rFonts w:ascii="Aptos Narrow" w:eastAsia="Times New Roman" w:hAnsi="Aptos Narrow" w:cs="Times New Roman"/>
                  <w:color w:val="000000"/>
                  <w:lang w:eastAsia="zh-CN"/>
                </w:rPr>
                <w:t>:</w:t>
              </w:r>
            </w:ins>
            <w:ins w:id="2167" w:author="Jujia Li" w:date="2026-02-25T17:48:00Z" w16du:dateUtc="2026-02-25T23:48:00Z">
              <w:r>
                <w:rPr>
                  <w:rFonts w:ascii="Aptos Narrow" w:eastAsia="Times New Roman" w:hAnsi="Aptos Narrow" w:cs="Times New Roman"/>
                  <w:color w:val="000000"/>
                  <w:lang w:eastAsia="zh-CN"/>
                </w:rPr>
                <w:t xml:space="preserve"> Poverty Rate</w:t>
              </w:r>
            </w:ins>
          </w:p>
        </w:tc>
        <w:tc>
          <w:tcPr>
            <w:tcW w:w="0" w:type="auto"/>
            <w:noWrap/>
            <w:vAlign w:val="bottom"/>
            <w:hideMark/>
            <w:tcPrChange w:id="2168" w:author="Jujia Li" w:date="2026-02-25T18:55:00Z" w16du:dateUtc="2026-02-26T00:55:00Z">
              <w:tcPr>
                <w:tcW w:w="1830" w:type="dxa"/>
                <w:gridSpan w:val="2"/>
                <w:noWrap/>
                <w:vAlign w:val="bottom"/>
                <w:hideMark/>
              </w:tcPr>
            </w:tcPrChange>
          </w:tcPr>
          <w:p w14:paraId="58E6D5F8" w14:textId="5C62925F" w:rsidR="00B736F2" w:rsidRPr="0008190F" w:rsidRDefault="00B736F2">
            <w:pPr>
              <w:spacing w:after="0" w:line="240" w:lineRule="auto"/>
              <w:jc w:val="right"/>
              <w:rPr>
                <w:ins w:id="2169" w:author="Jujia Li" w:date="2026-02-25T17:41:00Z" w16du:dateUtc="2026-02-25T23:41:00Z"/>
                <w:rFonts w:ascii="Aptos Narrow" w:eastAsia="Times New Roman" w:hAnsi="Aptos Narrow" w:cs="Times New Roman"/>
                <w:color w:val="000000"/>
                <w:lang w:eastAsia="zh-CN"/>
              </w:rPr>
              <w:pPrChange w:id="2170" w:author="Jujia Li" w:date="2026-02-25T17:52:00Z" w16du:dateUtc="2026-02-25T23:52:00Z">
                <w:pPr>
                  <w:spacing w:after="0" w:line="240" w:lineRule="auto"/>
                </w:pPr>
              </w:pPrChange>
            </w:pPr>
            <w:ins w:id="2171" w:author="Jujia Li" w:date="2026-02-25T17:41:00Z" w16du:dateUtc="2026-02-25T23:41:00Z">
              <w:r w:rsidRPr="0008190F">
                <w:rPr>
                  <w:rFonts w:ascii="Aptos Narrow" w:eastAsia="Times New Roman" w:hAnsi="Aptos Narrow" w:cs="Times New Roman"/>
                  <w:color w:val="000000"/>
                  <w:lang w:eastAsia="zh-CN"/>
                </w:rPr>
                <w:t xml:space="preserve">0.56 (0.24) </w:t>
              </w:r>
            </w:ins>
          </w:p>
        </w:tc>
        <w:tc>
          <w:tcPr>
            <w:tcW w:w="0" w:type="auto"/>
            <w:tcPrChange w:id="2172" w:author="Jujia Li" w:date="2026-02-25T18:55:00Z" w16du:dateUtc="2026-02-26T00:55:00Z">
              <w:tcPr>
                <w:tcW w:w="839" w:type="dxa"/>
                <w:gridSpan w:val="2"/>
              </w:tcPr>
            </w:tcPrChange>
          </w:tcPr>
          <w:p w14:paraId="384749EE" w14:textId="46265C32" w:rsidR="00B736F2" w:rsidRPr="0008190F" w:rsidRDefault="00B736F2" w:rsidP="0008190F">
            <w:pPr>
              <w:spacing w:after="0" w:line="240" w:lineRule="auto"/>
              <w:rPr>
                <w:ins w:id="2173" w:author="Jujia Li" w:date="2026-02-25T17:49:00Z" w16du:dateUtc="2026-02-25T23:49:00Z"/>
                <w:rFonts w:ascii="Aptos Narrow" w:eastAsia="Times New Roman" w:hAnsi="Aptos Narrow" w:cs="Times New Roman"/>
                <w:color w:val="000000"/>
                <w:lang w:eastAsia="zh-CN"/>
              </w:rPr>
            </w:pPr>
            <w:ins w:id="2174"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2175" w:author="Jujia Li" w:date="2026-02-25T18:55:00Z" w16du:dateUtc="2026-02-26T00:55:00Z">
              <w:tcPr>
                <w:tcW w:w="1804" w:type="dxa"/>
                <w:gridSpan w:val="3"/>
                <w:noWrap/>
                <w:vAlign w:val="bottom"/>
                <w:hideMark/>
              </w:tcPr>
            </w:tcPrChange>
          </w:tcPr>
          <w:p w14:paraId="2AAB63BC" w14:textId="6BDDD528" w:rsidR="00B736F2" w:rsidRPr="0008190F" w:rsidRDefault="00B736F2">
            <w:pPr>
              <w:spacing w:after="0" w:line="240" w:lineRule="auto"/>
              <w:jc w:val="right"/>
              <w:rPr>
                <w:ins w:id="2176" w:author="Jujia Li" w:date="2026-02-25T17:41:00Z" w16du:dateUtc="2026-02-25T23:41:00Z"/>
                <w:rFonts w:ascii="Aptos Narrow" w:eastAsia="Times New Roman" w:hAnsi="Aptos Narrow" w:cs="Times New Roman"/>
                <w:color w:val="000000"/>
                <w:lang w:eastAsia="zh-CN"/>
              </w:rPr>
              <w:pPrChange w:id="2177" w:author="Jujia Li" w:date="2026-02-25T17:52:00Z" w16du:dateUtc="2026-02-25T23:52:00Z">
                <w:pPr>
                  <w:spacing w:after="0" w:line="240" w:lineRule="auto"/>
                </w:pPr>
              </w:pPrChange>
            </w:pPr>
            <w:ins w:id="217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179" w:author="Jujia Li" w:date="2026-02-25T18:55:00Z" w16du:dateUtc="2026-02-26T00:55:00Z">
              <w:tcPr>
                <w:tcW w:w="0" w:type="auto"/>
                <w:gridSpan w:val="2"/>
              </w:tcPr>
            </w:tcPrChange>
          </w:tcPr>
          <w:p w14:paraId="76674ECB" w14:textId="77777777" w:rsidR="00B736F2" w:rsidRPr="0008190F" w:rsidRDefault="00B736F2" w:rsidP="0008190F">
            <w:pPr>
              <w:spacing w:after="0" w:line="240" w:lineRule="auto"/>
              <w:rPr>
                <w:ins w:id="2180" w:author="Jujia Li" w:date="2026-02-25T17:51:00Z" w16du:dateUtc="2026-02-25T23:51:00Z"/>
                <w:rFonts w:ascii="Aptos Narrow" w:eastAsia="Times New Roman" w:hAnsi="Aptos Narrow" w:cs="Times New Roman"/>
                <w:color w:val="000000"/>
                <w:lang w:eastAsia="zh-CN"/>
              </w:rPr>
            </w:pPr>
          </w:p>
        </w:tc>
      </w:tr>
      <w:tr w:rsidR="00B736F2" w:rsidRPr="0008190F" w14:paraId="7F35BBC3" w14:textId="7446AFF6" w:rsidTr="007F6CDD">
        <w:tblPrEx>
          <w:tblPrExChange w:id="218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182" w:author="Jujia Li" w:date="2026-02-25T17:41:00Z"/>
          <w:trPrChange w:id="2183" w:author="Jujia Li" w:date="2026-02-25T18:55:00Z" w16du:dateUtc="2026-02-26T00:55:00Z">
            <w:trPr>
              <w:trHeight w:val="300"/>
            </w:trPr>
          </w:trPrChange>
        </w:trPr>
        <w:tc>
          <w:tcPr>
            <w:tcW w:w="0" w:type="auto"/>
            <w:noWrap/>
            <w:vAlign w:val="bottom"/>
            <w:hideMark/>
            <w:tcPrChange w:id="2184" w:author="Jujia Li" w:date="2026-02-25T18:55:00Z" w16du:dateUtc="2026-02-26T00:55:00Z">
              <w:tcPr>
                <w:tcW w:w="3451" w:type="dxa"/>
                <w:noWrap/>
                <w:vAlign w:val="bottom"/>
                <w:hideMark/>
              </w:tcPr>
            </w:tcPrChange>
          </w:tcPr>
          <w:p w14:paraId="74D5A146" w14:textId="0527681D" w:rsidR="00B736F2" w:rsidRPr="0008190F" w:rsidRDefault="00B736F2" w:rsidP="0008190F">
            <w:pPr>
              <w:spacing w:after="0" w:line="240" w:lineRule="auto"/>
              <w:rPr>
                <w:ins w:id="2185" w:author="Jujia Li" w:date="2026-02-25T17:41:00Z" w16du:dateUtc="2026-02-25T23:41:00Z"/>
                <w:rFonts w:ascii="Aptos Narrow" w:eastAsia="Times New Roman" w:hAnsi="Aptos Narrow" w:cs="Times New Roman"/>
                <w:color w:val="000000"/>
                <w:lang w:eastAsia="zh-CN"/>
              </w:rPr>
            </w:pPr>
            <w:ins w:id="2186" w:author="Jujia Li" w:date="2026-02-25T17:41:00Z" w16du:dateUtc="2026-02-25T23:41:00Z">
              <w:r w:rsidRPr="0008190F">
                <w:rPr>
                  <w:rFonts w:ascii="Aptos Narrow" w:eastAsia="Times New Roman" w:hAnsi="Aptos Narrow" w:cs="Times New Roman"/>
                  <w:color w:val="000000"/>
                  <w:lang w:eastAsia="zh-CN"/>
                </w:rPr>
                <w:t>BUPRENORPHINE</w:t>
              </w:r>
            </w:ins>
            <w:ins w:id="2187" w:author="Jujia Li" w:date="2026-02-25T17:47:00Z" w16du:dateUtc="2026-02-25T23:47:00Z">
              <w:r>
                <w:rPr>
                  <w:rFonts w:ascii="Aptos Narrow" w:eastAsia="Times New Roman" w:hAnsi="Aptos Narrow" w:cs="Times New Roman"/>
                  <w:color w:val="000000"/>
                  <w:lang w:eastAsia="zh-CN"/>
                </w:rPr>
                <w:t xml:space="preserve"> </w:t>
              </w:r>
            </w:ins>
            <w:ins w:id="2188" w:author="Jujia Li" w:date="2026-02-25T17:41:00Z" w16du:dateUtc="2026-02-25T23:41:00Z">
              <w:r w:rsidRPr="0008190F">
                <w:rPr>
                  <w:rFonts w:ascii="Aptos Narrow" w:eastAsia="Times New Roman" w:hAnsi="Aptos Narrow" w:cs="Times New Roman"/>
                  <w:color w:val="000000"/>
                  <w:lang w:eastAsia="zh-CN"/>
                </w:rPr>
                <w:t>:</w:t>
              </w:r>
            </w:ins>
            <w:ins w:id="2189" w:author="Jujia Li" w:date="2026-02-25T17:49:00Z" w16du:dateUtc="2026-02-25T23:49:00Z">
              <w:r>
                <w:rPr>
                  <w:rFonts w:ascii="Aptos Narrow" w:eastAsia="Times New Roman" w:hAnsi="Aptos Narrow" w:cs="Times New Roman"/>
                  <w:color w:val="000000"/>
                  <w:lang w:eastAsia="zh-CN"/>
                </w:rPr>
                <w:t xml:space="preserve"> No-insurance Rate</w:t>
              </w:r>
            </w:ins>
          </w:p>
        </w:tc>
        <w:tc>
          <w:tcPr>
            <w:tcW w:w="0" w:type="auto"/>
            <w:noWrap/>
            <w:vAlign w:val="bottom"/>
            <w:hideMark/>
            <w:tcPrChange w:id="2190" w:author="Jujia Li" w:date="2026-02-25T18:55:00Z" w16du:dateUtc="2026-02-26T00:55:00Z">
              <w:tcPr>
                <w:tcW w:w="1830" w:type="dxa"/>
                <w:gridSpan w:val="2"/>
                <w:noWrap/>
                <w:vAlign w:val="bottom"/>
                <w:hideMark/>
              </w:tcPr>
            </w:tcPrChange>
          </w:tcPr>
          <w:p w14:paraId="4298E906" w14:textId="01FB7692" w:rsidR="00B736F2" w:rsidRPr="0008190F" w:rsidRDefault="00B736F2">
            <w:pPr>
              <w:spacing w:after="0" w:line="240" w:lineRule="auto"/>
              <w:jc w:val="right"/>
              <w:rPr>
                <w:ins w:id="2191" w:author="Jujia Li" w:date="2026-02-25T17:41:00Z" w16du:dateUtc="2026-02-25T23:41:00Z"/>
                <w:rFonts w:ascii="Aptos Narrow" w:eastAsia="Times New Roman" w:hAnsi="Aptos Narrow" w:cs="Times New Roman"/>
                <w:color w:val="000000"/>
                <w:lang w:eastAsia="zh-CN"/>
              </w:rPr>
              <w:pPrChange w:id="2192" w:author="Jujia Li" w:date="2026-02-25T17:52:00Z" w16du:dateUtc="2026-02-25T23:52:00Z">
                <w:pPr>
                  <w:spacing w:after="0" w:line="240" w:lineRule="auto"/>
                </w:pPr>
              </w:pPrChange>
            </w:pPr>
            <w:ins w:id="2193" w:author="Jujia Li" w:date="2026-02-25T17:41:00Z" w16du:dateUtc="2026-02-25T23:41:00Z">
              <w:r w:rsidRPr="0008190F">
                <w:rPr>
                  <w:rFonts w:ascii="Aptos Narrow" w:eastAsia="Times New Roman" w:hAnsi="Aptos Narrow" w:cs="Times New Roman"/>
                  <w:color w:val="000000"/>
                  <w:lang w:eastAsia="zh-CN"/>
                </w:rPr>
                <w:t xml:space="preserve">-0.35 (0.20) </w:t>
              </w:r>
            </w:ins>
          </w:p>
        </w:tc>
        <w:tc>
          <w:tcPr>
            <w:tcW w:w="0" w:type="auto"/>
            <w:tcPrChange w:id="2194" w:author="Jujia Li" w:date="2026-02-25T18:55:00Z" w16du:dateUtc="2026-02-26T00:55:00Z">
              <w:tcPr>
                <w:tcW w:w="839" w:type="dxa"/>
                <w:gridSpan w:val="2"/>
              </w:tcPr>
            </w:tcPrChange>
          </w:tcPr>
          <w:p w14:paraId="76C6254C" w14:textId="099EB024" w:rsidR="00B736F2" w:rsidRPr="0008190F" w:rsidRDefault="00B736F2" w:rsidP="0008190F">
            <w:pPr>
              <w:spacing w:after="0" w:line="240" w:lineRule="auto"/>
              <w:rPr>
                <w:ins w:id="2195" w:author="Jujia Li" w:date="2026-02-25T17:49:00Z" w16du:dateUtc="2026-02-25T23:49:00Z"/>
                <w:rFonts w:ascii="Aptos Narrow" w:eastAsia="Times New Roman" w:hAnsi="Aptos Narrow" w:cs="Times New Roman"/>
                <w:color w:val="000000"/>
                <w:lang w:eastAsia="zh-CN"/>
              </w:rPr>
            </w:pPr>
            <w:ins w:id="2196"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2197" w:author="Jujia Li" w:date="2026-02-25T18:55:00Z" w16du:dateUtc="2026-02-26T00:55:00Z">
              <w:tcPr>
                <w:tcW w:w="1804" w:type="dxa"/>
                <w:gridSpan w:val="3"/>
                <w:noWrap/>
                <w:vAlign w:val="bottom"/>
                <w:hideMark/>
              </w:tcPr>
            </w:tcPrChange>
          </w:tcPr>
          <w:p w14:paraId="7F3068E9" w14:textId="21EC069B" w:rsidR="00B736F2" w:rsidRPr="0008190F" w:rsidRDefault="00B736F2">
            <w:pPr>
              <w:spacing w:after="0" w:line="240" w:lineRule="auto"/>
              <w:jc w:val="right"/>
              <w:rPr>
                <w:ins w:id="2198" w:author="Jujia Li" w:date="2026-02-25T17:41:00Z" w16du:dateUtc="2026-02-25T23:41:00Z"/>
                <w:rFonts w:ascii="Aptos Narrow" w:eastAsia="Times New Roman" w:hAnsi="Aptos Narrow" w:cs="Times New Roman"/>
                <w:color w:val="000000"/>
                <w:lang w:eastAsia="zh-CN"/>
              </w:rPr>
              <w:pPrChange w:id="2199" w:author="Jujia Li" w:date="2026-02-25T17:52:00Z" w16du:dateUtc="2026-02-25T23:52:00Z">
                <w:pPr>
                  <w:spacing w:after="0" w:line="240" w:lineRule="auto"/>
                </w:pPr>
              </w:pPrChange>
            </w:pPr>
            <w:ins w:id="2200"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201" w:author="Jujia Li" w:date="2026-02-25T18:55:00Z" w16du:dateUtc="2026-02-26T00:55:00Z">
              <w:tcPr>
                <w:tcW w:w="0" w:type="auto"/>
                <w:gridSpan w:val="2"/>
              </w:tcPr>
            </w:tcPrChange>
          </w:tcPr>
          <w:p w14:paraId="56D97810" w14:textId="77777777" w:rsidR="00B736F2" w:rsidRPr="0008190F" w:rsidRDefault="00B736F2" w:rsidP="0008190F">
            <w:pPr>
              <w:spacing w:after="0" w:line="240" w:lineRule="auto"/>
              <w:rPr>
                <w:ins w:id="2202" w:author="Jujia Li" w:date="2026-02-25T17:51:00Z" w16du:dateUtc="2026-02-25T23:51:00Z"/>
                <w:rFonts w:ascii="Aptos Narrow" w:eastAsia="Times New Roman" w:hAnsi="Aptos Narrow" w:cs="Times New Roman"/>
                <w:color w:val="000000"/>
                <w:lang w:eastAsia="zh-CN"/>
              </w:rPr>
            </w:pPr>
          </w:p>
        </w:tc>
      </w:tr>
      <w:tr w:rsidR="00B736F2" w:rsidRPr="0008190F" w14:paraId="3F63C811" w14:textId="6FDFD5DA" w:rsidTr="007F6CDD">
        <w:tblPrEx>
          <w:tblPrExChange w:id="2203"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204" w:author="Jujia Li" w:date="2026-02-25T17:41:00Z"/>
          <w:trPrChange w:id="2205" w:author="Jujia Li" w:date="2026-02-25T18:55:00Z" w16du:dateUtc="2026-02-26T00:55:00Z">
            <w:trPr>
              <w:trHeight w:val="300"/>
            </w:trPr>
          </w:trPrChange>
        </w:trPr>
        <w:tc>
          <w:tcPr>
            <w:tcW w:w="0" w:type="auto"/>
            <w:noWrap/>
            <w:vAlign w:val="bottom"/>
            <w:hideMark/>
            <w:tcPrChange w:id="2206" w:author="Jujia Li" w:date="2026-02-25T18:55:00Z" w16du:dateUtc="2026-02-26T00:55:00Z">
              <w:tcPr>
                <w:tcW w:w="3451" w:type="dxa"/>
                <w:noWrap/>
                <w:vAlign w:val="bottom"/>
                <w:hideMark/>
              </w:tcPr>
            </w:tcPrChange>
          </w:tcPr>
          <w:p w14:paraId="4B711143" w14:textId="4D481F6A" w:rsidR="00B736F2" w:rsidRPr="0008190F" w:rsidRDefault="00B736F2" w:rsidP="0008190F">
            <w:pPr>
              <w:spacing w:after="0" w:line="240" w:lineRule="auto"/>
              <w:rPr>
                <w:ins w:id="2207" w:author="Jujia Li" w:date="2026-02-25T17:41:00Z" w16du:dateUtc="2026-02-25T23:41:00Z"/>
                <w:rFonts w:ascii="Aptos Narrow" w:eastAsia="Times New Roman" w:hAnsi="Aptos Narrow" w:cs="Times New Roman"/>
                <w:color w:val="000000"/>
                <w:lang w:eastAsia="zh-CN"/>
              </w:rPr>
            </w:pPr>
            <w:ins w:id="2208" w:author="Jujia Li" w:date="2026-02-25T17:41:00Z" w16du:dateUtc="2026-02-25T23:41:00Z">
              <w:r w:rsidRPr="0008190F">
                <w:rPr>
                  <w:rFonts w:ascii="Aptos Narrow" w:eastAsia="Times New Roman" w:hAnsi="Aptos Narrow" w:cs="Times New Roman"/>
                  <w:color w:val="000000"/>
                  <w:lang w:eastAsia="zh-CN"/>
                </w:rPr>
                <w:t>BUPRENORPHINE</w:t>
              </w:r>
            </w:ins>
            <w:ins w:id="2209" w:author="Jujia Li" w:date="2026-02-25T17:47:00Z" w16du:dateUtc="2026-02-25T23:47:00Z">
              <w:r>
                <w:rPr>
                  <w:rFonts w:ascii="Aptos Narrow" w:eastAsia="Times New Roman" w:hAnsi="Aptos Narrow" w:cs="Times New Roman"/>
                  <w:color w:val="000000"/>
                  <w:lang w:eastAsia="zh-CN"/>
                </w:rPr>
                <w:t xml:space="preserve"> </w:t>
              </w:r>
            </w:ins>
            <w:ins w:id="2210" w:author="Jujia Li" w:date="2026-02-25T17:41:00Z" w16du:dateUtc="2026-02-25T23:41:00Z">
              <w:r w:rsidRPr="0008190F">
                <w:rPr>
                  <w:rFonts w:ascii="Aptos Narrow" w:eastAsia="Times New Roman" w:hAnsi="Aptos Narrow" w:cs="Times New Roman"/>
                  <w:color w:val="000000"/>
                  <w:lang w:eastAsia="zh-CN"/>
                </w:rPr>
                <w:t>:</w:t>
              </w:r>
            </w:ins>
            <w:ins w:id="2211" w:author="Jujia Li" w:date="2026-02-25T17:47:00Z" w16du:dateUtc="2026-02-25T23:47:00Z">
              <w:r>
                <w:rPr>
                  <w:rFonts w:ascii="Aptos Narrow" w:eastAsia="Times New Roman" w:hAnsi="Aptos Narrow" w:cs="Times New Roman"/>
                  <w:color w:val="000000"/>
                  <w:lang w:eastAsia="zh-CN"/>
                </w:rPr>
                <w:t xml:space="preserve"> Time Index</w:t>
              </w:r>
            </w:ins>
          </w:p>
        </w:tc>
        <w:tc>
          <w:tcPr>
            <w:tcW w:w="0" w:type="auto"/>
            <w:noWrap/>
            <w:vAlign w:val="bottom"/>
            <w:hideMark/>
            <w:tcPrChange w:id="2212" w:author="Jujia Li" w:date="2026-02-25T18:55:00Z" w16du:dateUtc="2026-02-26T00:55:00Z">
              <w:tcPr>
                <w:tcW w:w="1830" w:type="dxa"/>
                <w:gridSpan w:val="2"/>
                <w:noWrap/>
                <w:vAlign w:val="bottom"/>
                <w:hideMark/>
              </w:tcPr>
            </w:tcPrChange>
          </w:tcPr>
          <w:p w14:paraId="4BB0270F" w14:textId="77777777" w:rsidR="00B736F2" w:rsidRPr="0008190F" w:rsidRDefault="00B736F2">
            <w:pPr>
              <w:spacing w:after="0" w:line="240" w:lineRule="auto"/>
              <w:jc w:val="right"/>
              <w:rPr>
                <w:ins w:id="2213" w:author="Jujia Li" w:date="2026-02-25T17:41:00Z" w16du:dateUtc="2026-02-25T23:41:00Z"/>
                <w:rFonts w:ascii="Aptos Narrow" w:eastAsia="Times New Roman" w:hAnsi="Aptos Narrow" w:cs="Times New Roman"/>
                <w:color w:val="000000"/>
                <w:lang w:eastAsia="zh-CN"/>
              </w:rPr>
              <w:pPrChange w:id="2214" w:author="Jujia Li" w:date="2026-02-25T17:52:00Z" w16du:dateUtc="2026-02-25T23:52:00Z">
                <w:pPr>
                  <w:spacing w:after="0" w:line="240" w:lineRule="auto"/>
                </w:pPr>
              </w:pPrChange>
            </w:pPr>
            <w:ins w:id="2215" w:author="Jujia Li" w:date="2026-02-25T17:41:00Z" w16du:dateUtc="2026-02-25T23:41:00Z">
              <w:r w:rsidRPr="0008190F">
                <w:rPr>
                  <w:rFonts w:ascii="Aptos Narrow" w:eastAsia="Times New Roman" w:hAnsi="Aptos Narrow" w:cs="Times New Roman"/>
                  <w:color w:val="000000"/>
                  <w:lang w:eastAsia="zh-CN"/>
                </w:rPr>
                <w:t xml:space="preserve">-0.09 (0.06) </w:t>
              </w:r>
            </w:ins>
          </w:p>
        </w:tc>
        <w:tc>
          <w:tcPr>
            <w:tcW w:w="0" w:type="auto"/>
            <w:tcPrChange w:id="2216" w:author="Jujia Li" w:date="2026-02-25T18:55:00Z" w16du:dateUtc="2026-02-26T00:55:00Z">
              <w:tcPr>
                <w:tcW w:w="839" w:type="dxa"/>
                <w:gridSpan w:val="2"/>
              </w:tcPr>
            </w:tcPrChange>
          </w:tcPr>
          <w:p w14:paraId="36C94AE1" w14:textId="77777777" w:rsidR="00B736F2" w:rsidRPr="0008190F" w:rsidRDefault="00B736F2" w:rsidP="0008190F">
            <w:pPr>
              <w:spacing w:after="0" w:line="240" w:lineRule="auto"/>
              <w:rPr>
                <w:ins w:id="2217"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218" w:author="Jujia Li" w:date="2026-02-25T18:55:00Z" w16du:dateUtc="2026-02-26T00:55:00Z">
              <w:tcPr>
                <w:tcW w:w="1804" w:type="dxa"/>
                <w:gridSpan w:val="3"/>
                <w:noWrap/>
                <w:vAlign w:val="bottom"/>
                <w:hideMark/>
              </w:tcPr>
            </w:tcPrChange>
          </w:tcPr>
          <w:p w14:paraId="3FD73D9F" w14:textId="2A91CF45" w:rsidR="00B736F2" w:rsidRPr="0008190F" w:rsidRDefault="00B736F2">
            <w:pPr>
              <w:spacing w:after="0" w:line="240" w:lineRule="auto"/>
              <w:jc w:val="right"/>
              <w:rPr>
                <w:ins w:id="2219" w:author="Jujia Li" w:date="2026-02-25T17:41:00Z" w16du:dateUtc="2026-02-25T23:41:00Z"/>
                <w:rFonts w:ascii="Aptos Narrow" w:eastAsia="Times New Roman" w:hAnsi="Aptos Narrow" w:cs="Times New Roman"/>
                <w:color w:val="000000"/>
                <w:lang w:eastAsia="zh-CN"/>
              </w:rPr>
              <w:pPrChange w:id="2220" w:author="Jujia Li" w:date="2026-02-25T17:52:00Z" w16du:dateUtc="2026-02-25T23:52:00Z">
                <w:pPr>
                  <w:spacing w:after="0" w:line="240" w:lineRule="auto"/>
                </w:pPr>
              </w:pPrChange>
            </w:pPr>
            <w:ins w:id="2221"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222" w:author="Jujia Li" w:date="2026-02-25T18:55:00Z" w16du:dateUtc="2026-02-26T00:55:00Z">
              <w:tcPr>
                <w:tcW w:w="0" w:type="auto"/>
                <w:gridSpan w:val="2"/>
              </w:tcPr>
            </w:tcPrChange>
          </w:tcPr>
          <w:p w14:paraId="791BF671" w14:textId="77777777" w:rsidR="00B736F2" w:rsidRPr="0008190F" w:rsidRDefault="00B736F2" w:rsidP="0008190F">
            <w:pPr>
              <w:spacing w:after="0" w:line="240" w:lineRule="auto"/>
              <w:rPr>
                <w:ins w:id="2223" w:author="Jujia Li" w:date="2026-02-25T17:51:00Z" w16du:dateUtc="2026-02-25T23:51:00Z"/>
                <w:rFonts w:ascii="Aptos Narrow" w:eastAsia="Times New Roman" w:hAnsi="Aptos Narrow" w:cs="Times New Roman"/>
                <w:color w:val="000000"/>
                <w:lang w:eastAsia="zh-CN"/>
              </w:rPr>
            </w:pPr>
          </w:p>
        </w:tc>
      </w:tr>
      <w:tr w:rsidR="00B736F2" w:rsidRPr="0008190F" w14:paraId="168E22B6" w14:textId="40CA3CC5" w:rsidTr="007F6CDD">
        <w:tblPrEx>
          <w:tblPrExChange w:id="2224"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225" w:author="Jujia Li" w:date="2026-02-25T17:41:00Z"/>
          <w:trPrChange w:id="2226" w:author="Jujia Li" w:date="2026-02-25T18:55:00Z" w16du:dateUtc="2026-02-26T00:55:00Z">
            <w:trPr>
              <w:trHeight w:val="300"/>
            </w:trPr>
          </w:trPrChange>
        </w:trPr>
        <w:tc>
          <w:tcPr>
            <w:tcW w:w="0" w:type="auto"/>
            <w:noWrap/>
            <w:vAlign w:val="bottom"/>
            <w:hideMark/>
            <w:tcPrChange w:id="2227" w:author="Jujia Li" w:date="2026-02-25T18:55:00Z" w16du:dateUtc="2026-02-26T00:55:00Z">
              <w:tcPr>
                <w:tcW w:w="3451" w:type="dxa"/>
                <w:noWrap/>
                <w:vAlign w:val="bottom"/>
                <w:hideMark/>
              </w:tcPr>
            </w:tcPrChange>
          </w:tcPr>
          <w:p w14:paraId="71FEFCB4" w14:textId="55F644D4" w:rsidR="00B736F2" w:rsidRPr="0008190F" w:rsidRDefault="00B736F2" w:rsidP="0008190F">
            <w:pPr>
              <w:spacing w:after="0" w:line="240" w:lineRule="auto"/>
              <w:rPr>
                <w:ins w:id="2228" w:author="Jujia Li" w:date="2026-02-25T17:41:00Z" w16du:dateUtc="2026-02-25T23:41:00Z"/>
                <w:rFonts w:ascii="Aptos Narrow" w:eastAsia="Times New Roman" w:hAnsi="Aptos Narrow" w:cs="Times New Roman"/>
                <w:color w:val="000000"/>
                <w:lang w:eastAsia="zh-CN"/>
              </w:rPr>
            </w:pPr>
            <w:ins w:id="2229" w:author="Jujia Li" w:date="2026-02-25T17:41:00Z" w16du:dateUtc="2026-02-25T23:41:00Z">
              <w:r w:rsidRPr="0008190F">
                <w:rPr>
                  <w:rFonts w:ascii="Aptos Narrow" w:eastAsia="Times New Roman" w:hAnsi="Aptos Narrow" w:cs="Times New Roman"/>
                  <w:color w:val="000000"/>
                  <w:lang w:eastAsia="zh-CN"/>
                </w:rPr>
                <w:t>HYDROCODONE</w:t>
              </w:r>
            </w:ins>
            <w:ins w:id="2230" w:author="Jujia Li" w:date="2026-02-25T17:47:00Z" w16du:dateUtc="2026-02-25T23:47:00Z">
              <w:r>
                <w:rPr>
                  <w:rFonts w:ascii="Aptos Narrow" w:eastAsia="Times New Roman" w:hAnsi="Aptos Narrow" w:cs="Times New Roman"/>
                  <w:color w:val="000000"/>
                  <w:lang w:eastAsia="zh-CN"/>
                </w:rPr>
                <w:t xml:space="preserve"> </w:t>
              </w:r>
            </w:ins>
            <w:ins w:id="2231" w:author="Jujia Li" w:date="2026-02-25T17:41:00Z" w16du:dateUtc="2026-02-25T23:41:00Z">
              <w:r w:rsidRPr="0008190F">
                <w:rPr>
                  <w:rFonts w:ascii="Aptos Narrow" w:eastAsia="Times New Roman" w:hAnsi="Aptos Narrow" w:cs="Times New Roman"/>
                  <w:color w:val="000000"/>
                  <w:lang w:eastAsia="zh-CN"/>
                </w:rPr>
                <w:t>:</w:t>
              </w:r>
            </w:ins>
            <w:ins w:id="2232" w:author="Jujia Li" w:date="2026-02-25T17:48:00Z" w16du:dateUtc="2026-02-25T23:48:00Z">
              <w:r>
                <w:rPr>
                  <w:rFonts w:ascii="Aptos Narrow" w:eastAsia="Times New Roman" w:hAnsi="Aptos Narrow" w:cs="Times New Roman"/>
                  <w:color w:val="000000"/>
                  <w:lang w:eastAsia="zh-CN"/>
                </w:rPr>
                <w:t xml:space="preserve"> Rural_factor</w:t>
              </w:r>
            </w:ins>
            <w:ins w:id="2233" w:author="Jujia Li" w:date="2026-02-25T17:41:00Z" w16du:dateUtc="2026-02-25T23:41:00Z">
              <w:r w:rsidRPr="0008190F">
                <w:rPr>
                  <w:rFonts w:ascii="Aptos Narrow" w:eastAsia="Times New Roman" w:hAnsi="Aptos Narrow" w:cs="Times New Roman"/>
                  <w:color w:val="000000"/>
                  <w:lang w:eastAsia="zh-CN"/>
                </w:rPr>
                <w:t>3</w:t>
              </w:r>
            </w:ins>
          </w:p>
        </w:tc>
        <w:tc>
          <w:tcPr>
            <w:tcW w:w="0" w:type="auto"/>
            <w:noWrap/>
            <w:vAlign w:val="bottom"/>
            <w:hideMark/>
            <w:tcPrChange w:id="2234" w:author="Jujia Li" w:date="2026-02-25T18:55:00Z" w16du:dateUtc="2026-02-26T00:55:00Z">
              <w:tcPr>
                <w:tcW w:w="1830" w:type="dxa"/>
                <w:gridSpan w:val="2"/>
                <w:noWrap/>
                <w:vAlign w:val="bottom"/>
                <w:hideMark/>
              </w:tcPr>
            </w:tcPrChange>
          </w:tcPr>
          <w:p w14:paraId="5E317EFF" w14:textId="77777777" w:rsidR="00B736F2" w:rsidRPr="0008190F" w:rsidRDefault="00B736F2">
            <w:pPr>
              <w:spacing w:after="0" w:line="240" w:lineRule="auto"/>
              <w:jc w:val="right"/>
              <w:rPr>
                <w:ins w:id="2235" w:author="Jujia Li" w:date="2026-02-25T17:41:00Z" w16du:dateUtc="2026-02-25T23:41:00Z"/>
                <w:rFonts w:ascii="Aptos Narrow" w:eastAsia="Times New Roman" w:hAnsi="Aptos Narrow" w:cs="Times New Roman"/>
                <w:color w:val="000000"/>
                <w:lang w:eastAsia="zh-CN"/>
              </w:rPr>
              <w:pPrChange w:id="2236" w:author="Jujia Li" w:date="2026-02-25T17:52:00Z" w16du:dateUtc="2026-02-25T23:52:00Z">
                <w:pPr>
                  <w:spacing w:after="0" w:line="240" w:lineRule="auto"/>
                </w:pPr>
              </w:pPrChange>
            </w:pPr>
            <w:ins w:id="2237" w:author="Jujia Li" w:date="2026-02-25T17:41:00Z" w16du:dateUtc="2026-02-25T23:41:00Z">
              <w:r w:rsidRPr="0008190F">
                <w:rPr>
                  <w:rFonts w:ascii="Aptos Narrow" w:eastAsia="Times New Roman" w:hAnsi="Aptos Narrow" w:cs="Times New Roman"/>
                  <w:color w:val="000000"/>
                  <w:lang w:eastAsia="zh-CN"/>
                </w:rPr>
                <w:t xml:space="preserve">0.94 (2.08) </w:t>
              </w:r>
            </w:ins>
          </w:p>
        </w:tc>
        <w:tc>
          <w:tcPr>
            <w:tcW w:w="0" w:type="auto"/>
            <w:tcPrChange w:id="2238" w:author="Jujia Li" w:date="2026-02-25T18:55:00Z" w16du:dateUtc="2026-02-26T00:55:00Z">
              <w:tcPr>
                <w:tcW w:w="839" w:type="dxa"/>
                <w:gridSpan w:val="2"/>
              </w:tcPr>
            </w:tcPrChange>
          </w:tcPr>
          <w:p w14:paraId="3AF01E8D" w14:textId="77777777" w:rsidR="00B736F2" w:rsidRPr="0008190F" w:rsidRDefault="00B736F2" w:rsidP="0008190F">
            <w:pPr>
              <w:spacing w:after="0" w:line="240" w:lineRule="auto"/>
              <w:rPr>
                <w:ins w:id="223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240" w:author="Jujia Li" w:date="2026-02-25T18:55:00Z" w16du:dateUtc="2026-02-26T00:55:00Z">
              <w:tcPr>
                <w:tcW w:w="1804" w:type="dxa"/>
                <w:gridSpan w:val="3"/>
                <w:noWrap/>
                <w:vAlign w:val="bottom"/>
                <w:hideMark/>
              </w:tcPr>
            </w:tcPrChange>
          </w:tcPr>
          <w:p w14:paraId="2BE1F559" w14:textId="634A7825" w:rsidR="00B736F2" w:rsidRPr="0008190F" w:rsidRDefault="00B736F2">
            <w:pPr>
              <w:spacing w:after="0" w:line="240" w:lineRule="auto"/>
              <w:jc w:val="right"/>
              <w:rPr>
                <w:ins w:id="2241" w:author="Jujia Li" w:date="2026-02-25T17:41:00Z" w16du:dateUtc="2026-02-25T23:41:00Z"/>
                <w:rFonts w:ascii="Aptos Narrow" w:eastAsia="Times New Roman" w:hAnsi="Aptos Narrow" w:cs="Times New Roman"/>
                <w:color w:val="000000"/>
                <w:lang w:eastAsia="zh-CN"/>
              </w:rPr>
              <w:pPrChange w:id="2242" w:author="Jujia Li" w:date="2026-02-25T17:52:00Z" w16du:dateUtc="2026-02-25T23:52:00Z">
                <w:pPr>
                  <w:spacing w:after="0" w:line="240" w:lineRule="auto"/>
                </w:pPr>
              </w:pPrChange>
            </w:pPr>
            <w:ins w:id="2243"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244" w:author="Jujia Li" w:date="2026-02-25T18:55:00Z" w16du:dateUtc="2026-02-26T00:55:00Z">
              <w:tcPr>
                <w:tcW w:w="0" w:type="auto"/>
                <w:gridSpan w:val="2"/>
              </w:tcPr>
            </w:tcPrChange>
          </w:tcPr>
          <w:p w14:paraId="298A24D0" w14:textId="77777777" w:rsidR="00B736F2" w:rsidRPr="0008190F" w:rsidRDefault="00B736F2" w:rsidP="0008190F">
            <w:pPr>
              <w:spacing w:after="0" w:line="240" w:lineRule="auto"/>
              <w:rPr>
                <w:ins w:id="2245" w:author="Jujia Li" w:date="2026-02-25T17:51:00Z" w16du:dateUtc="2026-02-25T23:51:00Z"/>
                <w:rFonts w:ascii="Aptos Narrow" w:eastAsia="Times New Roman" w:hAnsi="Aptos Narrow" w:cs="Times New Roman"/>
                <w:color w:val="000000"/>
                <w:lang w:eastAsia="zh-CN"/>
              </w:rPr>
            </w:pPr>
          </w:p>
        </w:tc>
      </w:tr>
      <w:tr w:rsidR="00B736F2" w:rsidRPr="0008190F" w14:paraId="1C70C97B" w14:textId="33B311D6" w:rsidTr="007F6CDD">
        <w:tblPrEx>
          <w:tblPrExChange w:id="224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247" w:author="Jujia Li" w:date="2026-02-25T17:41:00Z"/>
          <w:trPrChange w:id="2248" w:author="Jujia Li" w:date="2026-02-25T18:55:00Z" w16du:dateUtc="2026-02-26T00:55:00Z">
            <w:trPr>
              <w:trHeight w:val="300"/>
            </w:trPr>
          </w:trPrChange>
        </w:trPr>
        <w:tc>
          <w:tcPr>
            <w:tcW w:w="0" w:type="auto"/>
            <w:noWrap/>
            <w:vAlign w:val="bottom"/>
            <w:hideMark/>
            <w:tcPrChange w:id="2249" w:author="Jujia Li" w:date="2026-02-25T18:55:00Z" w16du:dateUtc="2026-02-26T00:55:00Z">
              <w:tcPr>
                <w:tcW w:w="3451" w:type="dxa"/>
                <w:noWrap/>
                <w:vAlign w:val="bottom"/>
                <w:hideMark/>
              </w:tcPr>
            </w:tcPrChange>
          </w:tcPr>
          <w:p w14:paraId="65D66F9D" w14:textId="24ED8727" w:rsidR="00B736F2" w:rsidRPr="0008190F" w:rsidRDefault="00B736F2" w:rsidP="0008190F">
            <w:pPr>
              <w:spacing w:after="0" w:line="240" w:lineRule="auto"/>
              <w:rPr>
                <w:ins w:id="2250" w:author="Jujia Li" w:date="2026-02-25T17:41:00Z" w16du:dateUtc="2026-02-25T23:41:00Z"/>
                <w:rFonts w:ascii="Aptos Narrow" w:eastAsia="Times New Roman" w:hAnsi="Aptos Narrow" w:cs="Times New Roman"/>
                <w:color w:val="000000"/>
                <w:lang w:eastAsia="zh-CN"/>
              </w:rPr>
            </w:pPr>
            <w:ins w:id="2251" w:author="Jujia Li" w:date="2026-02-25T17:41:00Z" w16du:dateUtc="2026-02-25T23:41:00Z">
              <w:r w:rsidRPr="0008190F">
                <w:rPr>
                  <w:rFonts w:ascii="Aptos Narrow" w:eastAsia="Times New Roman" w:hAnsi="Aptos Narrow" w:cs="Times New Roman"/>
                  <w:color w:val="000000"/>
                  <w:lang w:eastAsia="zh-CN"/>
                </w:rPr>
                <w:t>HYDROCODONE</w:t>
              </w:r>
            </w:ins>
            <w:ins w:id="2252" w:author="Jujia Li" w:date="2026-02-25T17:47:00Z" w16du:dateUtc="2026-02-25T23:47:00Z">
              <w:r>
                <w:rPr>
                  <w:rFonts w:ascii="Aptos Narrow" w:eastAsia="Times New Roman" w:hAnsi="Aptos Narrow" w:cs="Times New Roman"/>
                  <w:color w:val="000000"/>
                  <w:lang w:eastAsia="zh-CN"/>
                </w:rPr>
                <w:t xml:space="preserve"> </w:t>
              </w:r>
            </w:ins>
            <w:ins w:id="2253" w:author="Jujia Li" w:date="2026-02-25T17:41:00Z" w16du:dateUtc="2026-02-25T23:41:00Z">
              <w:r w:rsidRPr="0008190F">
                <w:rPr>
                  <w:rFonts w:ascii="Aptos Narrow" w:eastAsia="Times New Roman" w:hAnsi="Aptos Narrow" w:cs="Times New Roman"/>
                  <w:color w:val="000000"/>
                  <w:lang w:eastAsia="zh-CN"/>
                </w:rPr>
                <w:t>:</w:t>
              </w:r>
            </w:ins>
            <w:ins w:id="2254" w:author="Jujia Li" w:date="2026-02-25T17:48:00Z" w16du:dateUtc="2026-02-25T23:48:00Z">
              <w:r>
                <w:rPr>
                  <w:rFonts w:ascii="Aptos Narrow" w:eastAsia="Times New Roman" w:hAnsi="Aptos Narrow" w:cs="Times New Roman"/>
                  <w:color w:val="000000"/>
                  <w:lang w:eastAsia="zh-CN"/>
                </w:rPr>
                <w:t xml:space="preserve"> Rural_factor</w:t>
              </w:r>
            </w:ins>
            <w:ins w:id="2255" w:author="Jujia Li" w:date="2026-02-25T17:41:00Z" w16du:dateUtc="2026-02-25T23:41:00Z">
              <w:r w:rsidRPr="0008190F">
                <w:rPr>
                  <w:rFonts w:ascii="Aptos Narrow" w:eastAsia="Times New Roman" w:hAnsi="Aptos Narrow" w:cs="Times New Roman"/>
                  <w:color w:val="000000"/>
                  <w:lang w:eastAsia="zh-CN"/>
                </w:rPr>
                <w:t>4</w:t>
              </w:r>
            </w:ins>
          </w:p>
        </w:tc>
        <w:tc>
          <w:tcPr>
            <w:tcW w:w="0" w:type="auto"/>
            <w:noWrap/>
            <w:vAlign w:val="bottom"/>
            <w:hideMark/>
            <w:tcPrChange w:id="2256" w:author="Jujia Li" w:date="2026-02-25T18:55:00Z" w16du:dateUtc="2026-02-26T00:55:00Z">
              <w:tcPr>
                <w:tcW w:w="1830" w:type="dxa"/>
                <w:gridSpan w:val="2"/>
                <w:noWrap/>
                <w:vAlign w:val="bottom"/>
                <w:hideMark/>
              </w:tcPr>
            </w:tcPrChange>
          </w:tcPr>
          <w:p w14:paraId="6E84CF85" w14:textId="565290B7" w:rsidR="00B736F2" w:rsidRPr="0008190F" w:rsidRDefault="00B736F2">
            <w:pPr>
              <w:spacing w:after="0" w:line="240" w:lineRule="auto"/>
              <w:jc w:val="right"/>
              <w:rPr>
                <w:ins w:id="2257" w:author="Jujia Li" w:date="2026-02-25T17:41:00Z" w16du:dateUtc="2026-02-25T23:41:00Z"/>
                <w:rFonts w:ascii="Aptos Narrow" w:eastAsia="Times New Roman" w:hAnsi="Aptos Narrow" w:cs="Times New Roman"/>
                <w:color w:val="000000"/>
                <w:lang w:eastAsia="zh-CN"/>
              </w:rPr>
              <w:pPrChange w:id="2258" w:author="Jujia Li" w:date="2026-02-25T17:52:00Z" w16du:dateUtc="2026-02-25T23:52:00Z">
                <w:pPr>
                  <w:spacing w:after="0" w:line="240" w:lineRule="auto"/>
                </w:pPr>
              </w:pPrChange>
            </w:pPr>
            <w:ins w:id="2259" w:author="Jujia Li" w:date="2026-02-25T17:41:00Z" w16du:dateUtc="2026-02-25T23:41:00Z">
              <w:r w:rsidRPr="0008190F">
                <w:rPr>
                  <w:rFonts w:ascii="Aptos Narrow" w:eastAsia="Times New Roman" w:hAnsi="Aptos Narrow" w:cs="Times New Roman"/>
                  <w:color w:val="000000"/>
                  <w:lang w:eastAsia="zh-CN"/>
                </w:rPr>
                <w:t>-4.16 (1.44)</w:t>
              </w:r>
            </w:ins>
          </w:p>
        </w:tc>
        <w:tc>
          <w:tcPr>
            <w:tcW w:w="0" w:type="auto"/>
            <w:tcPrChange w:id="2260" w:author="Jujia Li" w:date="2026-02-25T18:55:00Z" w16du:dateUtc="2026-02-26T00:55:00Z">
              <w:tcPr>
                <w:tcW w:w="839" w:type="dxa"/>
                <w:gridSpan w:val="2"/>
              </w:tcPr>
            </w:tcPrChange>
          </w:tcPr>
          <w:p w14:paraId="6D1839DB" w14:textId="79DFA9B2" w:rsidR="00B736F2" w:rsidRPr="0008190F" w:rsidRDefault="00B736F2" w:rsidP="0008190F">
            <w:pPr>
              <w:spacing w:after="0" w:line="240" w:lineRule="auto"/>
              <w:rPr>
                <w:ins w:id="2261" w:author="Jujia Li" w:date="2026-02-25T17:49:00Z" w16du:dateUtc="2026-02-25T23:49:00Z"/>
                <w:rFonts w:ascii="Aptos Narrow" w:eastAsia="Times New Roman" w:hAnsi="Aptos Narrow" w:cs="Times New Roman"/>
                <w:color w:val="000000"/>
                <w:lang w:eastAsia="zh-CN"/>
              </w:rPr>
            </w:pPr>
            <w:ins w:id="2262"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2263" w:author="Jujia Li" w:date="2026-02-25T18:55:00Z" w16du:dateUtc="2026-02-26T00:55:00Z">
              <w:tcPr>
                <w:tcW w:w="1804" w:type="dxa"/>
                <w:gridSpan w:val="3"/>
                <w:noWrap/>
                <w:vAlign w:val="bottom"/>
                <w:hideMark/>
              </w:tcPr>
            </w:tcPrChange>
          </w:tcPr>
          <w:p w14:paraId="781A1A53" w14:textId="28D0CB69" w:rsidR="00B736F2" w:rsidRPr="0008190F" w:rsidRDefault="00B736F2">
            <w:pPr>
              <w:spacing w:after="0" w:line="240" w:lineRule="auto"/>
              <w:jc w:val="right"/>
              <w:rPr>
                <w:ins w:id="2264" w:author="Jujia Li" w:date="2026-02-25T17:41:00Z" w16du:dateUtc="2026-02-25T23:41:00Z"/>
                <w:rFonts w:ascii="Aptos Narrow" w:eastAsia="Times New Roman" w:hAnsi="Aptos Narrow" w:cs="Times New Roman"/>
                <w:color w:val="000000"/>
                <w:lang w:eastAsia="zh-CN"/>
              </w:rPr>
              <w:pPrChange w:id="2265" w:author="Jujia Li" w:date="2026-02-25T17:52:00Z" w16du:dateUtc="2026-02-25T23:52:00Z">
                <w:pPr>
                  <w:spacing w:after="0" w:line="240" w:lineRule="auto"/>
                </w:pPr>
              </w:pPrChange>
            </w:pPr>
            <w:ins w:id="226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267" w:author="Jujia Li" w:date="2026-02-25T18:55:00Z" w16du:dateUtc="2026-02-26T00:55:00Z">
              <w:tcPr>
                <w:tcW w:w="0" w:type="auto"/>
                <w:gridSpan w:val="2"/>
              </w:tcPr>
            </w:tcPrChange>
          </w:tcPr>
          <w:p w14:paraId="77C00326" w14:textId="77777777" w:rsidR="00B736F2" w:rsidRPr="0008190F" w:rsidRDefault="00B736F2" w:rsidP="0008190F">
            <w:pPr>
              <w:spacing w:after="0" w:line="240" w:lineRule="auto"/>
              <w:rPr>
                <w:ins w:id="2268" w:author="Jujia Li" w:date="2026-02-25T17:51:00Z" w16du:dateUtc="2026-02-25T23:51:00Z"/>
                <w:rFonts w:ascii="Aptos Narrow" w:eastAsia="Times New Roman" w:hAnsi="Aptos Narrow" w:cs="Times New Roman"/>
                <w:color w:val="000000"/>
                <w:lang w:eastAsia="zh-CN"/>
              </w:rPr>
            </w:pPr>
          </w:p>
        </w:tc>
      </w:tr>
      <w:tr w:rsidR="00B736F2" w:rsidRPr="0008190F" w14:paraId="2F24B9B0" w14:textId="1C45C2CA" w:rsidTr="007F6CDD">
        <w:tblPrEx>
          <w:tblPrExChange w:id="226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270" w:author="Jujia Li" w:date="2026-02-25T17:41:00Z"/>
          <w:trPrChange w:id="2271" w:author="Jujia Li" w:date="2026-02-25T18:55:00Z" w16du:dateUtc="2026-02-26T00:55:00Z">
            <w:trPr>
              <w:trHeight w:val="300"/>
            </w:trPr>
          </w:trPrChange>
        </w:trPr>
        <w:tc>
          <w:tcPr>
            <w:tcW w:w="0" w:type="auto"/>
            <w:noWrap/>
            <w:vAlign w:val="bottom"/>
            <w:hideMark/>
            <w:tcPrChange w:id="2272" w:author="Jujia Li" w:date="2026-02-25T18:55:00Z" w16du:dateUtc="2026-02-26T00:55:00Z">
              <w:tcPr>
                <w:tcW w:w="3451" w:type="dxa"/>
                <w:noWrap/>
                <w:vAlign w:val="bottom"/>
                <w:hideMark/>
              </w:tcPr>
            </w:tcPrChange>
          </w:tcPr>
          <w:p w14:paraId="2DEE39BE" w14:textId="4B14AB68" w:rsidR="00B736F2" w:rsidRPr="0008190F" w:rsidRDefault="00B736F2" w:rsidP="0008190F">
            <w:pPr>
              <w:spacing w:after="0" w:line="240" w:lineRule="auto"/>
              <w:rPr>
                <w:ins w:id="2273" w:author="Jujia Li" w:date="2026-02-25T17:41:00Z" w16du:dateUtc="2026-02-25T23:41:00Z"/>
                <w:rFonts w:ascii="Aptos Narrow" w:eastAsia="Times New Roman" w:hAnsi="Aptos Narrow" w:cs="Times New Roman"/>
                <w:color w:val="000000"/>
                <w:lang w:eastAsia="zh-CN"/>
              </w:rPr>
            </w:pPr>
            <w:ins w:id="2274" w:author="Jujia Li" w:date="2026-02-25T17:41:00Z" w16du:dateUtc="2026-02-25T23:41:00Z">
              <w:r w:rsidRPr="0008190F">
                <w:rPr>
                  <w:rFonts w:ascii="Aptos Narrow" w:eastAsia="Times New Roman" w:hAnsi="Aptos Narrow" w:cs="Times New Roman"/>
                  <w:color w:val="000000"/>
                  <w:lang w:eastAsia="zh-CN"/>
                </w:rPr>
                <w:t>HYDROCODONE</w:t>
              </w:r>
            </w:ins>
            <w:ins w:id="2275" w:author="Jujia Li" w:date="2026-02-25T17:47:00Z" w16du:dateUtc="2026-02-25T23:47:00Z">
              <w:r>
                <w:rPr>
                  <w:rFonts w:ascii="Aptos Narrow" w:eastAsia="Times New Roman" w:hAnsi="Aptos Narrow" w:cs="Times New Roman"/>
                  <w:color w:val="000000"/>
                  <w:lang w:eastAsia="zh-CN"/>
                </w:rPr>
                <w:t xml:space="preserve"> </w:t>
              </w:r>
            </w:ins>
            <w:ins w:id="2276" w:author="Jujia Li" w:date="2026-02-25T17:41:00Z" w16du:dateUtc="2026-02-25T23:41:00Z">
              <w:r w:rsidRPr="0008190F">
                <w:rPr>
                  <w:rFonts w:ascii="Aptos Narrow" w:eastAsia="Times New Roman" w:hAnsi="Aptos Narrow" w:cs="Times New Roman"/>
                  <w:color w:val="000000"/>
                  <w:lang w:eastAsia="zh-CN"/>
                </w:rPr>
                <w:t>:</w:t>
              </w:r>
            </w:ins>
            <w:ins w:id="2277" w:author="Jujia Li" w:date="2026-02-25T17:48:00Z" w16du:dateUtc="2026-02-25T23:48:00Z">
              <w:r>
                <w:rPr>
                  <w:rFonts w:ascii="Aptos Narrow" w:eastAsia="Times New Roman" w:hAnsi="Aptos Narrow" w:cs="Times New Roman"/>
                  <w:color w:val="000000"/>
                  <w:lang w:eastAsia="zh-CN"/>
                </w:rPr>
                <w:t xml:space="preserve"> Rural_factor</w:t>
              </w:r>
            </w:ins>
            <w:ins w:id="2278" w:author="Jujia Li" w:date="2026-02-25T17:41:00Z" w16du:dateUtc="2026-02-25T23:41:00Z">
              <w:r w:rsidRPr="0008190F">
                <w:rPr>
                  <w:rFonts w:ascii="Aptos Narrow" w:eastAsia="Times New Roman" w:hAnsi="Aptos Narrow" w:cs="Times New Roman"/>
                  <w:color w:val="000000"/>
                  <w:lang w:eastAsia="zh-CN"/>
                </w:rPr>
                <w:t>5</w:t>
              </w:r>
            </w:ins>
          </w:p>
        </w:tc>
        <w:tc>
          <w:tcPr>
            <w:tcW w:w="0" w:type="auto"/>
            <w:noWrap/>
            <w:vAlign w:val="bottom"/>
            <w:hideMark/>
            <w:tcPrChange w:id="2279" w:author="Jujia Li" w:date="2026-02-25T18:55:00Z" w16du:dateUtc="2026-02-26T00:55:00Z">
              <w:tcPr>
                <w:tcW w:w="1830" w:type="dxa"/>
                <w:gridSpan w:val="2"/>
                <w:noWrap/>
                <w:vAlign w:val="bottom"/>
                <w:hideMark/>
              </w:tcPr>
            </w:tcPrChange>
          </w:tcPr>
          <w:p w14:paraId="272A017F" w14:textId="77777777" w:rsidR="00B736F2" w:rsidRPr="0008190F" w:rsidRDefault="00B736F2">
            <w:pPr>
              <w:spacing w:after="0" w:line="240" w:lineRule="auto"/>
              <w:jc w:val="right"/>
              <w:rPr>
                <w:ins w:id="2280" w:author="Jujia Li" w:date="2026-02-25T17:41:00Z" w16du:dateUtc="2026-02-25T23:41:00Z"/>
                <w:rFonts w:ascii="Aptos Narrow" w:eastAsia="Times New Roman" w:hAnsi="Aptos Narrow" w:cs="Times New Roman"/>
                <w:color w:val="000000"/>
                <w:lang w:eastAsia="zh-CN"/>
              </w:rPr>
              <w:pPrChange w:id="2281" w:author="Jujia Li" w:date="2026-02-25T17:52:00Z" w16du:dateUtc="2026-02-25T23:52:00Z">
                <w:pPr>
                  <w:spacing w:after="0" w:line="240" w:lineRule="auto"/>
                </w:pPr>
              </w:pPrChange>
            </w:pPr>
            <w:ins w:id="2282" w:author="Jujia Li" w:date="2026-02-25T17:41:00Z" w16du:dateUtc="2026-02-25T23:41:00Z">
              <w:r w:rsidRPr="0008190F">
                <w:rPr>
                  <w:rFonts w:ascii="Aptos Narrow" w:eastAsia="Times New Roman" w:hAnsi="Aptos Narrow" w:cs="Times New Roman"/>
                  <w:color w:val="000000"/>
                  <w:lang w:eastAsia="zh-CN"/>
                </w:rPr>
                <w:t xml:space="preserve">-2.14 (2.08) </w:t>
              </w:r>
            </w:ins>
          </w:p>
        </w:tc>
        <w:tc>
          <w:tcPr>
            <w:tcW w:w="0" w:type="auto"/>
            <w:tcPrChange w:id="2283" w:author="Jujia Li" w:date="2026-02-25T18:55:00Z" w16du:dateUtc="2026-02-26T00:55:00Z">
              <w:tcPr>
                <w:tcW w:w="839" w:type="dxa"/>
                <w:gridSpan w:val="2"/>
              </w:tcPr>
            </w:tcPrChange>
          </w:tcPr>
          <w:p w14:paraId="591F9650" w14:textId="77777777" w:rsidR="00B736F2" w:rsidRPr="0008190F" w:rsidRDefault="00B736F2" w:rsidP="0008190F">
            <w:pPr>
              <w:spacing w:after="0" w:line="240" w:lineRule="auto"/>
              <w:rPr>
                <w:ins w:id="228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285" w:author="Jujia Li" w:date="2026-02-25T18:55:00Z" w16du:dateUtc="2026-02-26T00:55:00Z">
              <w:tcPr>
                <w:tcW w:w="1804" w:type="dxa"/>
                <w:gridSpan w:val="3"/>
                <w:noWrap/>
                <w:vAlign w:val="bottom"/>
                <w:hideMark/>
              </w:tcPr>
            </w:tcPrChange>
          </w:tcPr>
          <w:p w14:paraId="118825F4" w14:textId="55708809" w:rsidR="00B736F2" w:rsidRPr="0008190F" w:rsidRDefault="00B736F2">
            <w:pPr>
              <w:spacing w:after="0" w:line="240" w:lineRule="auto"/>
              <w:jc w:val="right"/>
              <w:rPr>
                <w:ins w:id="2286" w:author="Jujia Li" w:date="2026-02-25T17:41:00Z" w16du:dateUtc="2026-02-25T23:41:00Z"/>
                <w:rFonts w:ascii="Aptos Narrow" w:eastAsia="Times New Roman" w:hAnsi="Aptos Narrow" w:cs="Times New Roman"/>
                <w:color w:val="000000"/>
                <w:lang w:eastAsia="zh-CN"/>
              </w:rPr>
              <w:pPrChange w:id="2287" w:author="Jujia Li" w:date="2026-02-25T17:52:00Z" w16du:dateUtc="2026-02-25T23:52:00Z">
                <w:pPr>
                  <w:spacing w:after="0" w:line="240" w:lineRule="auto"/>
                </w:pPr>
              </w:pPrChange>
            </w:pPr>
            <w:ins w:id="228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289" w:author="Jujia Li" w:date="2026-02-25T18:55:00Z" w16du:dateUtc="2026-02-26T00:55:00Z">
              <w:tcPr>
                <w:tcW w:w="0" w:type="auto"/>
                <w:gridSpan w:val="2"/>
              </w:tcPr>
            </w:tcPrChange>
          </w:tcPr>
          <w:p w14:paraId="3B4E8E22" w14:textId="77777777" w:rsidR="00B736F2" w:rsidRPr="0008190F" w:rsidRDefault="00B736F2" w:rsidP="0008190F">
            <w:pPr>
              <w:spacing w:after="0" w:line="240" w:lineRule="auto"/>
              <w:rPr>
                <w:ins w:id="2290" w:author="Jujia Li" w:date="2026-02-25T17:51:00Z" w16du:dateUtc="2026-02-25T23:51:00Z"/>
                <w:rFonts w:ascii="Aptos Narrow" w:eastAsia="Times New Roman" w:hAnsi="Aptos Narrow" w:cs="Times New Roman"/>
                <w:color w:val="000000"/>
                <w:lang w:eastAsia="zh-CN"/>
              </w:rPr>
            </w:pPr>
          </w:p>
        </w:tc>
      </w:tr>
      <w:tr w:rsidR="00B736F2" w:rsidRPr="0008190F" w14:paraId="793E8FC5" w14:textId="4FAF8485" w:rsidTr="007F6CDD">
        <w:tblPrEx>
          <w:tblPrExChange w:id="229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292" w:author="Jujia Li" w:date="2026-02-25T17:41:00Z"/>
          <w:trPrChange w:id="2293" w:author="Jujia Li" w:date="2026-02-25T18:55:00Z" w16du:dateUtc="2026-02-26T00:55:00Z">
            <w:trPr>
              <w:trHeight w:val="300"/>
            </w:trPr>
          </w:trPrChange>
        </w:trPr>
        <w:tc>
          <w:tcPr>
            <w:tcW w:w="0" w:type="auto"/>
            <w:noWrap/>
            <w:vAlign w:val="bottom"/>
            <w:hideMark/>
            <w:tcPrChange w:id="2294" w:author="Jujia Li" w:date="2026-02-25T18:55:00Z" w16du:dateUtc="2026-02-26T00:55:00Z">
              <w:tcPr>
                <w:tcW w:w="3451" w:type="dxa"/>
                <w:noWrap/>
                <w:vAlign w:val="bottom"/>
                <w:hideMark/>
              </w:tcPr>
            </w:tcPrChange>
          </w:tcPr>
          <w:p w14:paraId="2EF469AF" w14:textId="7940C65A" w:rsidR="00B736F2" w:rsidRPr="0008190F" w:rsidRDefault="00B736F2" w:rsidP="0008190F">
            <w:pPr>
              <w:spacing w:after="0" w:line="240" w:lineRule="auto"/>
              <w:rPr>
                <w:ins w:id="2295" w:author="Jujia Li" w:date="2026-02-25T17:41:00Z" w16du:dateUtc="2026-02-25T23:41:00Z"/>
                <w:rFonts w:ascii="Aptos Narrow" w:eastAsia="Times New Roman" w:hAnsi="Aptos Narrow" w:cs="Times New Roman"/>
                <w:color w:val="000000"/>
                <w:lang w:eastAsia="zh-CN"/>
              </w:rPr>
            </w:pPr>
            <w:ins w:id="2296" w:author="Jujia Li" w:date="2026-02-25T17:41:00Z" w16du:dateUtc="2026-02-25T23:41:00Z">
              <w:r w:rsidRPr="0008190F">
                <w:rPr>
                  <w:rFonts w:ascii="Aptos Narrow" w:eastAsia="Times New Roman" w:hAnsi="Aptos Narrow" w:cs="Times New Roman"/>
                  <w:color w:val="000000"/>
                  <w:lang w:eastAsia="zh-CN"/>
                </w:rPr>
                <w:t>HYDROCODONE</w:t>
              </w:r>
            </w:ins>
            <w:ins w:id="2297" w:author="Jujia Li" w:date="2026-02-25T17:47:00Z" w16du:dateUtc="2026-02-25T23:47:00Z">
              <w:r>
                <w:rPr>
                  <w:rFonts w:ascii="Aptos Narrow" w:eastAsia="Times New Roman" w:hAnsi="Aptos Narrow" w:cs="Times New Roman"/>
                  <w:color w:val="000000"/>
                  <w:lang w:eastAsia="zh-CN"/>
                </w:rPr>
                <w:t xml:space="preserve"> </w:t>
              </w:r>
            </w:ins>
            <w:ins w:id="2298" w:author="Jujia Li" w:date="2026-02-25T17:41:00Z" w16du:dateUtc="2026-02-25T23:41:00Z">
              <w:r w:rsidRPr="0008190F">
                <w:rPr>
                  <w:rFonts w:ascii="Aptos Narrow" w:eastAsia="Times New Roman" w:hAnsi="Aptos Narrow" w:cs="Times New Roman"/>
                  <w:color w:val="000000"/>
                  <w:lang w:eastAsia="zh-CN"/>
                </w:rPr>
                <w:t>:</w:t>
              </w:r>
            </w:ins>
            <w:ins w:id="2299" w:author="Jujia Li" w:date="2026-02-25T17:48:00Z" w16du:dateUtc="2026-02-25T23:48:00Z">
              <w:r>
                <w:rPr>
                  <w:rFonts w:ascii="Aptos Narrow" w:eastAsia="Times New Roman" w:hAnsi="Aptos Narrow" w:cs="Times New Roman"/>
                  <w:color w:val="000000"/>
                  <w:lang w:eastAsia="zh-CN"/>
                </w:rPr>
                <w:t xml:space="preserve"> Rural_factor</w:t>
              </w:r>
            </w:ins>
            <w:ins w:id="2300" w:author="Jujia Li" w:date="2026-02-25T17:41:00Z" w16du:dateUtc="2026-02-25T23:41:00Z">
              <w:r w:rsidRPr="0008190F">
                <w:rPr>
                  <w:rFonts w:ascii="Aptos Narrow" w:eastAsia="Times New Roman" w:hAnsi="Aptos Narrow" w:cs="Times New Roman"/>
                  <w:color w:val="000000"/>
                  <w:lang w:eastAsia="zh-CN"/>
                </w:rPr>
                <w:t>6</w:t>
              </w:r>
            </w:ins>
          </w:p>
        </w:tc>
        <w:tc>
          <w:tcPr>
            <w:tcW w:w="0" w:type="auto"/>
            <w:noWrap/>
            <w:vAlign w:val="bottom"/>
            <w:hideMark/>
            <w:tcPrChange w:id="2301" w:author="Jujia Li" w:date="2026-02-25T18:55:00Z" w16du:dateUtc="2026-02-26T00:55:00Z">
              <w:tcPr>
                <w:tcW w:w="1830" w:type="dxa"/>
                <w:gridSpan w:val="2"/>
                <w:noWrap/>
                <w:vAlign w:val="bottom"/>
                <w:hideMark/>
              </w:tcPr>
            </w:tcPrChange>
          </w:tcPr>
          <w:p w14:paraId="718722C2" w14:textId="065FBAFF" w:rsidR="00B736F2" w:rsidRPr="0008190F" w:rsidRDefault="00B736F2">
            <w:pPr>
              <w:spacing w:after="0" w:line="240" w:lineRule="auto"/>
              <w:jc w:val="right"/>
              <w:rPr>
                <w:ins w:id="2302" w:author="Jujia Li" w:date="2026-02-25T17:41:00Z" w16du:dateUtc="2026-02-25T23:41:00Z"/>
                <w:rFonts w:ascii="Aptos Narrow" w:eastAsia="Times New Roman" w:hAnsi="Aptos Narrow" w:cs="Times New Roman"/>
                <w:color w:val="000000"/>
                <w:lang w:eastAsia="zh-CN"/>
              </w:rPr>
              <w:pPrChange w:id="2303" w:author="Jujia Li" w:date="2026-02-25T17:52:00Z" w16du:dateUtc="2026-02-25T23:52:00Z">
                <w:pPr>
                  <w:spacing w:after="0" w:line="240" w:lineRule="auto"/>
                </w:pPr>
              </w:pPrChange>
            </w:pPr>
            <w:ins w:id="2304" w:author="Jujia Li" w:date="2026-02-25T17:41:00Z" w16du:dateUtc="2026-02-25T23:41:00Z">
              <w:r w:rsidRPr="0008190F">
                <w:rPr>
                  <w:rFonts w:ascii="Aptos Narrow" w:eastAsia="Times New Roman" w:hAnsi="Aptos Narrow" w:cs="Times New Roman"/>
                  <w:color w:val="000000"/>
                  <w:lang w:eastAsia="zh-CN"/>
                </w:rPr>
                <w:t>-2.43 (1.44)</w:t>
              </w:r>
            </w:ins>
          </w:p>
        </w:tc>
        <w:tc>
          <w:tcPr>
            <w:tcW w:w="0" w:type="auto"/>
            <w:tcPrChange w:id="2305" w:author="Jujia Li" w:date="2026-02-25T18:55:00Z" w16du:dateUtc="2026-02-26T00:55:00Z">
              <w:tcPr>
                <w:tcW w:w="839" w:type="dxa"/>
                <w:gridSpan w:val="2"/>
              </w:tcPr>
            </w:tcPrChange>
          </w:tcPr>
          <w:p w14:paraId="597288DB" w14:textId="56CB704E" w:rsidR="00B736F2" w:rsidRPr="0008190F" w:rsidRDefault="00B736F2" w:rsidP="0008190F">
            <w:pPr>
              <w:spacing w:after="0" w:line="240" w:lineRule="auto"/>
              <w:rPr>
                <w:ins w:id="2306" w:author="Jujia Li" w:date="2026-02-25T17:49:00Z" w16du:dateUtc="2026-02-25T23:49:00Z"/>
                <w:rFonts w:ascii="Aptos Narrow" w:eastAsia="Times New Roman" w:hAnsi="Aptos Narrow" w:cs="Times New Roman"/>
                <w:color w:val="000000"/>
                <w:lang w:eastAsia="zh-CN"/>
              </w:rPr>
            </w:pPr>
            <w:ins w:id="2307"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2308" w:author="Jujia Li" w:date="2026-02-25T18:55:00Z" w16du:dateUtc="2026-02-26T00:55:00Z">
              <w:tcPr>
                <w:tcW w:w="1804" w:type="dxa"/>
                <w:gridSpan w:val="3"/>
                <w:noWrap/>
                <w:vAlign w:val="bottom"/>
                <w:hideMark/>
              </w:tcPr>
            </w:tcPrChange>
          </w:tcPr>
          <w:p w14:paraId="684D518D" w14:textId="2BD65B1F" w:rsidR="00B736F2" w:rsidRPr="0008190F" w:rsidRDefault="00B736F2">
            <w:pPr>
              <w:spacing w:after="0" w:line="240" w:lineRule="auto"/>
              <w:jc w:val="right"/>
              <w:rPr>
                <w:ins w:id="2309" w:author="Jujia Li" w:date="2026-02-25T17:41:00Z" w16du:dateUtc="2026-02-25T23:41:00Z"/>
                <w:rFonts w:ascii="Aptos Narrow" w:eastAsia="Times New Roman" w:hAnsi="Aptos Narrow" w:cs="Times New Roman"/>
                <w:color w:val="000000"/>
                <w:lang w:eastAsia="zh-CN"/>
              </w:rPr>
              <w:pPrChange w:id="2310" w:author="Jujia Li" w:date="2026-02-25T17:52:00Z" w16du:dateUtc="2026-02-25T23:52:00Z">
                <w:pPr>
                  <w:spacing w:after="0" w:line="240" w:lineRule="auto"/>
                </w:pPr>
              </w:pPrChange>
            </w:pPr>
            <w:ins w:id="2311"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312" w:author="Jujia Li" w:date="2026-02-25T18:55:00Z" w16du:dateUtc="2026-02-26T00:55:00Z">
              <w:tcPr>
                <w:tcW w:w="0" w:type="auto"/>
                <w:gridSpan w:val="2"/>
              </w:tcPr>
            </w:tcPrChange>
          </w:tcPr>
          <w:p w14:paraId="1B7BB7D0" w14:textId="77777777" w:rsidR="00B736F2" w:rsidRPr="0008190F" w:rsidRDefault="00B736F2" w:rsidP="0008190F">
            <w:pPr>
              <w:spacing w:after="0" w:line="240" w:lineRule="auto"/>
              <w:rPr>
                <w:ins w:id="2313" w:author="Jujia Li" w:date="2026-02-25T17:51:00Z" w16du:dateUtc="2026-02-25T23:51:00Z"/>
                <w:rFonts w:ascii="Aptos Narrow" w:eastAsia="Times New Roman" w:hAnsi="Aptos Narrow" w:cs="Times New Roman"/>
                <w:color w:val="000000"/>
                <w:lang w:eastAsia="zh-CN"/>
              </w:rPr>
            </w:pPr>
          </w:p>
        </w:tc>
      </w:tr>
      <w:tr w:rsidR="00B736F2" w:rsidRPr="0008190F" w14:paraId="7B267532" w14:textId="744763B3" w:rsidTr="007F6CDD">
        <w:tblPrEx>
          <w:tblPrExChange w:id="2314"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315" w:author="Jujia Li" w:date="2026-02-25T17:41:00Z"/>
          <w:trPrChange w:id="2316" w:author="Jujia Li" w:date="2026-02-25T18:55:00Z" w16du:dateUtc="2026-02-26T00:55:00Z">
            <w:trPr>
              <w:trHeight w:val="300"/>
            </w:trPr>
          </w:trPrChange>
        </w:trPr>
        <w:tc>
          <w:tcPr>
            <w:tcW w:w="0" w:type="auto"/>
            <w:noWrap/>
            <w:vAlign w:val="bottom"/>
            <w:hideMark/>
            <w:tcPrChange w:id="2317" w:author="Jujia Li" w:date="2026-02-25T18:55:00Z" w16du:dateUtc="2026-02-26T00:55:00Z">
              <w:tcPr>
                <w:tcW w:w="3451" w:type="dxa"/>
                <w:noWrap/>
                <w:vAlign w:val="bottom"/>
                <w:hideMark/>
              </w:tcPr>
            </w:tcPrChange>
          </w:tcPr>
          <w:p w14:paraId="701E7AF0" w14:textId="301ADEC4" w:rsidR="00B736F2" w:rsidRPr="0008190F" w:rsidRDefault="00B736F2" w:rsidP="0008190F">
            <w:pPr>
              <w:spacing w:after="0" w:line="240" w:lineRule="auto"/>
              <w:rPr>
                <w:ins w:id="2318" w:author="Jujia Li" w:date="2026-02-25T17:41:00Z" w16du:dateUtc="2026-02-25T23:41:00Z"/>
                <w:rFonts w:ascii="Aptos Narrow" w:eastAsia="Times New Roman" w:hAnsi="Aptos Narrow" w:cs="Times New Roman"/>
                <w:color w:val="000000"/>
                <w:lang w:val="it-IT" w:eastAsia="zh-CN"/>
                <w:rPrChange w:id="2319" w:author="Jujia Li" w:date="2026-02-25T17:41:00Z" w16du:dateUtc="2026-02-25T23:41:00Z">
                  <w:rPr>
                    <w:ins w:id="2320" w:author="Jujia Li" w:date="2026-02-25T17:41:00Z" w16du:dateUtc="2026-02-25T23:41:00Z"/>
                    <w:rFonts w:ascii="Aptos Narrow" w:eastAsia="Times New Roman" w:hAnsi="Aptos Narrow" w:cs="Times New Roman"/>
                    <w:color w:val="000000"/>
                    <w:lang w:eastAsia="zh-CN"/>
                  </w:rPr>
                </w:rPrChange>
              </w:rPr>
            </w:pPr>
            <w:ins w:id="2321" w:author="Jujia Li" w:date="2026-02-25T17:41:00Z" w16du:dateUtc="2026-02-25T23:41:00Z">
              <w:r w:rsidRPr="0008190F">
                <w:rPr>
                  <w:rFonts w:ascii="Aptos Narrow" w:eastAsia="Times New Roman" w:hAnsi="Aptos Narrow" w:cs="Times New Roman"/>
                  <w:color w:val="000000"/>
                  <w:lang w:val="it-IT" w:eastAsia="zh-CN"/>
                  <w:rPrChange w:id="2322" w:author="Jujia Li" w:date="2026-02-25T17:41:00Z" w16du:dateUtc="2026-02-25T23:41:00Z">
                    <w:rPr>
                      <w:rFonts w:ascii="Aptos Narrow" w:eastAsia="Times New Roman" w:hAnsi="Aptos Narrow" w:cs="Times New Roman"/>
                      <w:color w:val="000000"/>
                      <w:lang w:eastAsia="zh-CN"/>
                    </w:rPr>
                  </w:rPrChange>
                </w:rPr>
                <w:t>HYDROCODONE</w:t>
              </w:r>
            </w:ins>
            <w:ins w:id="2323" w:author="Jujia Li" w:date="2026-02-25T17:47:00Z" w16du:dateUtc="2026-02-25T23:47:00Z">
              <w:r>
                <w:rPr>
                  <w:rFonts w:ascii="Aptos Narrow" w:eastAsia="Times New Roman" w:hAnsi="Aptos Narrow" w:cs="Times New Roman"/>
                  <w:color w:val="000000"/>
                  <w:lang w:val="it-IT" w:eastAsia="zh-CN"/>
                </w:rPr>
                <w:t xml:space="preserve"> </w:t>
              </w:r>
            </w:ins>
            <w:ins w:id="2324" w:author="Jujia Li" w:date="2026-02-25T17:41:00Z" w16du:dateUtc="2026-02-25T23:41:00Z">
              <w:r w:rsidRPr="0008190F">
                <w:rPr>
                  <w:rFonts w:ascii="Aptos Narrow" w:eastAsia="Times New Roman" w:hAnsi="Aptos Narrow" w:cs="Times New Roman"/>
                  <w:color w:val="000000"/>
                  <w:lang w:val="it-IT" w:eastAsia="zh-CN"/>
                  <w:rPrChange w:id="2325" w:author="Jujia Li" w:date="2026-02-25T17:41:00Z" w16du:dateUtc="2026-02-25T23:41:00Z">
                    <w:rPr>
                      <w:rFonts w:ascii="Aptos Narrow" w:eastAsia="Times New Roman" w:hAnsi="Aptos Narrow" w:cs="Times New Roman"/>
                      <w:color w:val="000000"/>
                      <w:lang w:eastAsia="zh-CN"/>
                    </w:rPr>
                  </w:rPrChange>
                </w:rPr>
                <w:t>:</w:t>
              </w:r>
            </w:ins>
            <w:ins w:id="2326" w:author="Jujia Li" w:date="2026-02-25T17:48:00Z" w16du:dateUtc="2026-02-25T23:48:00Z">
              <w:r>
                <w:rPr>
                  <w:rFonts w:ascii="Aptos Narrow" w:eastAsia="Times New Roman" w:hAnsi="Aptos Narrow" w:cs="Times New Roman"/>
                  <w:color w:val="000000"/>
                  <w:lang w:val="it-IT" w:eastAsia="zh-CN"/>
                </w:rPr>
                <w:t>Gini Index</w:t>
              </w:r>
            </w:ins>
          </w:p>
        </w:tc>
        <w:tc>
          <w:tcPr>
            <w:tcW w:w="0" w:type="auto"/>
            <w:noWrap/>
            <w:vAlign w:val="bottom"/>
            <w:hideMark/>
            <w:tcPrChange w:id="2327" w:author="Jujia Li" w:date="2026-02-25T18:55:00Z" w16du:dateUtc="2026-02-26T00:55:00Z">
              <w:tcPr>
                <w:tcW w:w="1830" w:type="dxa"/>
                <w:gridSpan w:val="2"/>
                <w:noWrap/>
                <w:vAlign w:val="bottom"/>
                <w:hideMark/>
              </w:tcPr>
            </w:tcPrChange>
          </w:tcPr>
          <w:p w14:paraId="5C5F4B7D" w14:textId="77777777" w:rsidR="00B736F2" w:rsidRPr="0008190F" w:rsidRDefault="00B736F2">
            <w:pPr>
              <w:spacing w:after="0" w:line="240" w:lineRule="auto"/>
              <w:jc w:val="right"/>
              <w:rPr>
                <w:ins w:id="2328" w:author="Jujia Li" w:date="2026-02-25T17:41:00Z" w16du:dateUtc="2026-02-25T23:41:00Z"/>
                <w:rFonts w:ascii="Aptos Narrow" w:eastAsia="Times New Roman" w:hAnsi="Aptos Narrow" w:cs="Times New Roman"/>
                <w:color w:val="000000"/>
                <w:lang w:eastAsia="zh-CN"/>
              </w:rPr>
              <w:pPrChange w:id="2329" w:author="Jujia Li" w:date="2026-02-25T17:52:00Z" w16du:dateUtc="2026-02-25T23:52:00Z">
                <w:pPr>
                  <w:spacing w:after="0" w:line="240" w:lineRule="auto"/>
                </w:pPr>
              </w:pPrChange>
            </w:pPr>
            <w:ins w:id="2330" w:author="Jujia Li" w:date="2026-02-25T17:41:00Z" w16du:dateUtc="2026-02-25T23:41:00Z">
              <w:r w:rsidRPr="0008190F">
                <w:rPr>
                  <w:rFonts w:ascii="Aptos Narrow" w:eastAsia="Times New Roman" w:hAnsi="Aptos Narrow" w:cs="Times New Roman"/>
                  <w:color w:val="000000"/>
                  <w:lang w:eastAsia="zh-CN"/>
                </w:rPr>
                <w:t xml:space="preserve">0.46 (0.39) </w:t>
              </w:r>
            </w:ins>
          </w:p>
        </w:tc>
        <w:tc>
          <w:tcPr>
            <w:tcW w:w="0" w:type="auto"/>
            <w:tcPrChange w:id="2331" w:author="Jujia Li" w:date="2026-02-25T18:55:00Z" w16du:dateUtc="2026-02-26T00:55:00Z">
              <w:tcPr>
                <w:tcW w:w="839" w:type="dxa"/>
                <w:gridSpan w:val="2"/>
              </w:tcPr>
            </w:tcPrChange>
          </w:tcPr>
          <w:p w14:paraId="03D45CF2" w14:textId="77777777" w:rsidR="00B736F2" w:rsidRPr="0008190F" w:rsidRDefault="00B736F2" w:rsidP="0008190F">
            <w:pPr>
              <w:spacing w:after="0" w:line="240" w:lineRule="auto"/>
              <w:rPr>
                <w:ins w:id="233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333" w:author="Jujia Li" w:date="2026-02-25T18:55:00Z" w16du:dateUtc="2026-02-26T00:55:00Z">
              <w:tcPr>
                <w:tcW w:w="1804" w:type="dxa"/>
                <w:gridSpan w:val="3"/>
                <w:noWrap/>
                <w:vAlign w:val="bottom"/>
                <w:hideMark/>
              </w:tcPr>
            </w:tcPrChange>
          </w:tcPr>
          <w:p w14:paraId="4EDFCF74" w14:textId="19F9162C" w:rsidR="00B736F2" w:rsidRPr="0008190F" w:rsidRDefault="00B736F2">
            <w:pPr>
              <w:spacing w:after="0" w:line="240" w:lineRule="auto"/>
              <w:jc w:val="right"/>
              <w:rPr>
                <w:ins w:id="2334" w:author="Jujia Li" w:date="2026-02-25T17:41:00Z" w16du:dateUtc="2026-02-25T23:41:00Z"/>
                <w:rFonts w:ascii="Aptos Narrow" w:eastAsia="Times New Roman" w:hAnsi="Aptos Narrow" w:cs="Times New Roman"/>
                <w:color w:val="000000"/>
                <w:lang w:eastAsia="zh-CN"/>
              </w:rPr>
              <w:pPrChange w:id="2335" w:author="Jujia Li" w:date="2026-02-25T17:52:00Z" w16du:dateUtc="2026-02-25T23:52:00Z">
                <w:pPr>
                  <w:spacing w:after="0" w:line="240" w:lineRule="auto"/>
                </w:pPr>
              </w:pPrChange>
            </w:pPr>
            <w:ins w:id="233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337" w:author="Jujia Li" w:date="2026-02-25T18:55:00Z" w16du:dateUtc="2026-02-26T00:55:00Z">
              <w:tcPr>
                <w:tcW w:w="0" w:type="auto"/>
                <w:gridSpan w:val="2"/>
              </w:tcPr>
            </w:tcPrChange>
          </w:tcPr>
          <w:p w14:paraId="71C8D29E" w14:textId="77777777" w:rsidR="00B736F2" w:rsidRPr="0008190F" w:rsidRDefault="00B736F2" w:rsidP="0008190F">
            <w:pPr>
              <w:spacing w:after="0" w:line="240" w:lineRule="auto"/>
              <w:rPr>
                <w:ins w:id="2338" w:author="Jujia Li" w:date="2026-02-25T17:51:00Z" w16du:dateUtc="2026-02-25T23:51:00Z"/>
                <w:rFonts w:ascii="Aptos Narrow" w:eastAsia="Times New Roman" w:hAnsi="Aptos Narrow" w:cs="Times New Roman"/>
                <w:color w:val="000000"/>
                <w:lang w:eastAsia="zh-CN"/>
              </w:rPr>
            </w:pPr>
          </w:p>
        </w:tc>
      </w:tr>
      <w:tr w:rsidR="00B736F2" w:rsidRPr="0008190F" w14:paraId="1AA82423" w14:textId="4044FCB2" w:rsidTr="007F6CDD">
        <w:tblPrEx>
          <w:tblPrExChange w:id="233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340" w:author="Jujia Li" w:date="2026-02-25T17:41:00Z"/>
          <w:trPrChange w:id="2341" w:author="Jujia Li" w:date="2026-02-25T18:55:00Z" w16du:dateUtc="2026-02-26T00:55:00Z">
            <w:trPr>
              <w:trHeight w:val="300"/>
            </w:trPr>
          </w:trPrChange>
        </w:trPr>
        <w:tc>
          <w:tcPr>
            <w:tcW w:w="0" w:type="auto"/>
            <w:noWrap/>
            <w:vAlign w:val="bottom"/>
            <w:hideMark/>
            <w:tcPrChange w:id="2342" w:author="Jujia Li" w:date="2026-02-25T18:55:00Z" w16du:dateUtc="2026-02-26T00:55:00Z">
              <w:tcPr>
                <w:tcW w:w="3451" w:type="dxa"/>
                <w:noWrap/>
                <w:vAlign w:val="bottom"/>
                <w:hideMark/>
              </w:tcPr>
            </w:tcPrChange>
          </w:tcPr>
          <w:p w14:paraId="0D6AFA20" w14:textId="332BFAE3" w:rsidR="00B736F2" w:rsidRPr="0008190F" w:rsidRDefault="00B736F2" w:rsidP="0008190F">
            <w:pPr>
              <w:spacing w:after="0" w:line="240" w:lineRule="auto"/>
              <w:rPr>
                <w:ins w:id="2343" w:author="Jujia Li" w:date="2026-02-25T17:41:00Z" w16du:dateUtc="2026-02-25T23:41:00Z"/>
                <w:rFonts w:ascii="Aptos Narrow" w:eastAsia="Times New Roman" w:hAnsi="Aptos Narrow" w:cs="Times New Roman"/>
                <w:color w:val="000000"/>
                <w:lang w:eastAsia="zh-CN"/>
              </w:rPr>
            </w:pPr>
            <w:ins w:id="2344" w:author="Jujia Li" w:date="2026-02-25T17:41:00Z" w16du:dateUtc="2026-02-25T23:41:00Z">
              <w:r w:rsidRPr="0008190F">
                <w:rPr>
                  <w:rFonts w:ascii="Aptos Narrow" w:eastAsia="Times New Roman" w:hAnsi="Aptos Narrow" w:cs="Times New Roman"/>
                  <w:color w:val="000000"/>
                  <w:lang w:eastAsia="zh-CN"/>
                </w:rPr>
                <w:t>HYDROCODONE</w:t>
              </w:r>
            </w:ins>
            <w:ins w:id="2345" w:author="Jujia Li" w:date="2026-02-25T17:47:00Z" w16du:dateUtc="2026-02-25T23:47:00Z">
              <w:r>
                <w:rPr>
                  <w:rFonts w:ascii="Aptos Narrow" w:eastAsia="Times New Roman" w:hAnsi="Aptos Narrow" w:cs="Times New Roman"/>
                  <w:color w:val="000000"/>
                  <w:lang w:eastAsia="zh-CN"/>
                </w:rPr>
                <w:t xml:space="preserve"> </w:t>
              </w:r>
            </w:ins>
            <w:ins w:id="2346" w:author="Jujia Li" w:date="2026-02-25T17:41:00Z" w16du:dateUtc="2026-02-25T23:41:00Z">
              <w:r w:rsidRPr="0008190F">
                <w:rPr>
                  <w:rFonts w:ascii="Aptos Narrow" w:eastAsia="Times New Roman" w:hAnsi="Aptos Narrow" w:cs="Times New Roman"/>
                  <w:color w:val="000000"/>
                  <w:lang w:eastAsia="zh-CN"/>
                </w:rPr>
                <w:t>:</w:t>
              </w:r>
            </w:ins>
            <w:ins w:id="2347" w:author="Jujia Li" w:date="2026-02-25T17:48:00Z" w16du:dateUtc="2026-02-25T23:48:00Z">
              <w:r>
                <w:rPr>
                  <w:rFonts w:ascii="Aptos Narrow" w:eastAsia="Times New Roman" w:hAnsi="Aptos Narrow" w:cs="Times New Roman"/>
                  <w:color w:val="000000"/>
                  <w:lang w:eastAsia="zh-CN"/>
                </w:rPr>
                <w:t xml:space="preserve"> Poverty Rate</w:t>
              </w:r>
            </w:ins>
          </w:p>
        </w:tc>
        <w:tc>
          <w:tcPr>
            <w:tcW w:w="0" w:type="auto"/>
            <w:noWrap/>
            <w:vAlign w:val="bottom"/>
            <w:hideMark/>
            <w:tcPrChange w:id="2348" w:author="Jujia Li" w:date="2026-02-25T18:55:00Z" w16du:dateUtc="2026-02-26T00:55:00Z">
              <w:tcPr>
                <w:tcW w:w="1830" w:type="dxa"/>
                <w:gridSpan w:val="2"/>
                <w:noWrap/>
                <w:vAlign w:val="bottom"/>
                <w:hideMark/>
              </w:tcPr>
            </w:tcPrChange>
          </w:tcPr>
          <w:p w14:paraId="5C0A53F2" w14:textId="77777777" w:rsidR="00B736F2" w:rsidRPr="0008190F" w:rsidRDefault="00B736F2">
            <w:pPr>
              <w:spacing w:after="0" w:line="240" w:lineRule="auto"/>
              <w:jc w:val="right"/>
              <w:rPr>
                <w:ins w:id="2349" w:author="Jujia Li" w:date="2026-02-25T17:41:00Z" w16du:dateUtc="2026-02-25T23:41:00Z"/>
                <w:rFonts w:ascii="Aptos Narrow" w:eastAsia="Times New Roman" w:hAnsi="Aptos Narrow" w:cs="Times New Roman"/>
                <w:color w:val="000000"/>
                <w:lang w:eastAsia="zh-CN"/>
              </w:rPr>
              <w:pPrChange w:id="2350" w:author="Jujia Li" w:date="2026-02-25T17:52:00Z" w16du:dateUtc="2026-02-25T23:52:00Z">
                <w:pPr>
                  <w:spacing w:after="0" w:line="240" w:lineRule="auto"/>
                </w:pPr>
              </w:pPrChange>
            </w:pPr>
            <w:ins w:id="2351" w:author="Jujia Li" w:date="2026-02-25T17:41:00Z" w16du:dateUtc="2026-02-25T23:41:00Z">
              <w:r w:rsidRPr="0008190F">
                <w:rPr>
                  <w:rFonts w:ascii="Aptos Narrow" w:eastAsia="Times New Roman" w:hAnsi="Aptos Narrow" w:cs="Times New Roman"/>
                  <w:color w:val="000000"/>
                  <w:lang w:eastAsia="zh-CN"/>
                </w:rPr>
                <w:t xml:space="preserve">0.31 (0.72) </w:t>
              </w:r>
            </w:ins>
          </w:p>
        </w:tc>
        <w:tc>
          <w:tcPr>
            <w:tcW w:w="0" w:type="auto"/>
            <w:tcPrChange w:id="2352" w:author="Jujia Li" w:date="2026-02-25T18:55:00Z" w16du:dateUtc="2026-02-26T00:55:00Z">
              <w:tcPr>
                <w:tcW w:w="839" w:type="dxa"/>
                <w:gridSpan w:val="2"/>
              </w:tcPr>
            </w:tcPrChange>
          </w:tcPr>
          <w:p w14:paraId="2E4BE419" w14:textId="77777777" w:rsidR="00B736F2" w:rsidRPr="0008190F" w:rsidRDefault="00B736F2" w:rsidP="0008190F">
            <w:pPr>
              <w:spacing w:after="0" w:line="240" w:lineRule="auto"/>
              <w:rPr>
                <w:ins w:id="2353"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354" w:author="Jujia Li" w:date="2026-02-25T18:55:00Z" w16du:dateUtc="2026-02-26T00:55:00Z">
              <w:tcPr>
                <w:tcW w:w="1804" w:type="dxa"/>
                <w:gridSpan w:val="3"/>
                <w:noWrap/>
                <w:vAlign w:val="bottom"/>
                <w:hideMark/>
              </w:tcPr>
            </w:tcPrChange>
          </w:tcPr>
          <w:p w14:paraId="13435F35" w14:textId="04FE63EB" w:rsidR="00B736F2" w:rsidRPr="0008190F" w:rsidRDefault="00B736F2">
            <w:pPr>
              <w:spacing w:after="0" w:line="240" w:lineRule="auto"/>
              <w:jc w:val="right"/>
              <w:rPr>
                <w:ins w:id="2355" w:author="Jujia Li" w:date="2026-02-25T17:41:00Z" w16du:dateUtc="2026-02-25T23:41:00Z"/>
                <w:rFonts w:ascii="Aptos Narrow" w:eastAsia="Times New Roman" w:hAnsi="Aptos Narrow" w:cs="Times New Roman"/>
                <w:color w:val="000000"/>
                <w:lang w:eastAsia="zh-CN"/>
              </w:rPr>
              <w:pPrChange w:id="2356" w:author="Jujia Li" w:date="2026-02-25T17:52:00Z" w16du:dateUtc="2026-02-25T23:52:00Z">
                <w:pPr>
                  <w:spacing w:after="0" w:line="240" w:lineRule="auto"/>
                </w:pPr>
              </w:pPrChange>
            </w:pPr>
            <w:ins w:id="2357"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358" w:author="Jujia Li" w:date="2026-02-25T18:55:00Z" w16du:dateUtc="2026-02-26T00:55:00Z">
              <w:tcPr>
                <w:tcW w:w="0" w:type="auto"/>
                <w:gridSpan w:val="2"/>
              </w:tcPr>
            </w:tcPrChange>
          </w:tcPr>
          <w:p w14:paraId="319F17E6" w14:textId="77777777" w:rsidR="00B736F2" w:rsidRPr="0008190F" w:rsidRDefault="00B736F2" w:rsidP="0008190F">
            <w:pPr>
              <w:spacing w:after="0" w:line="240" w:lineRule="auto"/>
              <w:rPr>
                <w:ins w:id="2359" w:author="Jujia Li" w:date="2026-02-25T17:51:00Z" w16du:dateUtc="2026-02-25T23:51:00Z"/>
                <w:rFonts w:ascii="Aptos Narrow" w:eastAsia="Times New Roman" w:hAnsi="Aptos Narrow" w:cs="Times New Roman"/>
                <w:color w:val="000000"/>
                <w:lang w:eastAsia="zh-CN"/>
              </w:rPr>
            </w:pPr>
          </w:p>
        </w:tc>
      </w:tr>
      <w:tr w:rsidR="00B736F2" w:rsidRPr="0008190F" w14:paraId="2A5099A8" w14:textId="3F64A739" w:rsidTr="007F6CDD">
        <w:tblPrEx>
          <w:tblPrExChange w:id="236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361" w:author="Jujia Li" w:date="2026-02-25T17:41:00Z"/>
          <w:trPrChange w:id="2362" w:author="Jujia Li" w:date="2026-02-25T18:55:00Z" w16du:dateUtc="2026-02-26T00:55:00Z">
            <w:trPr>
              <w:trHeight w:val="300"/>
            </w:trPr>
          </w:trPrChange>
        </w:trPr>
        <w:tc>
          <w:tcPr>
            <w:tcW w:w="0" w:type="auto"/>
            <w:noWrap/>
            <w:vAlign w:val="bottom"/>
            <w:hideMark/>
            <w:tcPrChange w:id="2363" w:author="Jujia Li" w:date="2026-02-25T18:55:00Z" w16du:dateUtc="2026-02-26T00:55:00Z">
              <w:tcPr>
                <w:tcW w:w="3451" w:type="dxa"/>
                <w:noWrap/>
                <w:vAlign w:val="bottom"/>
                <w:hideMark/>
              </w:tcPr>
            </w:tcPrChange>
          </w:tcPr>
          <w:p w14:paraId="3F7F08D0" w14:textId="349C9ECE" w:rsidR="00B736F2" w:rsidRPr="0008190F" w:rsidRDefault="00B736F2" w:rsidP="0008190F">
            <w:pPr>
              <w:spacing w:after="0" w:line="240" w:lineRule="auto"/>
              <w:rPr>
                <w:ins w:id="2364" w:author="Jujia Li" w:date="2026-02-25T17:41:00Z" w16du:dateUtc="2026-02-25T23:41:00Z"/>
                <w:rFonts w:ascii="Aptos Narrow" w:eastAsia="Times New Roman" w:hAnsi="Aptos Narrow" w:cs="Times New Roman"/>
                <w:color w:val="000000"/>
                <w:lang w:eastAsia="zh-CN"/>
              </w:rPr>
            </w:pPr>
            <w:ins w:id="2365" w:author="Jujia Li" w:date="2026-02-25T17:41:00Z" w16du:dateUtc="2026-02-25T23:41:00Z">
              <w:r w:rsidRPr="0008190F">
                <w:rPr>
                  <w:rFonts w:ascii="Aptos Narrow" w:eastAsia="Times New Roman" w:hAnsi="Aptos Narrow" w:cs="Times New Roman"/>
                  <w:color w:val="000000"/>
                  <w:lang w:eastAsia="zh-CN"/>
                </w:rPr>
                <w:t>HYDROCODONE</w:t>
              </w:r>
            </w:ins>
            <w:ins w:id="2366" w:author="Jujia Li" w:date="2026-02-25T17:47:00Z" w16du:dateUtc="2026-02-25T23:47:00Z">
              <w:r>
                <w:rPr>
                  <w:rFonts w:ascii="Aptos Narrow" w:eastAsia="Times New Roman" w:hAnsi="Aptos Narrow" w:cs="Times New Roman"/>
                  <w:color w:val="000000"/>
                  <w:lang w:eastAsia="zh-CN"/>
                </w:rPr>
                <w:t xml:space="preserve"> </w:t>
              </w:r>
            </w:ins>
            <w:ins w:id="2367" w:author="Jujia Li" w:date="2026-02-25T17:41:00Z" w16du:dateUtc="2026-02-25T23:41:00Z">
              <w:r w:rsidRPr="0008190F">
                <w:rPr>
                  <w:rFonts w:ascii="Aptos Narrow" w:eastAsia="Times New Roman" w:hAnsi="Aptos Narrow" w:cs="Times New Roman"/>
                  <w:color w:val="000000"/>
                  <w:lang w:eastAsia="zh-CN"/>
                </w:rPr>
                <w:t>:</w:t>
              </w:r>
            </w:ins>
            <w:ins w:id="2368" w:author="Jujia Li" w:date="2026-02-25T17:49:00Z" w16du:dateUtc="2026-02-25T23:49:00Z">
              <w:r>
                <w:rPr>
                  <w:rFonts w:ascii="Aptos Narrow" w:eastAsia="Times New Roman" w:hAnsi="Aptos Narrow" w:cs="Times New Roman"/>
                  <w:color w:val="000000"/>
                  <w:lang w:eastAsia="zh-CN"/>
                </w:rPr>
                <w:t xml:space="preserve"> No-insurance Rate</w:t>
              </w:r>
            </w:ins>
          </w:p>
        </w:tc>
        <w:tc>
          <w:tcPr>
            <w:tcW w:w="0" w:type="auto"/>
            <w:noWrap/>
            <w:vAlign w:val="bottom"/>
            <w:hideMark/>
            <w:tcPrChange w:id="2369" w:author="Jujia Li" w:date="2026-02-25T18:55:00Z" w16du:dateUtc="2026-02-26T00:55:00Z">
              <w:tcPr>
                <w:tcW w:w="1830" w:type="dxa"/>
                <w:gridSpan w:val="2"/>
                <w:noWrap/>
                <w:vAlign w:val="bottom"/>
                <w:hideMark/>
              </w:tcPr>
            </w:tcPrChange>
          </w:tcPr>
          <w:p w14:paraId="0781F2F3" w14:textId="77777777" w:rsidR="00B736F2" w:rsidRPr="0008190F" w:rsidRDefault="00B736F2">
            <w:pPr>
              <w:spacing w:after="0" w:line="240" w:lineRule="auto"/>
              <w:jc w:val="right"/>
              <w:rPr>
                <w:ins w:id="2370" w:author="Jujia Li" w:date="2026-02-25T17:41:00Z" w16du:dateUtc="2026-02-25T23:41:00Z"/>
                <w:rFonts w:ascii="Aptos Narrow" w:eastAsia="Times New Roman" w:hAnsi="Aptos Narrow" w:cs="Times New Roman"/>
                <w:color w:val="000000"/>
                <w:lang w:eastAsia="zh-CN"/>
              </w:rPr>
              <w:pPrChange w:id="2371" w:author="Jujia Li" w:date="2026-02-25T17:52:00Z" w16du:dateUtc="2026-02-25T23:52:00Z">
                <w:pPr>
                  <w:spacing w:after="0" w:line="240" w:lineRule="auto"/>
                </w:pPr>
              </w:pPrChange>
            </w:pPr>
            <w:ins w:id="2372" w:author="Jujia Li" w:date="2026-02-25T17:41:00Z" w16du:dateUtc="2026-02-25T23:41:00Z">
              <w:r w:rsidRPr="0008190F">
                <w:rPr>
                  <w:rFonts w:ascii="Aptos Narrow" w:eastAsia="Times New Roman" w:hAnsi="Aptos Narrow" w:cs="Times New Roman"/>
                  <w:color w:val="000000"/>
                  <w:lang w:eastAsia="zh-CN"/>
                </w:rPr>
                <w:t xml:space="preserve">-0.11 (0.36) </w:t>
              </w:r>
            </w:ins>
          </w:p>
        </w:tc>
        <w:tc>
          <w:tcPr>
            <w:tcW w:w="0" w:type="auto"/>
            <w:tcPrChange w:id="2373" w:author="Jujia Li" w:date="2026-02-25T18:55:00Z" w16du:dateUtc="2026-02-26T00:55:00Z">
              <w:tcPr>
                <w:tcW w:w="839" w:type="dxa"/>
                <w:gridSpan w:val="2"/>
              </w:tcPr>
            </w:tcPrChange>
          </w:tcPr>
          <w:p w14:paraId="5F4D7DF9" w14:textId="77777777" w:rsidR="00B736F2" w:rsidRPr="0008190F" w:rsidRDefault="00B736F2" w:rsidP="0008190F">
            <w:pPr>
              <w:spacing w:after="0" w:line="240" w:lineRule="auto"/>
              <w:rPr>
                <w:ins w:id="237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375" w:author="Jujia Li" w:date="2026-02-25T18:55:00Z" w16du:dateUtc="2026-02-26T00:55:00Z">
              <w:tcPr>
                <w:tcW w:w="1804" w:type="dxa"/>
                <w:gridSpan w:val="3"/>
                <w:noWrap/>
                <w:vAlign w:val="bottom"/>
                <w:hideMark/>
              </w:tcPr>
            </w:tcPrChange>
          </w:tcPr>
          <w:p w14:paraId="1F521086" w14:textId="307A4FA0" w:rsidR="00B736F2" w:rsidRPr="0008190F" w:rsidRDefault="00B736F2">
            <w:pPr>
              <w:spacing w:after="0" w:line="240" w:lineRule="auto"/>
              <w:jc w:val="right"/>
              <w:rPr>
                <w:ins w:id="2376" w:author="Jujia Li" w:date="2026-02-25T17:41:00Z" w16du:dateUtc="2026-02-25T23:41:00Z"/>
                <w:rFonts w:ascii="Aptos Narrow" w:eastAsia="Times New Roman" w:hAnsi="Aptos Narrow" w:cs="Times New Roman"/>
                <w:color w:val="000000"/>
                <w:lang w:eastAsia="zh-CN"/>
              </w:rPr>
              <w:pPrChange w:id="2377" w:author="Jujia Li" w:date="2026-02-25T17:52:00Z" w16du:dateUtc="2026-02-25T23:52:00Z">
                <w:pPr>
                  <w:spacing w:after="0" w:line="240" w:lineRule="auto"/>
                </w:pPr>
              </w:pPrChange>
            </w:pPr>
            <w:ins w:id="237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379" w:author="Jujia Li" w:date="2026-02-25T18:55:00Z" w16du:dateUtc="2026-02-26T00:55:00Z">
              <w:tcPr>
                <w:tcW w:w="0" w:type="auto"/>
                <w:gridSpan w:val="2"/>
              </w:tcPr>
            </w:tcPrChange>
          </w:tcPr>
          <w:p w14:paraId="1370194A" w14:textId="77777777" w:rsidR="00B736F2" w:rsidRPr="0008190F" w:rsidRDefault="00B736F2" w:rsidP="0008190F">
            <w:pPr>
              <w:spacing w:after="0" w:line="240" w:lineRule="auto"/>
              <w:rPr>
                <w:ins w:id="2380" w:author="Jujia Li" w:date="2026-02-25T17:51:00Z" w16du:dateUtc="2026-02-25T23:51:00Z"/>
                <w:rFonts w:ascii="Aptos Narrow" w:eastAsia="Times New Roman" w:hAnsi="Aptos Narrow" w:cs="Times New Roman"/>
                <w:color w:val="000000"/>
                <w:lang w:eastAsia="zh-CN"/>
              </w:rPr>
            </w:pPr>
          </w:p>
        </w:tc>
      </w:tr>
      <w:tr w:rsidR="00B736F2" w:rsidRPr="0008190F" w14:paraId="76EC52AD" w14:textId="4E86EEB8" w:rsidTr="007F6CDD">
        <w:tblPrEx>
          <w:tblPrExChange w:id="238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382" w:author="Jujia Li" w:date="2026-02-25T17:41:00Z"/>
          <w:trPrChange w:id="2383" w:author="Jujia Li" w:date="2026-02-25T18:55:00Z" w16du:dateUtc="2026-02-26T00:55:00Z">
            <w:trPr>
              <w:trHeight w:val="300"/>
            </w:trPr>
          </w:trPrChange>
        </w:trPr>
        <w:tc>
          <w:tcPr>
            <w:tcW w:w="0" w:type="auto"/>
            <w:noWrap/>
            <w:vAlign w:val="bottom"/>
            <w:hideMark/>
            <w:tcPrChange w:id="2384" w:author="Jujia Li" w:date="2026-02-25T18:55:00Z" w16du:dateUtc="2026-02-26T00:55:00Z">
              <w:tcPr>
                <w:tcW w:w="3451" w:type="dxa"/>
                <w:noWrap/>
                <w:vAlign w:val="bottom"/>
                <w:hideMark/>
              </w:tcPr>
            </w:tcPrChange>
          </w:tcPr>
          <w:p w14:paraId="7123859D" w14:textId="25219E72" w:rsidR="00B736F2" w:rsidRPr="0008190F" w:rsidRDefault="00B736F2" w:rsidP="0008190F">
            <w:pPr>
              <w:spacing w:after="0" w:line="240" w:lineRule="auto"/>
              <w:rPr>
                <w:ins w:id="2385" w:author="Jujia Li" w:date="2026-02-25T17:41:00Z" w16du:dateUtc="2026-02-25T23:41:00Z"/>
                <w:rFonts w:ascii="Aptos Narrow" w:eastAsia="Times New Roman" w:hAnsi="Aptos Narrow" w:cs="Times New Roman"/>
                <w:color w:val="000000"/>
                <w:lang w:eastAsia="zh-CN"/>
              </w:rPr>
            </w:pPr>
            <w:ins w:id="2386" w:author="Jujia Li" w:date="2026-02-25T17:41:00Z" w16du:dateUtc="2026-02-25T23:41:00Z">
              <w:r w:rsidRPr="0008190F">
                <w:rPr>
                  <w:rFonts w:ascii="Aptos Narrow" w:eastAsia="Times New Roman" w:hAnsi="Aptos Narrow" w:cs="Times New Roman"/>
                  <w:color w:val="000000"/>
                  <w:lang w:eastAsia="zh-CN"/>
                </w:rPr>
                <w:t>HYDROCODONE</w:t>
              </w:r>
            </w:ins>
            <w:ins w:id="2387" w:author="Jujia Li" w:date="2026-02-25T17:47:00Z" w16du:dateUtc="2026-02-25T23:47:00Z">
              <w:r>
                <w:rPr>
                  <w:rFonts w:ascii="Aptos Narrow" w:eastAsia="Times New Roman" w:hAnsi="Aptos Narrow" w:cs="Times New Roman"/>
                  <w:color w:val="000000"/>
                  <w:lang w:eastAsia="zh-CN"/>
                </w:rPr>
                <w:t xml:space="preserve"> </w:t>
              </w:r>
            </w:ins>
            <w:ins w:id="2388" w:author="Jujia Li" w:date="2026-02-25T17:41:00Z" w16du:dateUtc="2026-02-25T23:41:00Z">
              <w:r w:rsidRPr="0008190F">
                <w:rPr>
                  <w:rFonts w:ascii="Aptos Narrow" w:eastAsia="Times New Roman" w:hAnsi="Aptos Narrow" w:cs="Times New Roman"/>
                  <w:color w:val="000000"/>
                  <w:lang w:eastAsia="zh-CN"/>
                </w:rPr>
                <w:t>:</w:t>
              </w:r>
            </w:ins>
            <w:ins w:id="2389" w:author="Jujia Li" w:date="2026-02-25T17:47:00Z" w16du:dateUtc="2026-02-25T23:47:00Z">
              <w:r>
                <w:rPr>
                  <w:rFonts w:ascii="Aptos Narrow" w:eastAsia="Times New Roman" w:hAnsi="Aptos Narrow" w:cs="Times New Roman"/>
                  <w:color w:val="000000"/>
                  <w:lang w:eastAsia="zh-CN"/>
                </w:rPr>
                <w:t xml:space="preserve">  Time Index</w:t>
              </w:r>
            </w:ins>
          </w:p>
        </w:tc>
        <w:tc>
          <w:tcPr>
            <w:tcW w:w="0" w:type="auto"/>
            <w:noWrap/>
            <w:vAlign w:val="bottom"/>
            <w:hideMark/>
            <w:tcPrChange w:id="2390" w:author="Jujia Li" w:date="2026-02-25T18:55:00Z" w16du:dateUtc="2026-02-26T00:55:00Z">
              <w:tcPr>
                <w:tcW w:w="1830" w:type="dxa"/>
                <w:gridSpan w:val="2"/>
                <w:noWrap/>
                <w:vAlign w:val="bottom"/>
                <w:hideMark/>
              </w:tcPr>
            </w:tcPrChange>
          </w:tcPr>
          <w:p w14:paraId="7AC9D217" w14:textId="6832E347" w:rsidR="00B736F2" w:rsidRPr="0008190F" w:rsidRDefault="00B736F2">
            <w:pPr>
              <w:spacing w:after="0" w:line="240" w:lineRule="auto"/>
              <w:jc w:val="right"/>
              <w:rPr>
                <w:ins w:id="2391" w:author="Jujia Li" w:date="2026-02-25T17:41:00Z" w16du:dateUtc="2026-02-25T23:41:00Z"/>
                <w:rFonts w:ascii="Aptos Narrow" w:eastAsia="Times New Roman" w:hAnsi="Aptos Narrow" w:cs="Times New Roman"/>
                <w:color w:val="000000"/>
                <w:lang w:eastAsia="zh-CN"/>
              </w:rPr>
              <w:pPrChange w:id="2392" w:author="Jujia Li" w:date="2026-02-25T17:52:00Z" w16du:dateUtc="2026-02-25T23:52:00Z">
                <w:pPr>
                  <w:spacing w:after="0" w:line="240" w:lineRule="auto"/>
                </w:pPr>
              </w:pPrChange>
            </w:pPr>
            <w:ins w:id="2393" w:author="Jujia Li" w:date="2026-02-25T17:41:00Z" w16du:dateUtc="2026-02-25T23:41:00Z">
              <w:r w:rsidRPr="0008190F">
                <w:rPr>
                  <w:rFonts w:ascii="Aptos Narrow" w:eastAsia="Times New Roman" w:hAnsi="Aptos Narrow" w:cs="Times New Roman"/>
                  <w:color w:val="000000"/>
                  <w:lang w:eastAsia="zh-CN"/>
                </w:rPr>
                <w:t xml:space="preserve">0.34 (0.11) </w:t>
              </w:r>
            </w:ins>
          </w:p>
        </w:tc>
        <w:tc>
          <w:tcPr>
            <w:tcW w:w="0" w:type="auto"/>
            <w:tcPrChange w:id="2394" w:author="Jujia Li" w:date="2026-02-25T18:55:00Z" w16du:dateUtc="2026-02-26T00:55:00Z">
              <w:tcPr>
                <w:tcW w:w="839" w:type="dxa"/>
                <w:gridSpan w:val="2"/>
              </w:tcPr>
            </w:tcPrChange>
          </w:tcPr>
          <w:p w14:paraId="3A9F3CEE" w14:textId="3CDC1E26" w:rsidR="00B736F2" w:rsidRPr="0008190F" w:rsidRDefault="00B736F2" w:rsidP="0008190F">
            <w:pPr>
              <w:spacing w:after="0" w:line="240" w:lineRule="auto"/>
              <w:rPr>
                <w:ins w:id="2395" w:author="Jujia Li" w:date="2026-02-25T17:49:00Z" w16du:dateUtc="2026-02-25T23:49:00Z"/>
                <w:rFonts w:ascii="Aptos Narrow" w:eastAsia="Times New Roman" w:hAnsi="Aptos Narrow" w:cs="Times New Roman"/>
                <w:color w:val="000000"/>
                <w:lang w:eastAsia="zh-CN"/>
              </w:rPr>
            </w:pPr>
            <w:ins w:id="2396" w:author="Jujia Li" w:date="2026-02-25T17:50:00Z" w16du:dateUtc="2026-02-25T23:50:00Z">
              <w:r w:rsidRPr="0008190F">
                <w:rPr>
                  <w:rFonts w:ascii="Aptos Narrow" w:eastAsia="Times New Roman" w:hAnsi="Aptos Narrow" w:cs="Times New Roman"/>
                  <w:color w:val="000000"/>
                  <w:lang w:eastAsia="zh-CN"/>
                </w:rPr>
                <w:t>**</w:t>
              </w:r>
            </w:ins>
          </w:p>
        </w:tc>
        <w:tc>
          <w:tcPr>
            <w:tcW w:w="0" w:type="auto"/>
            <w:noWrap/>
            <w:vAlign w:val="bottom"/>
            <w:hideMark/>
            <w:tcPrChange w:id="2397" w:author="Jujia Li" w:date="2026-02-25T18:55:00Z" w16du:dateUtc="2026-02-26T00:55:00Z">
              <w:tcPr>
                <w:tcW w:w="1804" w:type="dxa"/>
                <w:gridSpan w:val="3"/>
                <w:noWrap/>
                <w:vAlign w:val="bottom"/>
                <w:hideMark/>
              </w:tcPr>
            </w:tcPrChange>
          </w:tcPr>
          <w:p w14:paraId="2B8DB883" w14:textId="3AE692EC" w:rsidR="00B736F2" w:rsidRPr="0008190F" w:rsidRDefault="00B736F2">
            <w:pPr>
              <w:spacing w:after="0" w:line="240" w:lineRule="auto"/>
              <w:jc w:val="right"/>
              <w:rPr>
                <w:ins w:id="2398" w:author="Jujia Li" w:date="2026-02-25T17:41:00Z" w16du:dateUtc="2026-02-25T23:41:00Z"/>
                <w:rFonts w:ascii="Aptos Narrow" w:eastAsia="Times New Roman" w:hAnsi="Aptos Narrow" w:cs="Times New Roman"/>
                <w:color w:val="000000"/>
                <w:lang w:eastAsia="zh-CN"/>
              </w:rPr>
              <w:pPrChange w:id="2399" w:author="Jujia Li" w:date="2026-02-25T17:52:00Z" w16du:dateUtc="2026-02-25T23:52:00Z">
                <w:pPr>
                  <w:spacing w:after="0" w:line="240" w:lineRule="auto"/>
                </w:pPr>
              </w:pPrChange>
            </w:pPr>
            <w:ins w:id="2400"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401" w:author="Jujia Li" w:date="2026-02-25T18:55:00Z" w16du:dateUtc="2026-02-26T00:55:00Z">
              <w:tcPr>
                <w:tcW w:w="0" w:type="auto"/>
                <w:gridSpan w:val="2"/>
              </w:tcPr>
            </w:tcPrChange>
          </w:tcPr>
          <w:p w14:paraId="2980E395" w14:textId="77777777" w:rsidR="00B736F2" w:rsidRPr="0008190F" w:rsidRDefault="00B736F2" w:rsidP="0008190F">
            <w:pPr>
              <w:spacing w:after="0" w:line="240" w:lineRule="auto"/>
              <w:rPr>
                <w:ins w:id="2402" w:author="Jujia Li" w:date="2026-02-25T17:51:00Z" w16du:dateUtc="2026-02-25T23:51:00Z"/>
                <w:rFonts w:ascii="Aptos Narrow" w:eastAsia="Times New Roman" w:hAnsi="Aptos Narrow" w:cs="Times New Roman"/>
                <w:color w:val="000000"/>
                <w:lang w:eastAsia="zh-CN"/>
              </w:rPr>
            </w:pPr>
          </w:p>
        </w:tc>
      </w:tr>
      <w:tr w:rsidR="00B736F2" w:rsidRPr="0008190F" w14:paraId="7F4D43CF" w14:textId="50A7A3B2" w:rsidTr="007F6CDD">
        <w:tblPrEx>
          <w:tblPrExChange w:id="2403"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404" w:author="Jujia Li" w:date="2026-02-25T17:41:00Z"/>
          <w:trPrChange w:id="2405" w:author="Jujia Li" w:date="2026-02-25T18:55:00Z" w16du:dateUtc="2026-02-26T00:55:00Z">
            <w:trPr>
              <w:trHeight w:val="300"/>
            </w:trPr>
          </w:trPrChange>
        </w:trPr>
        <w:tc>
          <w:tcPr>
            <w:tcW w:w="0" w:type="auto"/>
            <w:noWrap/>
            <w:vAlign w:val="bottom"/>
            <w:hideMark/>
            <w:tcPrChange w:id="2406" w:author="Jujia Li" w:date="2026-02-25T18:55:00Z" w16du:dateUtc="2026-02-26T00:55:00Z">
              <w:tcPr>
                <w:tcW w:w="3451" w:type="dxa"/>
                <w:noWrap/>
                <w:vAlign w:val="bottom"/>
                <w:hideMark/>
              </w:tcPr>
            </w:tcPrChange>
          </w:tcPr>
          <w:p w14:paraId="632CB5ED" w14:textId="1F432DB4" w:rsidR="00B736F2" w:rsidRPr="0008190F" w:rsidRDefault="00B736F2" w:rsidP="0008190F">
            <w:pPr>
              <w:spacing w:after="0" w:line="240" w:lineRule="auto"/>
              <w:rPr>
                <w:ins w:id="2407" w:author="Jujia Li" w:date="2026-02-25T17:41:00Z" w16du:dateUtc="2026-02-25T23:41:00Z"/>
                <w:rFonts w:ascii="Aptos Narrow" w:eastAsia="Times New Roman" w:hAnsi="Aptos Narrow" w:cs="Times New Roman"/>
                <w:color w:val="000000"/>
                <w:lang w:eastAsia="zh-CN"/>
              </w:rPr>
            </w:pPr>
            <w:ins w:id="2408" w:author="Jujia Li" w:date="2026-02-25T17:41:00Z" w16du:dateUtc="2026-02-25T23:41:00Z">
              <w:r w:rsidRPr="0008190F">
                <w:rPr>
                  <w:rFonts w:ascii="Aptos Narrow" w:eastAsia="Times New Roman" w:hAnsi="Aptos Narrow" w:cs="Times New Roman"/>
                  <w:color w:val="000000"/>
                  <w:lang w:eastAsia="zh-CN"/>
                </w:rPr>
                <w:t>METHADONE</w:t>
              </w:r>
            </w:ins>
            <w:ins w:id="2409" w:author="Jujia Li" w:date="2026-02-25T17:47:00Z" w16du:dateUtc="2026-02-25T23:47:00Z">
              <w:r>
                <w:rPr>
                  <w:rFonts w:ascii="Aptos Narrow" w:eastAsia="Times New Roman" w:hAnsi="Aptos Narrow" w:cs="Times New Roman"/>
                  <w:color w:val="000000"/>
                  <w:lang w:eastAsia="zh-CN"/>
                </w:rPr>
                <w:t xml:space="preserve"> </w:t>
              </w:r>
            </w:ins>
            <w:ins w:id="2410" w:author="Jujia Li" w:date="2026-02-25T17:41:00Z" w16du:dateUtc="2026-02-25T23:41:00Z">
              <w:r w:rsidRPr="0008190F">
                <w:rPr>
                  <w:rFonts w:ascii="Aptos Narrow" w:eastAsia="Times New Roman" w:hAnsi="Aptos Narrow" w:cs="Times New Roman"/>
                  <w:color w:val="000000"/>
                  <w:lang w:eastAsia="zh-CN"/>
                </w:rPr>
                <w:t>:</w:t>
              </w:r>
            </w:ins>
            <w:ins w:id="2411" w:author="Jujia Li" w:date="2026-02-25T17:48:00Z" w16du:dateUtc="2026-02-25T23:48:00Z">
              <w:r>
                <w:rPr>
                  <w:rFonts w:ascii="Aptos Narrow" w:eastAsia="Times New Roman" w:hAnsi="Aptos Narrow" w:cs="Times New Roman"/>
                  <w:color w:val="000000"/>
                  <w:lang w:eastAsia="zh-CN"/>
                </w:rPr>
                <w:t xml:space="preserve"> Rural_factor</w:t>
              </w:r>
            </w:ins>
            <w:ins w:id="2412" w:author="Jujia Li" w:date="2026-02-25T17:41:00Z" w16du:dateUtc="2026-02-25T23:41:00Z">
              <w:r w:rsidRPr="0008190F">
                <w:rPr>
                  <w:rFonts w:ascii="Aptos Narrow" w:eastAsia="Times New Roman" w:hAnsi="Aptos Narrow" w:cs="Times New Roman"/>
                  <w:color w:val="000000"/>
                  <w:lang w:eastAsia="zh-CN"/>
                </w:rPr>
                <w:t>3</w:t>
              </w:r>
            </w:ins>
          </w:p>
        </w:tc>
        <w:tc>
          <w:tcPr>
            <w:tcW w:w="0" w:type="auto"/>
            <w:noWrap/>
            <w:vAlign w:val="bottom"/>
            <w:hideMark/>
            <w:tcPrChange w:id="2413" w:author="Jujia Li" w:date="2026-02-25T18:55:00Z" w16du:dateUtc="2026-02-26T00:55:00Z">
              <w:tcPr>
                <w:tcW w:w="1830" w:type="dxa"/>
                <w:gridSpan w:val="2"/>
                <w:noWrap/>
                <w:vAlign w:val="bottom"/>
                <w:hideMark/>
              </w:tcPr>
            </w:tcPrChange>
          </w:tcPr>
          <w:p w14:paraId="454C2156" w14:textId="77777777" w:rsidR="00B736F2" w:rsidRPr="0008190F" w:rsidRDefault="00B736F2">
            <w:pPr>
              <w:spacing w:after="0" w:line="240" w:lineRule="auto"/>
              <w:jc w:val="right"/>
              <w:rPr>
                <w:ins w:id="2414" w:author="Jujia Li" w:date="2026-02-25T17:41:00Z" w16du:dateUtc="2026-02-25T23:41:00Z"/>
                <w:rFonts w:ascii="Aptos Narrow" w:eastAsia="Times New Roman" w:hAnsi="Aptos Narrow" w:cs="Times New Roman"/>
                <w:color w:val="000000"/>
                <w:lang w:eastAsia="zh-CN"/>
              </w:rPr>
              <w:pPrChange w:id="2415" w:author="Jujia Li" w:date="2026-02-25T17:52:00Z" w16du:dateUtc="2026-02-25T23:52:00Z">
                <w:pPr>
                  <w:spacing w:after="0" w:line="240" w:lineRule="auto"/>
                </w:pPr>
              </w:pPrChange>
            </w:pPr>
            <w:ins w:id="2416" w:author="Jujia Li" w:date="2026-02-25T17:41:00Z" w16du:dateUtc="2026-02-25T23:41:00Z">
              <w:r w:rsidRPr="0008190F">
                <w:rPr>
                  <w:rFonts w:ascii="Aptos Narrow" w:eastAsia="Times New Roman" w:hAnsi="Aptos Narrow" w:cs="Times New Roman"/>
                  <w:color w:val="000000"/>
                  <w:lang w:eastAsia="zh-CN"/>
                </w:rPr>
                <w:t xml:space="preserve">-1.19 (1.29) </w:t>
              </w:r>
            </w:ins>
          </w:p>
        </w:tc>
        <w:tc>
          <w:tcPr>
            <w:tcW w:w="0" w:type="auto"/>
            <w:tcPrChange w:id="2417" w:author="Jujia Li" w:date="2026-02-25T18:55:00Z" w16du:dateUtc="2026-02-26T00:55:00Z">
              <w:tcPr>
                <w:tcW w:w="839" w:type="dxa"/>
                <w:gridSpan w:val="2"/>
              </w:tcPr>
            </w:tcPrChange>
          </w:tcPr>
          <w:p w14:paraId="06E7EB13" w14:textId="77777777" w:rsidR="00B736F2" w:rsidRPr="0008190F" w:rsidRDefault="00B736F2" w:rsidP="0008190F">
            <w:pPr>
              <w:spacing w:after="0" w:line="240" w:lineRule="auto"/>
              <w:rPr>
                <w:ins w:id="2418"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419" w:author="Jujia Li" w:date="2026-02-25T18:55:00Z" w16du:dateUtc="2026-02-26T00:55:00Z">
              <w:tcPr>
                <w:tcW w:w="1804" w:type="dxa"/>
                <w:gridSpan w:val="3"/>
                <w:noWrap/>
                <w:vAlign w:val="bottom"/>
                <w:hideMark/>
              </w:tcPr>
            </w:tcPrChange>
          </w:tcPr>
          <w:p w14:paraId="14A7AAB9" w14:textId="09F13E19" w:rsidR="00B736F2" w:rsidRPr="0008190F" w:rsidRDefault="00B736F2">
            <w:pPr>
              <w:spacing w:after="0" w:line="240" w:lineRule="auto"/>
              <w:jc w:val="right"/>
              <w:rPr>
                <w:ins w:id="2420" w:author="Jujia Li" w:date="2026-02-25T17:41:00Z" w16du:dateUtc="2026-02-25T23:41:00Z"/>
                <w:rFonts w:ascii="Aptos Narrow" w:eastAsia="Times New Roman" w:hAnsi="Aptos Narrow" w:cs="Times New Roman"/>
                <w:color w:val="000000"/>
                <w:lang w:eastAsia="zh-CN"/>
              </w:rPr>
              <w:pPrChange w:id="2421" w:author="Jujia Li" w:date="2026-02-25T17:52:00Z" w16du:dateUtc="2026-02-25T23:52:00Z">
                <w:pPr>
                  <w:spacing w:after="0" w:line="240" w:lineRule="auto"/>
                </w:pPr>
              </w:pPrChange>
            </w:pPr>
            <w:ins w:id="2422"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423" w:author="Jujia Li" w:date="2026-02-25T18:55:00Z" w16du:dateUtc="2026-02-26T00:55:00Z">
              <w:tcPr>
                <w:tcW w:w="0" w:type="auto"/>
                <w:gridSpan w:val="2"/>
              </w:tcPr>
            </w:tcPrChange>
          </w:tcPr>
          <w:p w14:paraId="4A3FB1F7" w14:textId="77777777" w:rsidR="00B736F2" w:rsidRPr="0008190F" w:rsidRDefault="00B736F2" w:rsidP="0008190F">
            <w:pPr>
              <w:spacing w:after="0" w:line="240" w:lineRule="auto"/>
              <w:rPr>
                <w:ins w:id="2424" w:author="Jujia Li" w:date="2026-02-25T17:51:00Z" w16du:dateUtc="2026-02-25T23:51:00Z"/>
                <w:rFonts w:ascii="Aptos Narrow" w:eastAsia="Times New Roman" w:hAnsi="Aptos Narrow" w:cs="Times New Roman"/>
                <w:color w:val="000000"/>
                <w:lang w:eastAsia="zh-CN"/>
              </w:rPr>
            </w:pPr>
          </w:p>
        </w:tc>
      </w:tr>
      <w:tr w:rsidR="00B736F2" w:rsidRPr="0008190F" w14:paraId="7EAD12C6" w14:textId="089B2374" w:rsidTr="007F6CDD">
        <w:tblPrEx>
          <w:tblPrExChange w:id="2425"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426" w:author="Jujia Li" w:date="2026-02-25T17:41:00Z"/>
          <w:trPrChange w:id="2427" w:author="Jujia Li" w:date="2026-02-25T18:55:00Z" w16du:dateUtc="2026-02-26T00:55:00Z">
            <w:trPr>
              <w:trHeight w:val="300"/>
            </w:trPr>
          </w:trPrChange>
        </w:trPr>
        <w:tc>
          <w:tcPr>
            <w:tcW w:w="0" w:type="auto"/>
            <w:noWrap/>
            <w:vAlign w:val="bottom"/>
            <w:hideMark/>
            <w:tcPrChange w:id="2428" w:author="Jujia Li" w:date="2026-02-25T18:55:00Z" w16du:dateUtc="2026-02-26T00:55:00Z">
              <w:tcPr>
                <w:tcW w:w="3451" w:type="dxa"/>
                <w:noWrap/>
                <w:vAlign w:val="bottom"/>
                <w:hideMark/>
              </w:tcPr>
            </w:tcPrChange>
          </w:tcPr>
          <w:p w14:paraId="522F5CC6" w14:textId="175E160D" w:rsidR="00B736F2" w:rsidRPr="0008190F" w:rsidRDefault="00B736F2" w:rsidP="0008190F">
            <w:pPr>
              <w:spacing w:after="0" w:line="240" w:lineRule="auto"/>
              <w:rPr>
                <w:ins w:id="2429" w:author="Jujia Li" w:date="2026-02-25T17:41:00Z" w16du:dateUtc="2026-02-25T23:41:00Z"/>
                <w:rFonts w:ascii="Aptos Narrow" w:eastAsia="Times New Roman" w:hAnsi="Aptos Narrow" w:cs="Times New Roman"/>
                <w:color w:val="000000"/>
                <w:lang w:eastAsia="zh-CN"/>
              </w:rPr>
            </w:pPr>
            <w:ins w:id="2430" w:author="Jujia Li" w:date="2026-02-25T17:41:00Z" w16du:dateUtc="2026-02-25T23:41:00Z">
              <w:r w:rsidRPr="0008190F">
                <w:rPr>
                  <w:rFonts w:ascii="Aptos Narrow" w:eastAsia="Times New Roman" w:hAnsi="Aptos Narrow" w:cs="Times New Roman"/>
                  <w:color w:val="000000"/>
                  <w:lang w:eastAsia="zh-CN"/>
                </w:rPr>
                <w:t>METHADONE</w:t>
              </w:r>
            </w:ins>
            <w:ins w:id="2431" w:author="Jujia Li" w:date="2026-02-25T17:47:00Z" w16du:dateUtc="2026-02-25T23:47:00Z">
              <w:r>
                <w:rPr>
                  <w:rFonts w:ascii="Aptos Narrow" w:eastAsia="Times New Roman" w:hAnsi="Aptos Narrow" w:cs="Times New Roman"/>
                  <w:color w:val="000000"/>
                  <w:lang w:eastAsia="zh-CN"/>
                </w:rPr>
                <w:t xml:space="preserve"> </w:t>
              </w:r>
            </w:ins>
            <w:ins w:id="2432" w:author="Jujia Li" w:date="2026-02-25T17:41:00Z" w16du:dateUtc="2026-02-25T23:41:00Z">
              <w:r w:rsidRPr="0008190F">
                <w:rPr>
                  <w:rFonts w:ascii="Aptos Narrow" w:eastAsia="Times New Roman" w:hAnsi="Aptos Narrow" w:cs="Times New Roman"/>
                  <w:color w:val="000000"/>
                  <w:lang w:eastAsia="zh-CN"/>
                </w:rPr>
                <w:t>:</w:t>
              </w:r>
            </w:ins>
            <w:ins w:id="2433" w:author="Jujia Li" w:date="2026-02-25T17:48:00Z" w16du:dateUtc="2026-02-25T23:48:00Z">
              <w:r>
                <w:rPr>
                  <w:rFonts w:ascii="Aptos Narrow" w:eastAsia="Times New Roman" w:hAnsi="Aptos Narrow" w:cs="Times New Roman"/>
                  <w:color w:val="000000"/>
                  <w:lang w:eastAsia="zh-CN"/>
                </w:rPr>
                <w:t xml:space="preserve"> Rural_factor</w:t>
              </w:r>
            </w:ins>
            <w:ins w:id="2434" w:author="Jujia Li" w:date="2026-02-25T17:41:00Z" w16du:dateUtc="2026-02-25T23:41:00Z">
              <w:r w:rsidRPr="0008190F">
                <w:rPr>
                  <w:rFonts w:ascii="Aptos Narrow" w:eastAsia="Times New Roman" w:hAnsi="Aptos Narrow" w:cs="Times New Roman"/>
                  <w:color w:val="000000"/>
                  <w:lang w:eastAsia="zh-CN"/>
                </w:rPr>
                <w:t>4</w:t>
              </w:r>
            </w:ins>
          </w:p>
        </w:tc>
        <w:tc>
          <w:tcPr>
            <w:tcW w:w="0" w:type="auto"/>
            <w:noWrap/>
            <w:vAlign w:val="bottom"/>
            <w:hideMark/>
            <w:tcPrChange w:id="2435" w:author="Jujia Li" w:date="2026-02-25T18:55:00Z" w16du:dateUtc="2026-02-26T00:55:00Z">
              <w:tcPr>
                <w:tcW w:w="1830" w:type="dxa"/>
                <w:gridSpan w:val="2"/>
                <w:noWrap/>
                <w:vAlign w:val="bottom"/>
                <w:hideMark/>
              </w:tcPr>
            </w:tcPrChange>
          </w:tcPr>
          <w:p w14:paraId="7E070C71" w14:textId="77777777" w:rsidR="00B736F2" w:rsidRPr="0008190F" w:rsidRDefault="00B736F2">
            <w:pPr>
              <w:spacing w:after="0" w:line="240" w:lineRule="auto"/>
              <w:jc w:val="right"/>
              <w:rPr>
                <w:ins w:id="2436" w:author="Jujia Li" w:date="2026-02-25T17:41:00Z" w16du:dateUtc="2026-02-25T23:41:00Z"/>
                <w:rFonts w:ascii="Aptos Narrow" w:eastAsia="Times New Roman" w:hAnsi="Aptos Narrow" w:cs="Times New Roman"/>
                <w:color w:val="000000"/>
                <w:lang w:eastAsia="zh-CN"/>
              </w:rPr>
              <w:pPrChange w:id="2437" w:author="Jujia Li" w:date="2026-02-25T17:52:00Z" w16du:dateUtc="2026-02-25T23:52:00Z">
                <w:pPr>
                  <w:spacing w:after="0" w:line="240" w:lineRule="auto"/>
                </w:pPr>
              </w:pPrChange>
            </w:pPr>
            <w:ins w:id="2438" w:author="Jujia Li" w:date="2026-02-25T17:41:00Z" w16du:dateUtc="2026-02-25T23:41:00Z">
              <w:r w:rsidRPr="0008190F">
                <w:rPr>
                  <w:rFonts w:ascii="Aptos Narrow" w:eastAsia="Times New Roman" w:hAnsi="Aptos Narrow" w:cs="Times New Roman"/>
                  <w:color w:val="000000"/>
                  <w:lang w:eastAsia="zh-CN"/>
                </w:rPr>
                <w:t xml:space="preserve">-0.85 (1.05) </w:t>
              </w:r>
            </w:ins>
          </w:p>
        </w:tc>
        <w:tc>
          <w:tcPr>
            <w:tcW w:w="0" w:type="auto"/>
            <w:tcPrChange w:id="2439" w:author="Jujia Li" w:date="2026-02-25T18:55:00Z" w16du:dateUtc="2026-02-26T00:55:00Z">
              <w:tcPr>
                <w:tcW w:w="839" w:type="dxa"/>
                <w:gridSpan w:val="2"/>
              </w:tcPr>
            </w:tcPrChange>
          </w:tcPr>
          <w:p w14:paraId="38A6D3D5" w14:textId="77777777" w:rsidR="00B736F2" w:rsidRPr="0008190F" w:rsidRDefault="00B736F2" w:rsidP="0008190F">
            <w:pPr>
              <w:spacing w:after="0" w:line="240" w:lineRule="auto"/>
              <w:rPr>
                <w:ins w:id="2440"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441" w:author="Jujia Li" w:date="2026-02-25T18:55:00Z" w16du:dateUtc="2026-02-26T00:55:00Z">
              <w:tcPr>
                <w:tcW w:w="1804" w:type="dxa"/>
                <w:gridSpan w:val="3"/>
                <w:noWrap/>
                <w:vAlign w:val="bottom"/>
                <w:hideMark/>
              </w:tcPr>
            </w:tcPrChange>
          </w:tcPr>
          <w:p w14:paraId="6F753632" w14:textId="0A31EEE7" w:rsidR="00B736F2" w:rsidRPr="0008190F" w:rsidRDefault="00B736F2">
            <w:pPr>
              <w:spacing w:after="0" w:line="240" w:lineRule="auto"/>
              <w:jc w:val="right"/>
              <w:rPr>
                <w:ins w:id="2442" w:author="Jujia Li" w:date="2026-02-25T17:41:00Z" w16du:dateUtc="2026-02-25T23:41:00Z"/>
                <w:rFonts w:ascii="Aptos Narrow" w:eastAsia="Times New Roman" w:hAnsi="Aptos Narrow" w:cs="Times New Roman"/>
                <w:color w:val="000000"/>
                <w:lang w:eastAsia="zh-CN"/>
              </w:rPr>
              <w:pPrChange w:id="2443" w:author="Jujia Li" w:date="2026-02-25T17:52:00Z" w16du:dateUtc="2026-02-25T23:52:00Z">
                <w:pPr>
                  <w:spacing w:after="0" w:line="240" w:lineRule="auto"/>
                </w:pPr>
              </w:pPrChange>
            </w:pPr>
            <w:ins w:id="2444"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445" w:author="Jujia Li" w:date="2026-02-25T18:55:00Z" w16du:dateUtc="2026-02-26T00:55:00Z">
              <w:tcPr>
                <w:tcW w:w="0" w:type="auto"/>
                <w:gridSpan w:val="2"/>
              </w:tcPr>
            </w:tcPrChange>
          </w:tcPr>
          <w:p w14:paraId="42ABE0FF" w14:textId="77777777" w:rsidR="00B736F2" w:rsidRPr="0008190F" w:rsidRDefault="00B736F2" w:rsidP="0008190F">
            <w:pPr>
              <w:spacing w:after="0" w:line="240" w:lineRule="auto"/>
              <w:rPr>
                <w:ins w:id="2446" w:author="Jujia Li" w:date="2026-02-25T17:51:00Z" w16du:dateUtc="2026-02-25T23:51:00Z"/>
                <w:rFonts w:ascii="Aptos Narrow" w:eastAsia="Times New Roman" w:hAnsi="Aptos Narrow" w:cs="Times New Roman"/>
                <w:color w:val="000000"/>
                <w:lang w:eastAsia="zh-CN"/>
              </w:rPr>
            </w:pPr>
          </w:p>
        </w:tc>
      </w:tr>
      <w:tr w:rsidR="00B736F2" w:rsidRPr="0008190F" w14:paraId="5DF95473" w14:textId="56E377E4" w:rsidTr="007F6CDD">
        <w:tblPrEx>
          <w:tblPrExChange w:id="2447"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448" w:author="Jujia Li" w:date="2026-02-25T17:41:00Z"/>
          <w:trPrChange w:id="2449" w:author="Jujia Li" w:date="2026-02-25T18:55:00Z" w16du:dateUtc="2026-02-26T00:55:00Z">
            <w:trPr>
              <w:trHeight w:val="300"/>
            </w:trPr>
          </w:trPrChange>
        </w:trPr>
        <w:tc>
          <w:tcPr>
            <w:tcW w:w="0" w:type="auto"/>
            <w:noWrap/>
            <w:vAlign w:val="bottom"/>
            <w:hideMark/>
            <w:tcPrChange w:id="2450" w:author="Jujia Li" w:date="2026-02-25T18:55:00Z" w16du:dateUtc="2026-02-26T00:55:00Z">
              <w:tcPr>
                <w:tcW w:w="3451" w:type="dxa"/>
                <w:noWrap/>
                <w:vAlign w:val="bottom"/>
                <w:hideMark/>
              </w:tcPr>
            </w:tcPrChange>
          </w:tcPr>
          <w:p w14:paraId="50B62473" w14:textId="5584060F" w:rsidR="00B736F2" w:rsidRPr="0008190F" w:rsidRDefault="00B736F2" w:rsidP="0008190F">
            <w:pPr>
              <w:spacing w:after="0" w:line="240" w:lineRule="auto"/>
              <w:rPr>
                <w:ins w:id="2451" w:author="Jujia Li" w:date="2026-02-25T17:41:00Z" w16du:dateUtc="2026-02-25T23:41:00Z"/>
                <w:rFonts w:ascii="Aptos Narrow" w:eastAsia="Times New Roman" w:hAnsi="Aptos Narrow" w:cs="Times New Roman"/>
                <w:color w:val="000000"/>
                <w:lang w:eastAsia="zh-CN"/>
              </w:rPr>
            </w:pPr>
            <w:ins w:id="2452" w:author="Jujia Li" w:date="2026-02-25T17:41:00Z" w16du:dateUtc="2026-02-25T23:41:00Z">
              <w:r w:rsidRPr="0008190F">
                <w:rPr>
                  <w:rFonts w:ascii="Aptos Narrow" w:eastAsia="Times New Roman" w:hAnsi="Aptos Narrow" w:cs="Times New Roman"/>
                  <w:color w:val="000000"/>
                  <w:lang w:eastAsia="zh-CN"/>
                </w:rPr>
                <w:t>METHADONE</w:t>
              </w:r>
            </w:ins>
            <w:ins w:id="2453" w:author="Jujia Li" w:date="2026-02-25T17:47:00Z" w16du:dateUtc="2026-02-25T23:47:00Z">
              <w:r>
                <w:rPr>
                  <w:rFonts w:ascii="Aptos Narrow" w:eastAsia="Times New Roman" w:hAnsi="Aptos Narrow" w:cs="Times New Roman"/>
                  <w:color w:val="000000"/>
                  <w:lang w:eastAsia="zh-CN"/>
                </w:rPr>
                <w:t xml:space="preserve"> </w:t>
              </w:r>
            </w:ins>
            <w:ins w:id="2454" w:author="Jujia Li" w:date="2026-02-25T17:41:00Z" w16du:dateUtc="2026-02-25T23:41:00Z">
              <w:r w:rsidRPr="0008190F">
                <w:rPr>
                  <w:rFonts w:ascii="Aptos Narrow" w:eastAsia="Times New Roman" w:hAnsi="Aptos Narrow" w:cs="Times New Roman"/>
                  <w:color w:val="000000"/>
                  <w:lang w:eastAsia="zh-CN"/>
                </w:rPr>
                <w:t>:</w:t>
              </w:r>
            </w:ins>
            <w:ins w:id="2455" w:author="Jujia Li" w:date="2026-02-25T17:48:00Z" w16du:dateUtc="2026-02-25T23:48:00Z">
              <w:r>
                <w:rPr>
                  <w:rFonts w:ascii="Aptos Narrow" w:eastAsia="Times New Roman" w:hAnsi="Aptos Narrow" w:cs="Times New Roman"/>
                  <w:color w:val="000000"/>
                  <w:lang w:eastAsia="zh-CN"/>
                </w:rPr>
                <w:t xml:space="preserve"> Rural_factor</w:t>
              </w:r>
            </w:ins>
            <w:ins w:id="2456" w:author="Jujia Li" w:date="2026-02-25T17:41:00Z" w16du:dateUtc="2026-02-25T23:41:00Z">
              <w:r w:rsidRPr="0008190F">
                <w:rPr>
                  <w:rFonts w:ascii="Aptos Narrow" w:eastAsia="Times New Roman" w:hAnsi="Aptos Narrow" w:cs="Times New Roman"/>
                  <w:color w:val="000000"/>
                  <w:lang w:eastAsia="zh-CN"/>
                </w:rPr>
                <w:t>5</w:t>
              </w:r>
            </w:ins>
          </w:p>
        </w:tc>
        <w:tc>
          <w:tcPr>
            <w:tcW w:w="0" w:type="auto"/>
            <w:noWrap/>
            <w:vAlign w:val="bottom"/>
            <w:hideMark/>
            <w:tcPrChange w:id="2457" w:author="Jujia Li" w:date="2026-02-25T18:55:00Z" w16du:dateUtc="2026-02-26T00:55:00Z">
              <w:tcPr>
                <w:tcW w:w="1830" w:type="dxa"/>
                <w:gridSpan w:val="2"/>
                <w:noWrap/>
                <w:vAlign w:val="bottom"/>
                <w:hideMark/>
              </w:tcPr>
            </w:tcPrChange>
          </w:tcPr>
          <w:p w14:paraId="76A1269E" w14:textId="77777777" w:rsidR="00B736F2" w:rsidRPr="0008190F" w:rsidRDefault="00B736F2">
            <w:pPr>
              <w:spacing w:after="0" w:line="240" w:lineRule="auto"/>
              <w:jc w:val="right"/>
              <w:rPr>
                <w:ins w:id="2458" w:author="Jujia Li" w:date="2026-02-25T17:41:00Z" w16du:dateUtc="2026-02-25T23:41:00Z"/>
                <w:rFonts w:ascii="Aptos Narrow" w:eastAsia="Times New Roman" w:hAnsi="Aptos Narrow" w:cs="Times New Roman"/>
                <w:color w:val="000000"/>
                <w:lang w:eastAsia="zh-CN"/>
              </w:rPr>
              <w:pPrChange w:id="2459" w:author="Jujia Li" w:date="2026-02-25T17:52:00Z" w16du:dateUtc="2026-02-25T23:52:00Z">
                <w:pPr>
                  <w:spacing w:after="0" w:line="240" w:lineRule="auto"/>
                </w:pPr>
              </w:pPrChange>
            </w:pPr>
            <w:ins w:id="2460" w:author="Jujia Li" w:date="2026-02-25T17:41:00Z" w16du:dateUtc="2026-02-25T23:41:00Z">
              <w:r w:rsidRPr="0008190F">
                <w:rPr>
                  <w:rFonts w:ascii="Aptos Narrow" w:eastAsia="Times New Roman" w:hAnsi="Aptos Narrow" w:cs="Times New Roman"/>
                  <w:color w:val="000000"/>
                  <w:lang w:eastAsia="zh-CN"/>
                </w:rPr>
                <w:t xml:space="preserve">1.37 (1.18) </w:t>
              </w:r>
            </w:ins>
          </w:p>
        </w:tc>
        <w:tc>
          <w:tcPr>
            <w:tcW w:w="0" w:type="auto"/>
            <w:tcPrChange w:id="2461" w:author="Jujia Li" w:date="2026-02-25T18:55:00Z" w16du:dateUtc="2026-02-26T00:55:00Z">
              <w:tcPr>
                <w:tcW w:w="839" w:type="dxa"/>
                <w:gridSpan w:val="2"/>
              </w:tcPr>
            </w:tcPrChange>
          </w:tcPr>
          <w:p w14:paraId="31005607" w14:textId="77777777" w:rsidR="00B736F2" w:rsidRPr="0008190F" w:rsidRDefault="00B736F2" w:rsidP="0008190F">
            <w:pPr>
              <w:spacing w:after="0" w:line="240" w:lineRule="auto"/>
              <w:rPr>
                <w:ins w:id="2462"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463" w:author="Jujia Li" w:date="2026-02-25T18:55:00Z" w16du:dateUtc="2026-02-26T00:55:00Z">
              <w:tcPr>
                <w:tcW w:w="1804" w:type="dxa"/>
                <w:gridSpan w:val="3"/>
                <w:noWrap/>
                <w:vAlign w:val="bottom"/>
                <w:hideMark/>
              </w:tcPr>
            </w:tcPrChange>
          </w:tcPr>
          <w:p w14:paraId="1F53693F" w14:textId="731969E4" w:rsidR="00B736F2" w:rsidRPr="0008190F" w:rsidRDefault="00B736F2">
            <w:pPr>
              <w:spacing w:after="0" w:line="240" w:lineRule="auto"/>
              <w:jc w:val="right"/>
              <w:rPr>
                <w:ins w:id="2464" w:author="Jujia Li" w:date="2026-02-25T17:41:00Z" w16du:dateUtc="2026-02-25T23:41:00Z"/>
                <w:rFonts w:ascii="Aptos Narrow" w:eastAsia="Times New Roman" w:hAnsi="Aptos Narrow" w:cs="Times New Roman"/>
                <w:color w:val="000000"/>
                <w:lang w:eastAsia="zh-CN"/>
              </w:rPr>
              <w:pPrChange w:id="2465" w:author="Jujia Li" w:date="2026-02-25T17:52:00Z" w16du:dateUtc="2026-02-25T23:52:00Z">
                <w:pPr>
                  <w:spacing w:after="0" w:line="240" w:lineRule="auto"/>
                </w:pPr>
              </w:pPrChange>
            </w:pPr>
            <w:ins w:id="246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467" w:author="Jujia Li" w:date="2026-02-25T18:55:00Z" w16du:dateUtc="2026-02-26T00:55:00Z">
              <w:tcPr>
                <w:tcW w:w="0" w:type="auto"/>
                <w:gridSpan w:val="2"/>
              </w:tcPr>
            </w:tcPrChange>
          </w:tcPr>
          <w:p w14:paraId="6F7B5D30" w14:textId="77777777" w:rsidR="00B736F2" w:rsidRPr="0008190F" w:rsidRDefault="00B736F2" w:rsidP="0008190F">
            <w:pPr>
              <w:spacing w:after="0" w:line="240" w:lineRule="auto"/>
              <w:rPr>
                <w:ins w:id="2468" w:author="Jujia Li" w:date="2026-02-25T17:51:00Z" w16du:dateUtc="2026-02-25T23:51:00Z"/>
                <w:rFonts w:ascii="Aptos Narrow" w:eastAsia="Times New Roman" w:hAnsi="Aptos Narrow" w:cs="Times New Roman"/>
                <w:color w:val="000000"/>
                <w:lang w:eastAsia="zh-CN"/>
              </w:rPr>
            </w:pPr>
          </w:p>
        </w:tc>
      </w:tr>
      <w:tr w:rsidR="00B736F2" w:rsidRPr="0008190F" w14:paraId="0C7A213D" w14:textId="6AB2E1D6" w:rsidTr="007F6CDD">
        <w:tblPrEx>
          <w:tblPrExChange w:id="2469"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470" w:author="Jujia Li" w:date="2026-02-25T17:41:00Z"/>
          <w:trPrChange w:id="2471" w:author="Jujia Li" w:date="2026-02-25T18:55:00Z" w16du:dateUtc="2026-02-26T00:55:00Z">
            <w:trPr>
              <w:trHeight w:val="300"/>
            </w:trPr>
          </w:trPrChange>
        </w:trPr>
        <w:tc>
          <w:tcPr>
            <w:tcW w:w="0" w:type="auto"/>
            <w:noWrap/>
            <w:vAlign w:val="bottom"/>
            <w:hideMark/>
            <w:tcPrChange w:id="2472" w:author="Jujia Li" w:date="2026-02-25T18:55:00Z" w16du:dateUtc="2026-02-26T00:55:00Z">
              <w:tcPr>
                <w:tcW w:w="3451" w:type="dxa"/>
                <w:noWrap/>
                <w:vAlign w:val="bottom"/>
                <w:hideMark/>
              </w:tcPr>
            </w:tcPrChange>
          </w:tcPr>
          <w:p w14:paraId="4129B351" w14:textId="478B4F16" w:rsidR="00B736F2" w:rsidRPr="0008190F" w:rsidRDefault="00B736F2" w:rsidP="0008190F">
            <w:pPr>
              <w:spacing w:after="0" w:line="240" w:lineRule="auto"/>
              <w:rPr>
                <w:ins w:id="2473" w:author="Jujia Li" w:date="2026-02-25T17:41:00Z" w16du:dateUtc="2026-02-25T23:41:00Z"/>
                <w:rFonts w:ascii="Aptos Narrow" w:eastAsia="Times New Roman" w:hAnsi="Aptos Narrow" w:cs="Times New Roman"/>
                <w:color w:val="000000"/>
                <w:lang w:eastAsia="zh-CN"/>
              </w:rPr>
            </w:pPr>
            <w:ins w:id="2474" w:author="Jujia Li" w:date="2026-02-25T17:41:00Z" w16du:dateUtc="2026-02-25T23:41:00Z">
              <w:r w:rsidRPr="0008190F">
                <w:rPr>
                  <w:rFonts w:ascii="Aptos Narrow" w:eastAsia="Times New Roman" w:hAnsi="Aptos Narrow" w:cs="Times New Roman"/>
                  <w:color w:val="000000"/>
                  <w:lang w:eastAsia="zh-CN"/>
                </w:rPr>
                <w:t>METHADONE</w:t>
              </w:r>
            </w:ins>
            <w:ins w:id="2475" w:author="Jujia Li" w:date="2026-02-25T17:47:00Z" w16du:dateUtc="2026-02-25T23:47:00Z">
              <w:r>
                <w:rPr>
                  <w:rFonts w:ascii="Aptos Narrow" w:eastAsia="Times New Roman" w:hAnsi="Aptos Narrow" w:cs="Times New Roman"/>
                  <w:color w:val="000000"/>
                  <w:lang w:eastAsia="zh-CN"/>
                </w:rPr>
                <w:t xml:space="preserve"> </w:t>
              </w:r>
            </w:ins>
            <w:ins w:id="2476" w:author="Jujia Li" w:date="2026-02-25T17:41:00Z" w16du:dateUtc="2026-02-25T23:41:00Z">
              <w:r w:rsidRPr="0008190F">
                <w:rPr>
                  <w:rFonts w:ascii="Aptos Narrow" w:eastAsia="Times New Roman" w:hAnsi="Aptos Narrow" w:cs="Times New Roman"/>
                  <w:color w:val="000000"/>
                  <w:lang w:eastAsia="zh-CN"/>
                </w:rPr>
                <w:t>:</w:t>
              </w:r>
            </w:ins>
            <w:ins w:id="2477" w:author="Jujia Li" w:date="2026-02-25T17:48:00Z" w16du:dateUtc="2026-02-25T23:48:00Z">
              <w:r>
                <w:rPr>
                  <w:rFonts w:ascii="Aptos Narrow" w:eastAsia="Times New Roman" w:hAnsi="Aptos Narrow" w:cs="Times New Roman"/>
                  <w:color w:val="000000"/>
                  <w:lang w:eastAsia="zh-CN"/>
                </w:rPr>
                <w:t xml:space="preserve"> Rural_factor</w:t>
              </w:r>
            </w:ins>
            <w:ins w:id="2478" w:author="Jujia Li" w:date="2026-02-25T17:41:00Z" w16du:dateUtc="2026-02-25T23:41:00Z">
              <w:r w:rsidRPr="0008190F">
                <w:rPr>
                  <w:rFonts w:ascii="Aptos Narrow" w:eastAsia="Times New Roman" w:hAnsi="Aptos Narrow" w:cs="Times New Roman"/>
                  <w:color w:val="000000"/>
                  <w:lang w:eastAsia="zh-CN"/>
                </w:rPr>
                <w:t>6</w:t>
              </w:r>
            </w:ins>
          </w:p>
        </w:tc>
        <w:tc>
          <w:tcPr>
            <w:tcW w:w="0" w:type="auto"/>
            <w:noWrap/>
            <w:vAlign w:val="bottom"/>
            <w:hideMark/>
            <w:tcPrChange w:id="2479" w:author="Jujia Li" w:date="2026-02-25T18:55:00Z" w16du:dateUtc="2026-02-26T00:55:00Z">
              <w:tcPr>
                <w:tcW w:w="1830" w:type="dxa"/>
                <w:gridSpan w:val="2"/>
                <w:noWrap/>
                <w:vAlign w:val="bottom"/>
                <w:hideMark/>
              </w:tcPr>
            </w:tcPrChange>
          </w:tcPr>
          <w:p w14:paraId="77D107B5" w14:textId="77777777" w:rsidR="00B736F2" w:rsidRPr="0008190F" w:rsidRDefault="00B736F2">
            <w:pPr>
              <w:spacing w:after="0" w:line="240" w:lineRule="auto"/>
              <w:jc w:val="right"/>
              <w:rPr>
                <w:ins w:id="2480" w:author="Jujia Li" w:date="2026-02-25T17:41:00Z" w16du:dateUtc="2026-02-25T23:41:00Z"/>
                <w:rFonts w:ascii="Aptos Narrow" w:eastAsia="Times New Roman" w:hAnsi="Aptos Narrow" w:cs="Times New Roman"/>
                <w:color w:val="000000"/>
                <w:lang w:eastAsia="zh-CN"/>
              </w:rPr>
              <w:pPrChange w:id="2481" w:author="Jujia Li" w:date="2026-02-25T17:52:00Z" w16du:dateUtc="2026-02-25T23:52:00Z">
                <w:pPr>
                  <w:spacing w:after="0" w:line="240" w:lineRule="auto"/>
                </w:pPr>
              </w:pPrChange>
            </w:pPr>
            <w:ins w:id="2482" w:author="Jujia Li" w:date="2026-02-25T17:41:00Z" w16du:dateUtc="2026-02-25T23:41:00Z">
              <w:r w:rsidRPr="0008190F">
                <w:rPr>
                  <w:rFonts w:ascii="Aptos Narrow" w:eastAsia="Times New Roman" w:hAnsi="Aptos Narrow" w:cs="Times New Roman"/>
                  <w:color w:val="000000"/>
                  <w:lang w:eastAsia="zh-CN"/>
                </w:rPr>
                <w:t xml:space="preserve">-0.50 (1.19) </w:t>
              </w:r>
            </w:ins>
          </w:p>
        </w:tc>
        <w:tc>
          <w:tcPr>
            <w:tcW w:w="0" w:type="auto"/>
            <w:tcPrChange w:id="2483" w:author="Jujia Li" w:date="2026-02-25T18:55:00Z" w16du:dateUtc="2026-02-26T00:55:00Z">
              <w:tcPr>
                <w:tcW w:w="839" w:type="dxa"/>
                <w:gridSpan w:val="2"/>
              </w:tcPr>
            </w:tcPrChange>
          </w:tcPr>
          <w:p w14:paraId="5E254247" w14:textId="77777777" w:rsidR="00B736F2" w:rsidRPr="0008190F" w:rsidRDefault="00B736F2" w:rsidP="0008190F">
            <w:pPr>
              <w:spacing w:after="0" w:line="240" w:lineRule="auto"/>
              <w:rPr>
                <w:ins w:id="248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485" w:author="Jujia Li" w:date="2026-02-25T18:55:00Z" w16du:dateUtc="2026-02-26T00:55:00Z">
              <w:tcPr>
                <w:tcW w:w="1804" w:type="dxa"/>
                <w:gridSpan w:val="3"/>
                <w:noWrap/>
                <w:vAlign w:val="bottom"/>
                <w:hideMark/>
              </w:tcPr>
            </w:tcPrChange>
          </w:tcPr>
          <w:p w14:paraId="2921B06D" w14:textId="74F10A4E" w:rsidR="00B736F2" w:rsidRPr="0008190F" w:rsidRDefault="00B736F2">
            <w:pPr>
              <w:spacing w:after="0" w:line="240" w:lineRule="auto"/>
              <w:jc w:val="right"/>
              <w:rPr>
                <w:ins w:id="2486" w:author="Jujia Li" w:date="2026-02-25T17:41:00Z" w16du:dateUtc="2026-02-25T23:41:00Z"/>
                <w:rFonts w:ascii="Aptos Narrow" w:eastAsia="Times New Roman" w:hAnsi="Aptos Narrow" w:cs="Times New Roman"/>
                <w:color w:val="000000"/>
                <w:lang w:eastAsia="zh-CN"/>
              </w:rPr>
              <w:pPrChange w:id="2487" w:author="Jujia Li" w:date="2026-02-25T17:52:00Z" w16du:dateUtc="2026-02-25T23:52:00Z">
                <w:pPr>
                  <w:spacing w:after="0" w:line="240" w:lineRule="auto"/>
                </w:pPr>
              </w:pPrChange>
            </w:pPr>
            <w:ins w:id="248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489" w:author="Jujia Li" w:date="2026-02-25T18:55:00Z" w16du:dateUtc="2026-02-26T00:55:00Z">
              <w:tcPr>
                <w:tcW w:w="0" w:type="auto"/>
                <w:gridSpan w:val="2"/>
              </w:tcPr>
            </w:tcPrChange>
          </w:tcPr>
          <w:p w14:paraId="6B8EC20E" w14:textId="77777777" w:rsidR="00B736F2" w:rsidRPr="0008190F" w:rsidRDefault="00B736F2" w:rsidP="0008190F">
            <w:pPr>
              <w:spacing w:after="0" w:line="240" w:lineRule="auto"/>
              <w:rPr>
                <w:ins w:id="2490" w:author="Jujia Li" w:date="2026-02-25T17:51:00Z" w16du:dateUtc="2026-02-25T23:51:00Z"/>
                <w:rFonts w:ascii="Aptos Narrow" w:eastAsia="Times New Roman" w:hAnsi="Aptos Narrow" w:cs="Times New Roman"/>
                <w:color w:val="000000"/>
                <w:lang w:eastAsia="zh-CN"/>
              </w:rPr>
            </w:pPr>
          </w:p>
        </w:tc>
      </w:tr>
      <w:tr w:rsidR="00B736F2" w:rsidRPr="0008190F" w14:paraId="37C239FE" w14:textId="5EB781D4" w:rsidTr="007F6CDD">
        <w:tblPrEx>
          <w:tblPrExChange w:id="249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492" w:author="Jujia Li" w:date="2026-02-25T17:41:00Z"/>
          <w:trPrChange w:id="2493" w:author="Jujia Li" w:date="2026-02-25T18:55:00Z" w16du:dateUtc="2026-02-26T00:55:00Z">
            <w:trPr>
              <w:trHeight w:val="300"/>
            </w:trPr>
          </w:trPrChange>
        </w:trPr>
        <w:tc>
          <w:tcPr>
            <w:tcW w:w="0" w:type="auto"/>
            <w:noWrap/>
            <w:vAlign w:val="bottom"/>
            <w:hideMark/>
            <w:tcPrChange w:id="2494" w:author="Jujia Li" w:date="2026-02-25T18:55:00Z" w16du:dateUtc="2026-02-26T00:55:00Z">
              <w:tcPr>
                <w:tcW w:w="3451" w:type="dxa"/>
                <w:noWrap/>
                <w:vAlign w:val="bottom"/>
                <w:hideMark/>
              </w:tcPr>
            </w:tcPrChange>
          </w:tcPr>
          <w:p w14:paraId="4459DA41" w14:textId="7632EB4A" w:rsidR="00B736F2" w:rsidRPr="0008190F" w:rsidRDefault="00B736F2" w:rsidP="0008190F">
            <w:pPr>
              <w:spacing w:after="0" w:line="240" w:lineRule="auto"/>
              <w:rPr>
                <w:ins w:id="2495" w:author="Jujia Li" w:date="2026-02-25T17:41:00Z" w16du:dateUtc="2026-02-25T23:41:00Z"/>
                <w:rFonts w:ascii="Aptos Narrow" w:eastAsia="Times New Roman" w:hAnsi="Aptos Narrow" w:cs="Times New Roman"/>
                <w:color w:val="000000"/>
                <w:lang w:val="it-IT" w:eastAsia="zh-CN"/>
                <w:rPrChange w:id="2496" w:author="Jujia Li" w:date="2026-02-25T17:41:00Z" w16du:dateUtc="2026-02-25T23:41:00Z">
                  <w:rPr>
                    <w:ins w:id="2497" w:author="Jujia Li" w:date="2026-02-25T17:41:00Z" w16du:dateUtc="2026-02-25T23:41:00Z"/>
                    <w:rFonts w:ascii="Aptos Narrow" w:eastAsia="Times New Roman" w:hAnsi="Aptos Narrow" w:cs="Times New Roman"/>
                    <w:color w:val="000000"/>
                    <w:lang w:eastAsia="zh-CN"/>
                  </w:rPr>
                </w:rPrChange>
              </w:rPr>
            </w:pPr>
            <w:ins w:id="2498" w:author="Jujia Li" w:date="2026-02-25T17:41:00Z" w16du:dateUtc="2026-02-25T23:41:00Z">
              <w:r w:rsidRPr="0008190F">
                <w:rPr>
                  <w:rFonts w:ascii="Aptos Narrow" w:eastAsia="Times New Roman" w:hAnsi="Aptos Narrow" w:cs="Times New Roman"/>
                  <w:color w:val="000000"/>
                  <w:lang w:val="it-IT" w:eastAsia="zh-CN"/>
                  <w:rPrChange w:id="2499" w:author="Jujia Li" w:date="2026-02-25T17:41:00Z" w16du:dateUtc="2026-02-25T23:41:00Z">
                    <w:rPr>
                      <w:rFonts w:ascii="Aptos Narrow" w:eastAsia="Times New Roman" w:hAnsi="Aptos Narrow" w:cs="Times New Roman"/>
                      <w:color w:val="000000"/>
                      <w:lang w:eastAsia="zh-CN"/>
                    </w:rPr>
                  </w:rPrChange>
                </w:rPr>
                <w:t>METHADONE</w:t>
              </w:r>
            </w:ins>
            <w:ins w:id="2500" w:author="Jujia Li" w:date="2026-02-25T17:47:00Z" w16du:dateUtc="2026-02-25T23:47:00Z">
              <w:r>
                <w:rPr>
                  <w:rFonts w:ascii="Aptos Narrow" w:eastAsia="Times New Roman" w:hAnsi="Aptos Narrow" w:cs="Times New Roman"/>
                  <w:color w:val="000000"/>
                  <w:lang w:val="it-IT" w:eastAsia="zh-CN"/>
                </w:rPr>
                <w:t xml:space="preserve"> </w:t>
              </w:r>
            </w:ins>
            <w:ins w:id="2501" w:author="Jujia Li" w:date="2026-02-25T17:41:00Z" w16du:dateUtc="2026-02-25T23:41:00Z">
              <w:r w:rsidRPr="0008190F">
                <w:rPr>
                  <w:rFonts w:ascii="Aptos Narrow" w:eastAsia="Times New Roman" w:hAnsi="Aptos Narrow" w:cs="Times New Roman"/>
                  <w:color w:val="000000"/>
                  <w:lang w:val="it-IT" w:eastAsia="zh-CN"/>
                  <w:rPrChange w:id="2502" w:author="Jujia Li" w:date="2026-02-25T17:41:00Z" w16du:dateUtc="2026-02-25T23:41:00Z">
                    <w:rPr>
                      <w:rFonts w:ascii="Aptos Narrow" w:eastAsia="Times New Roman" w:hAnsi="Aptos Narrow" w:cs="Times New Roman"/>
                      <w:color w:val="000000"/>
                      <w:lang w:eastAsia="zh-CN"/>
                    </w:rPr>
                  </w:rPrChange>
                </w:rPr>
                <w:t>:</w:t>
              </w:r>
            </w:ins>
            <w:ins w:id="2503" w:author="Jujia Li" w:date="2026-02-25T17:48:00Z" w16du:dateUtc="2026-02-25T23:48:00Z">
              <w:r>
                <w:rPr>
                  <w:rFonts w:ascii="Aptos Narrow" w:eastAsia="Times New Roman" w:hAnsi="Aptos Narrow" w:cs="Times New Roman"/>
                  <w:color w:val="000000"/>
                  <w:lang w:val="it-IT" w:eastAsia="zh-CN"/>
                </w:rPr>
                <w:t xml:space="preserve"> Gini Index</w:t>
              </w:r>
            </w:ins>
          </w:p>
        </w:tc>
        <w:tc>
          <w:tcPr>
            <w:tcW w:w="0" w:type="auto"/>
            <w:noWrap/>
            <w:vAlign w:val="bottom"/>
            <w:hideMark/>
            <w:tcPrChange w:id="2504" w:author="Jujia Li" w:date="2026-02-25T18:55:00Z" w16du:dateUtc="2026-02-26T00:55:00Z">
              <w:tcPr>
                <w:tcW w:w="1830" w:type="dxa"/>
                <w:gridSpan w:val="2"/>
                <w:noWrap/>
                <w:vAlign w:val="bottom"/>
                <w:hideMark/>
              </w:tcPr>
            </w:tcPrChange>
          </w:tcPr>
          <w:p w14:paraId="4616D930" w14:textId="77777777" w:rsidR="00B736F2" w:rsidRPr="0008190F" w:rsidRDefault="00B736F2">
            <w:pPr>
              <w:spacing w:after="0" w:line="240" w:lineRule="auto"/>
              <w:jc w:val="right"/>
              <w:rPr>
                <w:ins w:id="2505" w:author="Jujia Li" w:date="2026-02-25T17:41:00Z" w16du:dateUtc="2026-02-25T23:41:00Z"/>
                <w:rFonts w:ascii="Aptos Narrow" w:eastAsia="Times New Roman" w:hAnsi="Aptos Narrow" w:cs="Times New Roman"/>
                <w:color w:val="000000"/>
                <w:lang w:eastAsia="zh-CN"/>
              </w:rPr>
              <w:pPrChange w:id="2506" w:author="Jujia Li" w:date="2026-02-25T17:52:00Z" w16du:dateUtc="2026-02-25T23:52:00Z">
                <w:pPr>
                  <w:spacing w:after="0" w:line="240" w:lineRule="auto"/>
                </w:pPr>
              </w:pPrChange>
            </w:pPr>
            <w:ins w:id="2507" w:author="Jujia Li" w:date="2026-02-25T17:41:00Z" w16du:dateUtc="2026-02-25T23:41:00Z">
              <w:r w:rsidRPr="0008190F">
                <w:rPr>
                  <w:rFonts w:ascii="Aptos Narrow" w:eastAsia="Times New Roman" w:hAnsi="Aptos Narrow" w:cs="Times New Roman"/>
                  <w:color w:val="000000"/>
                  <w:lang w:eastAsia="zh-CN"/>
                </w:rPr>
                <w:t xml:space="preserve">0.30 (0.38) </w:t>
              </w:r>
            </w:ins>
          </w:p>
        </w:tc>
        <w:tc>
          <w:tcPr>
            <w:tcW w:w="0" w:type="auto"/>
            <w:tcPrChange w:id="2508" w:author="Jujia Li" w:date="2026-02-25T18:55:00Z" w16du:dateUtc="2026-02-26T00:55:00Z">
              <w:tcPr>
                <w:tcW w:w="839" w:type="dxa"/>
                <w:gridSpan w:val="2"/>
              </w:tcPr>
            </w:tcPrChange>
          </w:tcPr>
          <w:p w14:paraId="1C5E3AB2" w14:textId="77777777" w:rsidR="00B736F2" w:rsidRPr="0008190F" w:rsidRDefault="00B736F2" w:rsidP="0008190F">
            <w:pPr>
              <w:spacing w:after="0" w:line="240" w:lineRule="auto"/>
              <w:rPr>
                <w:ins w:id="250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510" w:author="Jujia Li" w:date="2026-02-25T18:55:00Z" w16du:dateUtc="2026-02-26T00:55:00Z">
              <w:tcPr>
                <w:tcW w:w="1804" w:type="dxa"/>
                <w:gridSpan w:val="3"/>
                <w:noWrap/>
                <w:vAlign w:val="bottom"/>
                <w:hideMark/>
              </w:tcPr>
            </w:tcPrChange>
          </w:tcPr>
          <w:p w14:paraId="7596DDA7" w14:textId="566C8604" w:rsidR="00B736F2" w:rsidRPr="0008190F" w:rsidRDefault="00B736F2">
            <w:pPr>
              <w:spacing w:after="0" w:line="240" w:lineRule="auto"/>
              <w:jc w:val="right"/>
              <w:rPr>
                <w:ins w:id="2511" w:author="Jujia Li" w:date="2026-02-25T17:41:00Z" w16du:dateUtc="2026-02-25T23:41:00Z"/>
                <w:rFonts w:ascii="Aptos Narrow" w:eastAsia="Times New Roman" w:hAnsi="Aptos Narrow" w:cs="Times New Roman"/>
                <w:color w:val="000000"/>
                <w:lang w:eastAsia="zh-CN"/>
              </w:rPr>
              <w:pPrChange w:id="2512" w:author="Jujia Li" w:date="2026-02-25T17:52:00Z" w16du:dateUtc="2026-02-25T23:52:00Z">
                <w:pPr>
                  <w:spacing w:after="0" w:line="240" w:lineRule="auto"/>
                </w:pPr>
              </w:pPrChange>
            </w:pPr>
            <w:ins w:id="2513"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514" w:author="Jujia Li" w:date="2026-02-25T18:55:00Z" w16du:dateUtc="2026-02-26T00:55:00Z">
              <w:tcPr>
                <w:tcW w:w="0" w:type="auto"/>
                <w:gridSpan w:val="2"/>
              </w:tcPr>
            </w:tcPrChange>
          </w:tcPr>
          <w:p w14:paraId="40FC8DD6" w14:textId="77777777" w:rsidR="00B736F2" w:rsidRPr="0008190F" w:rsidRDefault="00B736F2" w:rsidP="0008190F">
            <w:pPr>
              <w:spacing w:after="0" w:line="240" w:lineRule="auto"/>
              <w:rPr>
                <w:ins w:id="2515" w:author="Jujia Li" w:date="2026-02-25T17:51:00Z" w16du:dateUtc="2026-02-25T23:51:00Z"/>
                <w:rFonts w:ascii="Aptos Narrow" w:eastAsia="Times New Roman" w:hAnsi="Aptos Narrow" w:cs="Times New Roman"/>
                <w:color w:val="000000"/>
                <w:lang w:eastAsia="zh-CN"/>
              </w:rPr>
            </w:pPr>
          </w:p>
        </w:tc>
      </w:tr>
      <w:tr w:rsidR="00B736F2" w:rsidRPr="0008190F" w14:paraId="1B50E537" w14:textId="33DA3331" w:rsidTr="007F6CDD">
        <w:tblPrEx>
          <w:tblPrExChange w:id="251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517" w:author="Jujia Li" w:date="2026-02-25T17:41:00Z"/>
          <w:trPrChange w:id="2518" w:author="Jujia Li" w:date="2026-02-25T18:55:00Z" w16du:dateUtc="2026-02-26T00:55:00Z">
            <w:trPr>
              <w:trHeight w:val="300"/>
            </w:trPr>
          </w:trPrChange>
        </w:trPr>
        <w:tc>
          <w:tcPr>
            <w:tcW w:w="0" w:type="auto"/>
            <w:noWrap/>
            <w:vAlign w:val="bottom"/>
            <w:hideMark/>
            <w:tcPrChange w:id="2519" w:author="Jujia Li" w:date="2026-02-25T18:55:00Z" w16du:dateUtc="2026-02-26T00:55:00Z">
              <w:tcPr>
                <w:tcW w:w="3451" w:type="dxa"/>
                <w:noWrap/>
                <w:vAlign w:val="bottom"/>
                <w:hideMark/>
              </w:tcPr>
            </w:tcPrChange>
          </w:tcPr>
          <w:p w14:paraId="31379586" w14:textId="7D3B3976" w:rsidR="00B736F2" w:rsidRPr="0008190F" w:rsidRDefault="00B736F2" w:rsidP="0008190F">
            <w:pPr>
              <w:spacing w:after="0" w:line="240" w:lineRule="auto"/>
              <w:rPr>
                <w:ins w:id="2520" w:author="Jujia Li" w:date="2026-02-25T17:41:00Z" w16du:dateUtc="2026-02-25T23:41:00Z"/>
                <w:rFonts w:ascii="Aptos Narrow" w:eastAsia="Times New Roman" w:hAnsi="Aptos Narrow" w:cs="Times New Roman"/>
                <w:color w:val="000000"/>
                <w:lang w:eastAsia="zh-CN"/>
              </w:rPr>
            </w:pPr>
            <w:ins w:id="2521" w:author="Jujia Li" w:date="2026-02-25T17:41:00Z" w16du:dateUtc="2026-02-25T23:41:00Z">
              <w:r w:rsidRPr="0008190F">
                <w:rPr>
                  <w:rFonts w:ascii="Aptos Narrow" w:eastAsia="Times New Roman" w:hAnsi="Aptos Narrow" w:cs="Times New Roman"/>
                  <w:color w:val="000000"/>
                  <w:lang w:eastAsia="zh-CN"/>
                </w:rPr>
                <w:t>METHADONE</w:t>
              </w:r>
            </w:ins>
            <w:ins w:id="2522" w:author="Jujia Li" w:date="2026-02-25T17:47:00Z" w16du:dateUtc="2026-02-25T23:47:00Z">
              <w:r>
                <w:rPr>
                  <w:rFonts w:ascii="Aptos Narrow" w:eastAsia="Times New Roman" w:hAnsi="Aptos Narrow" w:cs="Times New Roman"/>
                  <w:color w:val="000000"/>
                  <w:lang w:eastAsia="zh-CN"/>
                </w:rPr>
                <w:t xml:space="preserve"> </w:t>
              </w:r>
            </w:ins>
            <w:ins w:id="2523" w:author="Jujia Li" w:date="2026-02-25T17:41:00Z" w16du:dateUtc="2026-02-25T23:41:00Z">
              <w:r w:rsidRPr="0008190F">
                <w:rPr>
                  <w:rFonts w:ascii="Aptos Narrow" w:eastAsia="Times New Roman" w:hAnsi="Aptos Narrow" w:cs="Times New Roman"/>
                  <w:color w:val="000000"/>
                  <w:lang w:eastAsia="zh-CN"/>
                </w:rPr>
                <w:t>:</w:t>
              </w:r>
            </w:ins>
            <w:ins w:id="2524" w:author="Jujia Li" w:date="2026-02-25T17:48:00Z" w16du:dateUtc="2026-02-25T23:48:00Z">
              <w:r>
                <w:rPr>
                  <w:rFonts w:ascii="Aptos Narrow" w:eastAsia="Times New Roman" w:hAnsi="Aptos Narrow" w:cs="Times New Roman"/>
                  <w:color w:val="000000"/>
                  <w:lang w:eastAsia="zh-CN"/>
                </w:rPr>
                <w:t xml:space="preserve"> Poverty Rate</w:t>
              </w:r>
            </w:ins>
          </w:p>
        </w:tc>
        <w:tc>
          <w:tcPr>
            <w:tcW w:w="0" w:type="auto"/>
            <w:noWrap/>
            <w:vAlign w:val="bottom"/>
            <w:hideMark/>
            <w:tcPrChange w:id="2525" w:author="Jujia Li" w:date="2026-02-25T18:55:00Z" w16du:dateUtc="2026-02-26T00:55:00Z">
              <w:tcPr>
                <w:tcW w:w="1830" w:type="dxa"/>
                <w:gridSpan w:val="2"/>
                <w:noWrap/>
                <w:vAlign w:val="bottom"/>
                <w:hideMark/>
              </w:tcPr>
            </w:tcPrChange>
          </w:tcPr>
          <w:p w14:paraId="3C6FFDC3" w14:textId="5A60594E" w:rsidR="00B736F2" w:rsidRPr="0008190F" w:rsidRDefault="00B736F2">
            <w:pPr>
              <w:spacing w:after="0" w:line="240" w:lineRule="auto"/>
              <w:jc w:val="right"/>
              <w:rPr>
                <w:ins w:id="2526" w:author="Jujia Li" w:date="2026-02-25T17:41:00Z" w16du:dateUtc="2026-02-25T23:41:00Z"/>
                <w:rFonts w:ascii="Aptos Narrow" w:eastAsia="Times New Roman" w:hAnsi="Aptos Narrow" w:cs="Times New Roman"/>
                <w:color w:val="000000"/>
                <w:lang w:eastAsia="zh-CN"/>
              </w:rPr>
              <w:pPrChange w:id="2527" w:author="Jujia Li" w:date="2026-02-25T17:52:00Z" w16du:dateUtc="2026-02-25T23:52:00Z">
                <w:pPr>
                  <w:spacing w:after="0" w:line="240" w:lineRule="auto"/>
                </w:pPr>
              </w:pPrChange>
            </w:pPr>
            <w:ins w:id="2528" w:author="Jujia Li" w:date="2026-02-25T17:41:00Z" w16du:dateUtc="2026-02-25T23:41:00Z">
              <w:r w:rsidRPr="0008190F">
                <w:rPr>
                  <w:rFonts w:ascii="Aptos Narrow" w:eastAsia="Times New Roman" w:hAnsi="Aptos Narrow" w:cs="Times New Roman"/>
                  <w:color w:val="000000"/>
                  <w:lang w:eastAsia="zh-CN"/>
                </w:rPr>
                <w:t>0.66 (0.31)</w:t>
              </w:r>
            </w:ins>
          </w:p>
        </w:tc>
        <w:tc>
          <w:tcPr>
            <w:tcW w:w="0" w:type="auto"/>
            <w:tcPrChange w:id="2529" w:author="Jujia Li" w:date="2026-02-25T18:55:00Z" w16du:dateUtc="2026-02-26T00:55:00Z">
              <w:tcPr>
                <w:tcW w:w="839" w:type="dxa"/>
                <w:gridSpan w:val="2"/>
              </w:tcPr>
            </w:tcPrChange>
          </w:tcPr>
          <w:p w14:paraId="6F8448B1" w14:textId="7506B0D9" w:rsidR="00B736F2" w:rsidRPr="0008190F" w:rsidRDefault="00B736F2" w:rsidP="0008190F">
            <w:pPr>
              <w:spacing w:after="0" w:line="240" w:lineRule="auto"/>
              <w:rPr>
                <w:ins w:id="2530" w:author="Jujia Li" w:date="2026-02-25T17:49:00Z" w16du:dateUtc="2026-02-25T23:49:00Z"/>
                <w:rFonts w:ascii="Aptos Narrow" w:eastAsia="Times New Roman" w:hAnsi="Aptos Narrow" w:cs="Times New Roman"/>
                <w:color w:val="000000"/>
                <w:lang w:eastAsia="zh-CN"/>
              </w:rPr>
            </w:pPr>
            <w:ins w:id="2531" w:author="Jujia Li" w:date="2026-02-25T17:51:00Z" w16du:dateUtc="2026-02-25T23:51:00Z">
              <w:r w:rsidRPr="0008190F">
                <w:rPr>
                  <w:rFonts w:ascii="Aptos Narrow" w:eastAsia="Times New Roman" w:hAnsi="Aptos Narrow" w:cs="Times New Roman"/>
                  <w:color w:val="000000"/>
                  <w:lang w:eastAsia="zh-CN"/>
                </w:rPr>
                <w:t>*</w:t>
              </w:r>
            </w:ins>
          </w:p>
        </w:tc>
        <w:tc>
          <w:tcPr>
            <w:tcW w:w="0" w:type="auto"/>
            <w:noWrap/>
            <w:vAlign w:val="bottom"/>
            <w:hideMark/>
            <w:tcPrChange w:id="2532" w:author="Jujia Li" w:date="2026-02-25T18:55:00Z" w16du:dateUtc="2026-02-26T00:55:00Z">
              <w:tcPr>
                <w:tcW w:w="1804" w:type="dxa"/>
                <w:gridSpan w:val="3"/>
                <w:noWrap/>
                <w:vAlign w:val="bottom"/>
                <w:hideMark/>
              </w:tcPr>
            </w:tcPrChange>
          </w:tcPr>
          <w:p w14:paraId="2F66F1A4" w14:textId="65FE8013" w:rsidR="00B736F2" w:rsidRPr="0008190F" w:rsidRDefault="00B736F2">
            <w:pPr>
              <w:spacing w:after="0" w:line="240" w:lineRule="auto"/>
              <w:jc w:val="right"/>
              <w:rPr>
                <w:ins w:id="2533" w:author="Jujia Li" w:date="2026-02-25T17:41:00Z" w16du:dateUtc="2026-02-25T23:41:00Z"/>
                <w:rFonts w:ascii="Aptos Narrow" w:eastAsia="Times New Roman" w:hAnsi="Aptos Narrow" w:cs="Times New Roman"/>
                <w:color w:val="000000"/>
                <w:lang w:eastAsia="zh-CN"/>
              </w:rPr>
              <w:pPrChange w:id="2534" w:author="Jujia Li" w:date="2026-02-25T17:52:00Z" w16du:dateUtc="2026-02-25T23:52:00Z">
                <w:pPr>
                  <w:spacing w:after="0" w:line="240" w:lineRule="auto"/>
                </w:pPr>
              </w:pPrChange>
            </w:pPr>
            <w:ins w:id="2535"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536" w:author="Jujia Li" w:date="2026-02-25T18:55:00Z" w16du:dateUtc="2026-02-26T00:55:00Z">
              <w:tcPr>
                <w:tcW w:w="0" w:type="auto"/>
                <w:gridSpan w:val="2"/>
              </w:tcPr>
            </w:tcPrChange>
          </w:tcPr>
          <w:p w14:paraId="54EAC095" w14:textId="77777777" w:rsidR="00B736F2" w:rsidRPr="0008190F" w:rsidRDefault="00B736F2" w:rsidP="0008190F">
            <w:pPr>
              <w:spacing w:after="0" w:line="240" w:lineRule="auto"/>
              <w:rPr>
                <w:ins w:id="2537" w:author="Jujia Li" w:date="2026-02-25T17:51:00Z" w16du:dateUtc="2026-02-25T23:51:00Z"/>
                <w:rFonts w:ascii="Aptos Narrow" w:eastAsia="Times New Roman" w:hAnsi="Aptos Narrow" w:cs="Times New Roman"/>
                <w:color w:val="000000"/>
                <w:lang w:eastAsia="zh-CN"/>
              </w:rPr>
            </w:pPr>
          </w:p>
        </w:tc>
      </w:tr>
      <w:tr w:rsidR="00B736F2" w:rsidRPr="0008190F" w14:paraId="3943B7A1" w14:textId="4CEAEF8A" w:rsidTr="007F6CDD">
        <w:tblPrEx>
          <w:tblPrExChange w:id="253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539" w:author="Jujia Li" w:date="2026-02-25T17:41:00Z"/>
          <w:trPrChange w:id="2540" w:author="Jujia Li" w:date="2026-02-25T18:55:00Z" w16du:dateUtc="2026-02-26T00:55:00Z">
            <w:trPr>
              <w:trHeight w:val="300"/>
            </w:trPr>
          </w:trPrChange>
        </w:trPr>
        <w:tc>
          <w:tcPr>
            <w:tcW w:w="0" w:type="auto"/>
            <w:noWrap/>
            <w:vAlign w:val="bottom"/>
            <w:hideMark/>
            <w:tcPrChange w:id="2541" w:author="Jujia Li" w:date="2026-02-25T18:55:00Z" w16du:dateUtc="2026-02-26T00:55:00Z">
              <w:tcPr>
                <w:tcW w:w="3451" w:type="dxa"/>
                <w:noWrap/>
                <w:vAlign w:val="bottom"/>
                <w:hideMark/>
              </w:tcPr>
            </w:tcPrChange>
          </w:tcPr>
          <w:p w14:paraId="09763125" w14:textId="3A164B76" w:rsidR="00B736F2" w:rsidRPr="0008190F" w:rsidRDefault="00B736F2" w:rsidP="0008190F">
            <w:pPr>
              <w:spacing w:after="0" w:line="240" w:lineRule="auto"/>
              <w:rPr>
                <w:ins w:id="2542" w:author="Jujia Li" w:date="2026-02-25T17:41:00Z" w16du:dateUtc="2026-02-25T23:41:00Z"/>
                <w:rFonts w:ascii="Aptos Narrow" w:eastAsia="Times New Roman" w:hAnsi="Aptos Narrow" w:cs="Times New Roman"/>
                <w:color w:val="000000"/>
                <w:lang w:eastAsia="zh-CN"/>
              </w:rPr>
            </w:pPr>
            <w:ins w:id="2543" w:author="Jujia Li" w:date="2026-02-25T17:41:00Z" w16du:dateUtc="2026-02-25T23:41:00Z">
              <w:r w:rsidRPr="0008190F">
                <w:rPr>
                  <w:rFonts w:ascii="Aptos Narrow" w:eastAsia="Times New Roman" w:hAnsi="Aptos Narrow" w:cs="Times New Roman"/>
                  <w:color w:val="000000"/>
                  <w:lang w:eastAsia="zh-CN"/>
                </w:rPr>
                <w:t>METHADONE</w:t>
              </w:r>
            </w:ins>
            <w:ins w:id="2544" w:author="Jujia Li" w:date="2026-02-25T17:47:00Z" w16du:dateUtc="2026-02-25T23:47:00Z">
              <w:r>
                <w:rPr>
                  <w:rFonts w:ascii="Aptos Narrow" w:eastAsia="Times New Roman" w:hAnsi="Aptos Narrow" w:cs="Times New Roman"/>
                  <w:color w:val="000000"/>
                  <w:lang w:eastAsia="zh-CN"/>
                </w:rPr>
                <w:t xml:space="preserve"> </w:t>
              </w:r>
            </w:ins>
            <w:ins w:id="2545" w:author="Jujia Li" w:date="2026-02-25T17:41:00Z" w16du:dateUtc="2026-02-25T23:41:00Z">
              <w:r w:rsidRPr="0008190F">
                <w:rPr>
                  <w:rFonts w:ascii="Aptos Narrow" w:eastAsia="Times New Roman" w:hAnsi="Aptos Narrow" w:cs="Times New Roman"/>
                  <w:color w:val="000000"/>
                  <w:lang w:eastAsia="zh-CN"/>
                </w:rPr>
                <w:t>:</w:t>
              </w:r>
            </w:ins>
            <w:ins w:id="2546" w:author="Jujia Li" w:date="2026-02-25T17:49:00Z" w16du:dateUtc="2026-02-25T23:49:00Z">
              <w:r>
                <w:rPr>
                  <w:rFonts w:ascii="Aptos Narrow" w:eastAsia="Times New Roman" w:hAnsi="Aptos Narrow" w:cs="Times New Roman"/>
                  <w:color w:val="000000"/>
                  <w:lang w:eastAsia="zh-CN"/>
                </w:rPr>
                <w:t xml:space="preserve"> No-insurance Rate</w:t>
              </w:r>
            </w:ins>
          </w:p>
        </w:tc>
        <w:tc>
          <w:tcPr>
            <w:tcW w:w="0" w:type="auto"/>
            <w:noWrap/>
            <w:vAlign w:val="bottom"/>
            <w:hideMark/>
            <w:tcPrChange w:id="2547" w:author="Jujia Li" w:date="2026-02-25T18:55:00Z" w16du:dateUtc="2026-02-26T00:55:00Z">
              <w:tcPr>
                <w:tcW w:w="1830" w:type="dxa"/>
                <w:gridSpan w:val="2"/>
                <w:noWrap/>
                <w:vAlign w:val="bottom"/>
                <w:hideMark/>
              </w:tcPr>
            </w:tcPrChange>
          </w:tcPr>
          <w:p w14:paraId="16481AD5" w14:textId="1ADE9653" w:rsidR="00B736F2" w:rsidRPr="0008190F" w:rsidRDefault="00B736F2">
            <w:pPr>
              <w:spacing w:after="0" w:line="240" w:lineRule="auto"/>
              <w:jc w:val="right"/>
              <w:rPr>
                <w:ins w:id="2548" w:author="Jujia Li" w:date="2026-02-25T17:41:00Z" w16du:dateUtc="2026-02-25T23:41:00Z"/>
                <w:rFonts w:ascii="Aptos Narrow" w:eastAsia="Times New Roman" w:hAnsi="Aptos Narrow" w:cs="Times New Roman"/>
                <w:color w:val="000000"/>
                <w:lang w:eastAsia="zh-CN"/>
              </w:rPr>
              <w:pPrChange w:id="2549" w:author="Jujia Li" w:date="2026-02-25T17:52:00Z" w16du:dateUtc="2026-02-25T23:52:00Z">
                <w:pPr>
                  <w:spacing w:after="0" w:line="240" w:lineRule="auto"/>
                </w:pPr>
              </w:pPrChange>
            </w:pPr>
            <w:ins w:id="2550" w:author="Jujia Li" w:date="2026-02-25T17:41:00Z" w16du:dateUtc="2026-02-25T23:41:00Z">
              <w:r w:rsidRPr="0008190F">
                <w:rPr>
                  <w:rFonts w:ascii="Aptos Narrow" w:eastAsia="Times New Roman" w:hAnsi="Aptos Narrow" w:cs="Times New Roman"/>
                  <w:color w:val="000000"/>
                  <w:lang w:eastAsia="zh-CN"/>
                </w:rPr>
                <w:t xml:space="preserve">-0.58 (0.24) </w:t>
              </w:r>
            </w:ins>
          </w:p>
        </w:tc>
        <w:tc>
          <w:tcPr>
            <w:tcW w:w="0" w:type="auto"/>
            <w:tcPrChange w:id="2551" w:author="Jujia Li" w:date="2026-02-25T18:55:00Z" w16du:dateUtc="2026-02-26T00:55:00Z">
              <w:tcPr>
                <w:tcW w:w="839" w:type="dxa"/>
                <w:gridSpan w:val="2"/>
              </w:tcPr>
            </w:tcPrChange>
          </w:tcPr>
          <w:p w14:paraId="466FDC18" w14:textId="649AD3E8" w:rsidR="00B736F2" w:rsidRPr="0008190F" w:rsidRDefault="00B736F2" w:rsidP="0008190F">
            <w:pPr>
              <w:spacing w:after="0" w:line="240" w:lineRule="auto"/>
              <w:rPr>
                <w:ins w:id="2552" w:author="Jujia Li" w:date="2026-02-25T17:49:00Z" w16du:dateUtc="2026-02-25T23:49:00Z"/>
                <w:rFonts w:ascii="Aptos Narrow" w:eastAsia="Times New Roman" w:hAnsi="Aptos Narrow" w:cs="Times New Roman"/>
                <w:color w:val="000000"/>
                <w:lang w:eastAsia="zh-CN"/>
              </w:rPr>
            </w:pPr>
            <w:ins w:id="2553" w:author="Jujia Li" w:date="2026-02-25T17:51:00Z" w16du:dateUtc="2026-02-25T23:51:00Z">
              <w:r w:rsidRPr="0008190F">
                <w:rPr>
                  <w:rFonts w:ascii="Aptos Narrow" w:eastAsia="Times New Roman" w:hAnsi="Aptos Narrow" w:cs="Times New Roman"/>
                  <w:color w:val="000000"/>
                  <w:lang w:eastAsia="zh-CN"/>
                </w:rPr>
                <w:t>*</w:t>
              </w:r>
            </w:ins>
          </w:p>
        </w:tc>
        <w:tc>
          <w:tcPr>
            <w:tcW w:w="0" w:type="auto"/>
            <w:noWrap/>
            <w:vAlign w:val="bottom"/>
            <w:hideMark/>
            <w:tcPrChange w:id="2554" w:author="Jujia Li" w:date="2026-02-25T18:55:00Z" w16du:dateUtc="2026-02-26T00:55:00Z">
              <w:tcPr>
                <w:tcW w:w="1804" w:type="dxa"/>
                <w:gridSpan w:val="3"/>
                <w:noWrap/>
                <w:vAlign w:val="bottom"/>
                <w:hideMark/>
              </w:tcPr>
            </w:tcPrChange>
          </w:tcPr>
          <w:p w14:paraId="673A0E4E" w14:textId="40E5AECE" w:rsidR="00B736F2" w:rsidRPr="0008190F" w:rsidRDefault="00B736F2">
            <w:pPr>
              <w:spacing w:after="0" w:line="240" w:lineRule="auto"/>
              <w:jc w:val="right"/>
              <w:rPr>
                <w:ins w:id="2555" w:author="Jujia Li" w:date="2026-02-25T17:41:00Z" w16du:dateUtc="2026-02-25T23:41:00Z"/>
                <w:rFonts w:ascii="Aptos Narrow" w:eastAsia="Times New Roman" w:hAnsi="Aptos Narrow" w:cs="Times New Roman"/>
                <w:color w:val="000000"/>
                <w:lang w:eastAsia="zh-CN"/>
              </w:rPr>
              <w:pPrChange w:id="2556" w:author="Jujia Li" w:date="2026-02-25T17:52:00Z" w16du:dateUtc="2026-02-25T23:52:00Z">
                <w:pPr>
                  <w:spacing w:after="0" w:line="240" w:lineRule="auto"/>
                </w:pPr>
              </w:pPrChange>
            </w:pPr>
            <w:ins w:id="2557"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558" w:author="Jujia Li" w:date="2026-02-25T18:55:00Z" w16du:dateUtc="2026-02-26T00:55:00Z">
              <w:tcPr>
                <w:tcW w:w="0" w:type="auto"/>
                <w:gridSpan w:val="2"/>
              </w:tcPr>
            </w:tcPrChange>
          </w:tcPr>
          <w:p w14:paraId="6BF4720C" w14:textId="77777777" w:rsidR="00B736F2" w:rsidRPr="0008190F" w:rsidRDefault="00B736F2" w:rsidP="0008190F">
            <w:pPr>
              <w:spacing w:after="0" w:line="240" w:lineRule="auto"/>
              <w:rPr>
                <w:ins w:id="2559" w:author="Jujia Li" w:date="2026-02-25T17:51:00Z" w16du:dateUtc="2026-02-25T23:51:00Z"/>
                <w:rFonts w:ascii="Aptos Narrow" w:eastAsia="Times New Roman" w:hAnsi="Aptos Narrow" w:cs="Times New Roman"/>
                <w:color w:val="000000"/>
                <w:lang w:eastAsia="zh-CN"/>
              </w:rPr>
            </w:pPr>
          </w:p>
        </w:tc>
      </w:tr>
      <w:tr w:rsidR="00B736F2" w:rsidRPr="0008190F" w14:paraId="04C940C1" w14:textId="1BC82C4D" w:rsidTr="007F6CDD">
        <w:tblPrEx>
          <w:tblPrExChange w:id="256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561" w:author="Jujia Li" w:date="2026-02-25T17:41:00Z"/>
          <w:trPrChange w:id="2562" w:author="Jujia Li" w:date="2026-02-25T18:55:00Z" w16du:dateUtc="2026-02-26T00:55:00Z">
            <w:trPr>
              <w:trHeight w:val="300"/>
            </w:trPr>
          </w:trPrChange>
        </w:trPr>
        <w:tc>
          <w:tcPr>
            <w:tcW w:w="0" w:type="auto"/>
            <w:noWrap/>
            <w:vAlign w:val="bottom"/>
            <w:hideMark/>
            <w:tcPrChange w:id="2563" w:author="Jujia Li" w:date="2026-02-25T18:55:00Z" w16du:dateUtc="2026-02-26T00:55:00Z">
              <w:tcPr>
                <w:tcW w:w="3451" w:type="dxa"/>
                <w:noWrap/>
                <w:vAlign w:val="bottom"/>
                <w:hideMark/>
              </w:tcPr>
            </w:tcPrChange>
          </w:tcPr>
          <w:p w14:paraId="75E8678A" w14:textId="0CDF7C8B" w:rsidR="00B736F2" w:rsidRPr="0008190F" w:rsidRDefault="00B736F2" w:rsidP="0008190F">
            <w:pPr>
              <w:spacing w:after="0" w:line="240" w:lineRule="auto"/>
              <w:rPr>
                <w:ins w:id="2564" w:author="Jujia Li" w:date="2026-02-25T17:41:00Z" w16du:dateUtc="2026-02-25T23:41:00Z"/>
                <w:rFonts w:ascii="Aptos Narrow" w:eastAsia="Times New Roman" w:hAnsi="Aptos Narrow" w:cs="Times New Roman"/>
                <w:color w:val="000000"/>
                <w:lang w:eastAsia="zh-CN"/>
              </w:rPr>
            </w:pPr>
            <w:ins w:id="2565" w:author="Jujia Li" w:date="2026-02-25T17:41:00Z" w16du:dateUtc="2026-02-25T23:41:00Z">
              <w:r w:rsidRPr="0008190F">
                <w:rPr>
                  <w:rFonts w:ascii="Aptos Narrow" w:eastAsia="Times New Roman" w:hAnsi="Aptos Narrow" w:cs="Times New Roman"/>
                  <w:color w:val="000000"/>
                  <w:lang w:eastAsia="zh-CN"/>
                </w:rPr>
                <w:t>METHADONE</w:t>
              </w:r>
            </w:ins>
            <w:ins w:id="2566" w:author="Jujia Li" w:date="2026-02-25T17:47:00Z" w16du:dateUtc="2026-02-25T23:47:00Z">
              <w:r>
                <w:rPr>
                  <w:rFonts w:ascii="Aptos Narrow" w:eastAsia="Times New Roman" w:hAnsi="Aptos Narrow" w:cs="Times New Roman"/>
                  <w:color w:val="000000"/>
                  <w:lang w:eastAsia="zh-CN"/>
                </w:rPr>
                <w:t xml:space="preserve"> </w:t>
              </w:r>
            </w:ins>
            <w:ins w:id="2567" w:author="Jujia Li" w:date="2026-02-25T17:41:00Z" w16du:dateUtc="2026-02-25T23:41:00Z">
              <w:r w:rsidRPr="0008190F">
                <w:rPr>
                  <w:rFonts w:ascii="Aptos Narrow" w:eastAsia="Times New Roman" w:hAnsi="Aptos Narrow" w:cs="Times New Roman"/>
                  <w:color w:val="000000"/>
                  <w:lang w:eastAsia="zh-CN"/>
                </w:rPr>
                <w:t>:</w:t>
              </w:r>
            </w:ins>
            <w:ins w:id="2568" w:author="Jujia Li" w:date="2026-02-25T17:47:00Z" w16du:dateUtc="2026-02-25T23:47:00Z">
              <w:r>
                <w:rPr>
                  <w:rFonts w:ascii="Aptos Narrow" w:eastAsia="Times New Roman" w:hAnsi="Aptos Narrow" w:cs="Times New Roman"/>
                  <w:color w:val="000000"/>
                  <w:lang w:eastAsia="zh-CN"/>
                </w:rPr>
                <w:t xml:space="preserve"> Time Index</w:t>
              </w:r>
            </w:ins>
          </w:p>
        </w:tc>
        <w:tc>
          <w:tcPr>
            <w:tcW w:w="0" w:type="auto"/>
            <w:noWrap/>
            <w:vAlign w:val="bottom"/>
            <w:hideMark/>
            <w:tcPrChange w:id="2569" w:author="Jujia Li" w:date="2026-02-25T18:55:00Z" w16du:dateUtc="2026-02-26T00:55:00Z">
              <w:tcPr>
                <w:tcW w:w="1830" w:type="dxa"/>
                <w:gridSpan w:val="2"/>
                <w:noWrap/>
                <w:vAlign w:val="bottom"/>
                <w:hideMark/>
              </w:tcPr>
            </w:tcPrChange>
          </w:tcPr>
          <w:p w14:paraId="6FD900FB" w14:textId="77777777" w:rsidR="00B736F2" w:rsidRPr="0008190F" w:rsidRDefault="00B736F2">
            <w:pPr>
              <w:spacing w:after="0" w:line="240" w:lineRule="auto"/>
              <w:jc w:val="right"/>
              <w:rPr>
                <w:ins w:id="2570" w:author="Jujia Li" w:date="2026-02-25T17:41:00Z" w16du:dateUtc="2026-02-25T23:41:00Z"/>
                <w:rFonts w:ascii="Aptos Narrow" w:eastAsia="Times New Roman" w:hAnsi="Aptos Narrow" w:cs="Times New Roman"/>
                <w:color w:val="000000"/>
                <w:lang w:eastAsia="zh-CN"/>
              </w:rPr>
              <w:pPrChange w:id="2571" w:author="Jujia Li" w:date="2026-02-25T17:52:00Z" w16du:dateUtc="2026-02-25T23:52:00Z">
                <w:pPr>
                  <w:spacing w:after="0" w:line="240" w:lineRule="auto"/>
                </w:pPr>
              </w:pPrChange>
            </w:pPr>
            <w:ins w:id="2572" w:author="Jujia Li" w:date="2026-02-25T17:41:00Z" w16du:dateUtc="2026-02-25T23:41:00Z">
              <w:r w:rsidRPr="0008190F">
                <w:rPr>
                  <w:rFonts w:ascii="Aptos Narrow" w:eastAsia="Times New Roman" w:hAnsi="Aptos Narrow" w:cs="Times New Roman"/>
                  <w:color w:val="000000"/>
                  <w:lang w:eastAsia="zh-CN"/>
                </w:rPr>
                <w:t xml:space="preserve">0.00 (0.06) </w:t>
              </w:r>
            </w:ins>
          </w:p>
        </w:tc>
        <w:tc>
          <w:tcPr>
            <w:tcW w:w="0" w:type="auto"/>
            <w:tcPrChange w:id="2573" w:author="Jujia Li" w:date="2026-02-25T18:55:00Z" w16du:dateUtc="2026-02-26T00:55:00Z">
              <w:tcPr>
                <w:tcW w:w="839" w:type="dxa"/>
                <w:gridSpan w:val="2"/>
              </w:tcPr>
            </w:tcPrChange>
          </w:tcPr>
          <w:p w14:paraId="66C916D2" w14:textId="77777777" w:rsidR="00B736F2" w:rsidRPr="0008190F" w:rsidRDefault="00B736F2" w:rsidP="0008190F">
            <w:pPr>
              <w:spacing w:after="0" w:line="240" w:lineRule="auto"/>
              <w:rPr>
                <w:ins w:id="257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575" w:author="Jujia Li" w:date="2026-02-25T18:55:00Z" w16du:dateUtc="2026-02-26T00:55:00Z">
              <w:tcPr>
                <w:tcW w:w="1804" w:type="dxa"/>
                <w:gridSpan w:val="3"/>
                <w:noWrap/>
                <w:vAlign w:val="bottom"/>
                <w:hideMark/>
              </w:tcPr>
            </w:tcPrChange>
          </w:tcPr>
          <w:p w14:paraId="73079418" w14:textId="4C5B5498" w:rsidR="00B736F2" w:rsidRPr="0008190F" w:rsidRDefault="00B736F2">
            <w:pPr>
              <w:spacing w:after="0" w:line="240" w:lineRule="auto"/>
              <w:jc w:val="right"/>
              <w:rPr>
                <w:ins w:id="2576" w:author="Jujia Li" w:date="2026-02-25T17:41:00Z" w16du:dateUtc="2026-02-25T23:41:00Z"/>
                <w:rFonts w:ascii="Aptos Narrow" w:eastAsia="Times New Roman" w:hAnsi="Aptos Narrow" w:cs="Times New Roman"/>
                <w:color w:val="000000"/>
                <w:lang w:eastAsia="zh-CN"/>
              </w:rPr>
              <w:pPrChange w:id="2577" w:author="Jujia Li" w:date="2026-02-25T17:52:00Z" w16du:dateUtc="2026-02-25T23:52:00Z">
                <w:pPr>
                  <w:spacing w:after="0" w:line="240" w:lineRule="auto"/>
                </w:pPr>
              </w:pPrChange>
            </w:pPr>
            <w:ins w:id="257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579" w:author="Jujia Li" w:date="2026-02-25T18:55:00Z" w16du:dateUtc="2026-02-26T00:55:00Z">
              <w:tcPr>
                <w:tcW w:w="0" w:type="auto"/>
                <w:gridSpan w:val="2"/>
              </w:tcPr>
            </w:tcPrChange>
          </w:tcPr>
          <w:p w14:paraId="695835DA" w14:textId="77777777" w:rsidR="00B736F2" w:rsidRPr="0008190F" w:rsidRDefault="00B736F2" w:rsidP="0008190F">
            <w:pPr>
              <w:spacing w:after="0" w:line="240" w:lineRule="auto"/>
              <w:rPr>
                <w:ins w:id="2580" w:author="Jujia Li" w:date="2026-02-25T17:51:00Z" w16du:dateUtc="2026-02-25T23:51:00Z"/>
                <w:rFonts w:ascii="Aptos Narrow" w:eastAsia="Times New Roman" w:hAnsi="Aptos Narrow" w:cs="Times New Roman"/>
                <w:color w:val="000000"/>
                <w:lang w:eastAsia="zh-CN"/>
              </w:rPr>
            </w:pPr>
          </w:p>
        </w:tc>
      </w:tr>
      <w:tr w:rsidR="00B736F2" w:rsidRPr="0008190F" w14:paraId="07AC1CD5" w14:textId="7816C8A7" w:rsidTr="007F6CDD">
        <w:tblPrEx>
          <w:tblPrExChange w:id="258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582" w:author="Jujia Li" w:date="2026-02-25T17:41:00Z"/>
          <w:trPrChange w:id="2583" w:author="Jujia Li" w:date="2026-02-25T18:55:00Z" w16du:dateUtc="2026-02-26T00:55:00Z">
            <w:trPr>
              <w:trHeight w:val="300"/>
            </w:trPr>
          </w:trPrChange>
        </w:trPr>
        <w:tc>
          <w:tcPr>
            <w:tcW w:w="0" w:type="auto"/>
            <w:noWrap/>
            <w:vAlign w:val="bottom"/>
            <w:hideMark/>
            <w:tcPrChange w:id="2584" w:author="Jujia Li" w:date="2026-02-25T18:55:00Z" w16du:dateUtc="2026-02-26T00:55:00Z">
              <w:tcPr>
                <w:tcW w:w="3451" w:type="dxa"/>
                <w:noWrap/>
                <w:vAlign w:val="bottom"/>
                <w:hideMark/>
              </w:tcPr>
            </w:tcPrChange>
          </w:tcPr>
          <w:p w14:paraId="37C5CC1C" w14:textId="13F24CB0" w:rsidR="00B736F2" w:rsidRPr="0008190F" w:rsidRDefault="00B736F2" w:rsidP="0008190F">
            <w:pPr>
              <w:spacing w:after="0" w:line="240" w:lineRule="auto"/>
              <w:rPr>
                <w:ins w:id="2585" w:author="Jujia Li" w:date="2026-02-25T17:41:00Z" w16du:dateUtc="2026-02-25T23:41:00Z"/>
                <w:rFonts w:ascii="Aptos Narrow" w:eastAsia="Times New Roman" w:hAnsi="Aptos Narrow" w:cs="Times New Roman"/>
                <w:color w:val="000000"/>
                <w:lang w:eastAsia="zh-CN"/>
              </w:rPr>
            </w:pPr>
            <w:ins w:id="2586" w:author="Jujia Li" w:date="2026-02-25T17:41:00Z" w16du:dateUtc="2026-02-25T23:41:00Z">
              <w:r w:rsidRPr="0008190F">
                <w:rPr>
                  <w:rFonts w:ascii="Aptos Narrow" w:eastAsia="Times New Roman" w:hAnsi="Aptos Narrow" w:cs="Times New Roman"/>
                  <w:color w:val="000000"/>
                  <w:lang w:eastAsia="zh-CN"/>
                </w:rPr>
                <w:t>ER</w:t>
              </w:r>
            </w:ins>
            <w:ins w:id="2587" w:author="Jujia Li" w:date="2026-02-25T17:47:00Z" w16du:dateUtc="2026-02-25T23:47:00Z">
              <w:r>
                <w:rPr>
                  <w:rFonts w:ascii="Aptos Narrow" w:eastAsia="Times New Roman" w:hAnsi="Aptos Narrow" w:cs="Times New Roman"/>
                  <w:color w:val="000000"/>
                  <w:lang w:eastAsia="zh-CN"/>
                </w:rPr>
                <w:t xml:space="preserve"> </w:t>
              </w:r>
            </w:ins>
            <w:ins w:id="2588" w:author="Jujia Li" w:date="2026-02-25T18:17:00Z" w16du:dateUtc="2026-02-26T00:17:00Z">
              <w:r w:rsidR="00C24813">
                <w:rPr>
                  <w:rFonts w:ascii="Aptos Narrow" w:eastAsia="Times New Roman" w:hAnsi="Aptos Narrow" w:cs="Times New Roman"/>
                  <w:color w:val="000000"/>
                  <w:lang w:eastAsia="zh-CN"/>
                </w:rPr>
                <w:t>Visit</w:t>
              </w:r>
            </w:ins>
          </w:p>
        </w:tc>
        <w:tc>
          <w:tcPr>
            <w:tcW w:w="0" w:type="auto"/>
            <w:noWrap/>
            <w:vAlign w:val="bottom"/>
            <w:hideMark/>
            <w:tcPrChange w:id="2589" w:author="Jujia Li" w:date="2026-02-25T18:55:00Z" w16du:dateUtc="2026-02-26T00:55:00Z">
              <w:tcPr>
                <w:tcW w:w="1830" w:type="dxa"/>
                <w:gridSpan w:val="2"/>
                <w:noWrap/>
                <w:vAlign w:val="bottom"/>
                <w:hideMark/>
              </w:tcPr>
            </w:tcPrChange>
          </w:tcPr>
          <w:p w14:paraId="3A341727" w14:textId="77777777" w:rsidR="00B736F2" w:rsidRPr="0008190F" w:rsidRDefault="00B736F2">
            <w:pPr>
              <w:spacing w:after="0" w:line="240" w:lineRule="auto"/>
              <w:jc w:val="right"/>
              <w:rPr>
                <w:ins w:id="2590" w:author="Jujia Li" w:date="2026-02-25T17:41:00Z" w16du:dateUtc="2026-02-25T23:41:00Z"/>
                <w:rFonts w:ascii="Aptos Narrow" w:eastAsia="Times New Roman" w:hAnsi="Aptos Narrow" w:cs="Times New Roman"/>
                <w:color w:val="000000"/>
                <w:lang w:eastAsia="zh-CN"/>
              </w:rPr>
              <w:pPrChange w:id="2591" w:author="Jujia Li" w:date="2026-02-25T17:52:00Z" w16du:dateUtc="2026-02-25T23:52:00Z">
                <w:pPr>
                  <w:spacing w:after="0" w:line="240" w:lineRule="auto"/>
                </w:pPr>
              </w:pPrChange>
            </w:pPr>
            <w:ins w:id="2592"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593" w:author="Jujia Li" w:date="2026-02-25T18:55:00Z" w16du:dateUtc="2026-02-26T00:55:00Z">
              <w:tcPr>
                <w:tcW w:w="839" w:type="dxa"/>
                <w:gridSpan w:val="2"/>
              </w:tcPr>
            </w:tcPrChange>
          </w:tcPr>
          <w:p w14:paraId="230D216D" w14:textId="77777777" w:rsidR="00B736F2" w:rsidRPr="0008190F" w:rsidRDefault="00B736F2" w:rsidP="0008190F">
            <w:pPr>
              <w:spacing w:after="0" w:line="240" w:lineRule="auto"/>
              <w:rPr>
                <w:ins w:id="259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595" w:author="Jujia Li" w:date="2026-02-25T18:55:00Z" w16du:dateUtc="2026-02-26T00:55:00Z">
              <w:tcPr>
                <w:tcW w:w="1804" w:type="dxa"/>
                <w:gridSpan w:val="3"/>
                <w:noWrap/>
                <w:vAlign w:val="bottom"/>
                <w:hideMark/>
              </w:tcPr>
            </w:tcPrChange>
          </w:tcPr>
          <w:p w14:paraId="7B6909DB" w14:textId="4B7D5AB1" w:rsidR="00B736F2" w:rsidRPr="0008190F" w:rsidRDefault="00B736F2">
            <w:pPr>
              <w:spacing w:after="0" w:line="240" w:lineRule="auto"/>
              <w:jc w:val="right"/>
              <w:rPr>
                <w:ins w:id="2596" w:author="Jujia Li" w:date="2026-02-25T17:41:00Z" w16du:dateUtc="2026-02-25T23:41:00Z"/>
                <w:rFonts w:ascii="Aptos Narrow" w:eastAsia="Times New Roman" w:hAnsi="Aptos Narrow" w:cs="Times New Roman"/>
                <w:color w:val="000000"/>
                <w:lang w:eastAsia="zh-CN"/>
              </w:rPr>
              <w:pPrChange w:id="2597" w:author="Jujia Li" w:date="2026-02-25T17:52:00Z" w16du:dateUtc="2026-02-25T23:52:00Z">
                <w:pPr>
                  <w:spacing w:after="0" w:line="240" w:lineRule="auto"/>
                </w:pPr>
              </w:pPrChange>
            </w:pPr>
            <w:ins w:id="2598" w:author="Jujia Li" w:date="2026-02-25T17:41:00Z" w16du:dateUtc="2026-02-25T23:41:00Z">
              <w:r w:rsidRPr="0008190F">
                <w:rPr>
                  <w:rFonts w:ascii="Aptos Narrow" w:eastAsia="Times New Roman" w:hAnsi="Aptos Narrow" w:cs="Times New Roman"/>
                  <w:color w:val="000000"/>
                  <w:lang w:eastAsia="zh-CN"/>
                </w:rPr>
                <w:t xml:space="preserve">0.18 (0.21) </w:t>
              </w:r>
            </w:ins>
          </w:p>
        </w:tc>
        <w:tc>
          <w:tcPr>
            <w:tcW w:w="0" w:type="auto"/>
            <w:tcPrChange w:id="2599" w:author="Jujia Li" w:date="2026-02-25T18:55:00Z" w16du:dateUtc="2026-02-26T00:55:00Z">
              <w:tcPr>
                <w:tcW w:w="0" w:type="auto"/>
                <w:gridSpan w:val="2"/>
              </w:tcPr>
            </w:tcPrChange>
          </w:tcPr>
          <w:p w14:paraId="1D1CB46B" w14:textId="77777777" w:rsidR="00B736F2" w:rsidRPr="0008190F" w:rsidRDefault="00B736F2" w:rsidP="0008190F">
            <w:pPr>
              <w:spacing w:after="0" w:line="240" w:lineRule="auto"/>
              <w:rPr>
                <w:ins w:id="2600" w:author="Jujia Li" w:date="2026-02-25T17:51:00Z" w16du:dateUtc="2026-02-25T23:51:00Z"/>
                <w:rFonts w:ascii="Aptos Narrow" w:eastAsia="Times New Roman" w:hAnsi="Aptos Narrow" w:cs="Times New Roman"/>
                <w:color w:val="000000"/>
                <w:lang w:eastAsia="zh-CN"/>
              </w:rPr>
            </w:pPr>
          </w:p>
        </w:tc>
      </w:tr>
      <w:tr w:rsidR="00B736F2" w:rsidRPr="0008190F" w14:paraId="3BC53D87" w14:textId="71422930" w:rsidTr="007F6CDD">
        <w:tblPrEx>
          <w:tblPrExChange w:id="2601"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602" w:author="Jujia Li" w:date="2026-02-25T17:41:00Z"/>
          <w:trPrChange w:id="2603" w:author="Jujia Li" w:date="2026-02-25T18:55:00Z" w16du:dateUtc="2026-02-26T00:55:00Z">
            <w:trPr>
              <w:trHeight w:val="300"/>
            </w:trPr>
          </w:trPrChange>
        </w:trPr>
        <w:tc>
          <w:tcPr>
            <w:tcW w:w="0" w:type="auto"/>
            <w:noWrap/>
            <w:vAlign w:val="bottom"/>
            <w:hideMark/>
            <w:tcPrChange w:id="2604" w:author="Jujia Li" w:date="2026-02-25T18:55:00Z" w16du:dateUtc="2026-02-26T00:55:00Z">
              <w:tcPr>
                <w:tcW w:w="3451" w:type="dxa"/>
                <w:noWrap/>
                <w:vAlign w:val="bottom"/>
                <w:hideMark/>
              </w:tcPr>
            </w:tcPrChange>
          </w:tcPr>
          <w:p w14:paraId="70DADE09" w14:textId="1609A86B" w:rsidR="00B736F2" w:rsidRPr="0008190F" w:rsidRDefault="00C24813" w:rsidP="0008190F">
            <w:pPr>
              <w:spacing w:after="0" w:line="240" w:lineRule="auto"/>
              <w:rPr>
                <w:ins w:id="2605" w:author="Jujia Li" w:date="2026-02-25T17:41:00Z" w16du:dateUtc="2026-02-25T23:41:00Z"/>
                <w:rFonts w:ascii="Aptos Narrow" w:eastAsia="Times New Roman" w:hAnsi="Aptos Narrow" w:cs="Times New Roman"/>
                <w:color w:val="000000"/>
                <w:lang w:eastAsia="zh-CN"/>
              </w:rPr>
            </w:pPr>
            <w:ins w:id="2606"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607" w:author="Jujia Li" w:date="2026-02-25T17:47:00Z" w16du:dateUtc="2026-02-25T23:47:00Z">
              <w:r w:rsidR="00B736F2">
                <w:rPr>
                  <w:rFonts w:ascii="Aptos Narrow" w:eastAsia="Times New Roman" w:hAnsi="Aptos Narrow" w:cs="Times New Roman"/>
                  <w:color w:val="000000"/>
                  <w:lang w:eastAsia="zh-CN"/>
                </w:rPr>
                <w:t xml:space="preserve"> </w:t>
              </w:r>
            </w:ins>
            <w:ins w:id="2608" w:author="Jujia Li" w:date="2026-02-25T17:41:00Z" w16du:dateUtc="2026-02-25T23:41:00Z">
              <w:r w:rsidR="00B736F2" w:rsidRPr="0008190F">
                <w:rPr>
                  <w:rFonts w:ascii="Aptos Narrow" w:eastAsia="Times New Roman" w:hAnsi="Aptos Narrow" w:cs="Times New Roman"/>
                  <w:color w:val="000000"/>
                  <w:lang w:eastAsia="zh-CN"/>
                </w:rPr>
                <w:t>:</w:t>
              </w:r>
            </w:ins>
            <w:ins w:id="2609" w:author="Jujia Li" w:date="2026-02-25T17:48:00Z" w16du:dateUtc="2026-02-25T23:48:00Z">
              <w:r w:rsidR="00B736F2">
                <w:rPr>
                  <w:rFonts w:ascii="Aptos Narrow" w:eastAsia="Times New Roman" w:hAnsi="Aptos Narrow" w:cs="Times New Roman"/>
                  <w:color w:val="000000"/>
                  <w:lang w:eastAsia="zh-CN"/>
                </w:rPr>
                <w:t xml:space="preserve"> Rural_factor</w:t>
              </w:r>
            </w:ins>
            <w:ins w:id="2610" w:author="Jujia Li" w:date="2026-02-25T17:41:00Z" w16du:dateUtc="2026-02-25T23:41:00Z">
              <w:r w:rsidR="00B736F2" w:rsidRPr="0008190F">
                <w:rPr>
                  <w:rFonts w:ascii="Aptos Narrow" w:eastAsia="Times New Roman" w:hAnsi="Aptos Narrow" w:cs="Times New Roman"/>
                  <w:color w:val="000000"/>
                  <w:lang w:eastAsia="zh-CN"/>
                </w:rPr>
                <w:t>3</w:t>
              </w:r>
            </w:ins>
          </w:p>
        </w:tc>
        <w:tc>
          <w:tcPr>
            <w:tcW w:w="0" w:type="auto"/>
            <w:noWrap/>
            <w:vAlign w:val="bottom"/>
            <w:hideMark/>
            <w:tcPrChange w:id="2611" w:author="Jujia Li" w:date="2026-02-25T18:55:00Z" w16du:dateUtc="2026-02-26T00:55:00Z">
              <w:tcPr>
                <w:tcW w:w="1830" w:type="dxa"/>
                <w:gridSpan w:val="2"/>
                <w:noWrap/>
                <w:vAlign w:val="bottom"/>
                <w:hideMark/>
              </w:tcPr>
            </w:tcPrChange>
          </w:tcPr>
          <w:p w14:paraId="1784E420" w14:textId="77777777" w:rsidR="00B736F2" w:rsidRPr="0008190F" w:rsidRDefault="00B736F2">
            <w:pPr>
              <w:spacing w:after="0" w:line="240" w:lineRule="auto"/>
              <w:jc w:val="right"/>
              <w:rPr>
                <w:ins w:id="2612" w:author="Jujia Li" w:date="2026-02-25T17:41:00Z" w16du:dateUtc="2026-02-25T23:41:00Z"/>
                <w:rFonts w:ascii="Aptos Narrow" w:eastAsia="Times New Roman" w:hAnsi="Aptos Narrow" w:cs="Times New Roman"/>
                <w:color w:val="000000"/>
                <w:lang w:eastAsia="zh-CN"/>
              </w:rPr>
              <w:pPrChange w:id="2613" w:author="Jujia Li" w:date="2026-02-25T17:52:00Z" w16du:dateUtc="2026-02-25T23:52:00Z">
                <w:pPr>
                  <w:spacing w:after="0" w:line="240" w:lineRule="auto"/>
                </w:pPr>
              </w:pPrChange>
            </w:pPr>
            <w:ins w:id="2614"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615" w:author="Jujia Li" w:date="2026-02-25T18:55:00Z" w16du:dateUtc="2026-02-26T00:55:00Z">
              <w:tcPr>
                <w:tcW w:w="839" w:type="dxa"/>
                <w:gridSpan w:val="2"/>
              </w:tcPr>
            </w:tcPrChange>
          </w:tcPr>
          <w:p w14:paraId="1E74C0D6" w14:textId="77777777" w:rsidR="00B736F2" w:rsidRPr="0008190F" w:rsidRDefault="00B736F2" w:rsidP="0008190F">
            <w:pPr>
              <w:spacing w:after="0" w:line="240" w:lineRule="auto"/>
              <w:rPr>
                <w:ins w:id="2616"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617" w:author="Jujia Li" w:date="2026-02-25T18:55:00Z" w16du:dateUtc="2026-02-26T00:55:00Z">
              <w:tcPr>
                <w:tcW w:w="1804" w:type="dxa"/>
                <w:gridSpan w:val="3"/>
                <w:noWrap/>
                <w:vAlign w:val="bottom"/>
                <w:hideMark/>
              </w:tcPr>
            </w:tcPrChange>
          </w:tcPr>
          <w:p w14:paraId="603065FB" w14:textId="233D4BE1" w:rsidR="00B736F2" w:rsidRPr="0008190F" w:rsidRDefault="00B736F2">
            <w:pPr>
              <w:spacing w:after="0" w:line="240" w:lineRule="auto"/>
              <w:jc w:val="right"/>
              <w:rPr>
                <w:ins w:id="2618" w:author="Jujia Li" w:date="2026-02-25T17:41:00Z" w16du:dateUtc="2026-02-25T23:41:00Z"/>
                <w:rFonts w:ascii="Aptos Narrow" w:eastAsia="Times New Roman" w:hAnsi="Aptos Narrow" w:cs="Times New Roman"/>
                <w:color w:val="000000"/>
                <w:lang w:eastAsia="zh-CN"/>
              </w:rPr>
              <w:pPrChange w:id="2619" w:author="Jujia Li" w:date="2026-02-25T17:52:00Z" w16du:dateUtc="2026-02-25T23:52:00Z">
                <w:pPr>
                  <w:spacing w:after="0" w:line="240" w:lineRule="auto"/>
                </w:pPr>
              </w:pPrChange>
            </w:pPr>
            <w:ins w:id="2620" w:author="Jujia Li" w:date="2026-02-25T17:41:00Z" w16du:dateUtc="2026-02-25T23:41:00Z">
              <w:r w:rsidRPr="0008190F">
                <w:rPr>
                  <w:rFonts w:ascii="Aptos Narrow" w:eastAsia="Times New Roman" w:hAnsi="Aptos Narrow" w:cs="Times New Roman"/>
                  <w:color w:val="000000"/>
                  <w:lang w:eastAsia="zh-CN"/>
                </w:rPr>
                <w:t>-0.46 (0.26)</w:t>
              </w:r>
            </w:ins>
          </w:p>
        </w:tc>
        <w:tc>
          <w:tcPr>
            <w:tcW w:w="0" w:type="auto"/>
            <w:tcPrChange w:id="2621" w:author="Jujia Li" w:date="2026-02-25T18:55:00Z" w16du:dateUtc="2026-02-26T00:55:00Z">
              <w:tcPr>
                <w:tcW w:w="0" w:type="auto"/>
                <w:gridSpan w:val="2"/>
              </w:tcPr>
            </w:tcPrChange>
          </w:tcPr>
          <w:p w14:paraId="1232F8BF" w14:textId="5DC1EFAE" w:rsidR="00B736F2" w:rsidRPr="0008190F" w:rsidRDefault="00B736F2" w:rsidP="0008190F">
            <w:pPr>
              <w:spacing w:after="0" w:line="240" w:lineRule="auto"/>
              <w:rPr>
                <w:ins w:id="2622" w:author="Jujia Li" w:date="2026-02-25T17:51:00Z" w16du:dateUtc="2026-02-25T23:51:00Z"/>
                <w:rFonts w:ascii="Aptos Narrow" w:eastAsia="Times New Roman" w:hAnsi="Aptos Narrow" w:cs="Times New Roman"/>
                <w:color w:val="000000"/>
                <w:lang w:eastAsia="zh-CN"/>
              </w:rPr>
            </w:pPr>
            <w:ins w:id="2623" w:author="Jujia Li" w:date="2026-02-25T17:51:00Z" w16du:dateUtc="2026-02-25T23:51:00Z">
              <w:r w:rsidRPr="0008190F">
                <w:rPr>
                  <w:rFonts w:ascii="Aptos Narrow" w:eastAsia="Times New Roman" w:hAnsi="Aptos Narrow" w:cs="Times New Roman"/>
                  <w:color w:val="000000"/>
                  <w:lang w:eastAsia="zh-CN"/>
                </w:rPr>
                <w:t>.</w:t>
              </w:r>
            </w:ins>
          </w:p>
        </w:tc>
      </w:tr>
      <w:tr w:rsidR="00B736F2" w:rsidRPr="0008190F" w14:paraId="4175D893" w14:textId="487D76DA" w:rsidTr="007F6CDD">
        <w:tblPrEx>
          <w:tblPrExChange w:id="2624"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625" w:author="Jujia Li" w:date="2026-02-25T17:41:00Z"/>
          <w:trPrChange w:id="2626" w:author="Jujia Li" w:date="2026-02-25T18:55:00Z" w16du:dateUtc="2026-02-26T00:55:00Z">
            <w:trPr>
              <w:trHeight w:val="300"/>
            </w:trPr>
          </w:trPrChange>
        </w:trPr>
        <w:tc>
          <w:tcPr>
            <w:tcW w:w="0" w:type="auto"/>
            <w:noWrap/>
            <w:vAlign w:val="bottom"/>
            <w:hideMark/>
            <w:tcPrChange w:id="2627" w:author="Jujia Li" w:date="2026-02-25T18:55:00Z" w16du:dateUtc="2026-02-26T00:55:00Z">
              <w:tcPr>
                <w:tcW w:w="3451" w:type="dxa"/>
                <w:noWrap/>
                <w:vAlign w:val="bottom"/>
                <w:hideMark/>
              </w:tcPr>
            </w:tcPrChange>
          </w:tcPr>
          <w:p w14:paraId="18D63ABD" w14:textId="4A88DDC7" w:rsidR="00B736F2" w:rsidRPr="0008190F" w:rsidRDefault="00C24813" w:rsidP="0008190F">
            <w:pPr>
              <w:spacing w:after="0" w:line="240" w:lineRule="auto"/>
              <w:rPr>
                <w:ins w:id="2628" w:author="Jujia Li" w:date="2026-02-25T17:41:00Z" w16du:dateUtc="2026-02-25T23:41:00Z"/>
                <w:rFonts w:ascii="Aptos Narrow" w:eastAsia="Times New Roman" w:hAnsi="Aptos Narrow" w:cs="Times New Roman"/>
                <w:color w:val="000000"/>
                <w:lang w:eastAsia="zh-CN"/>
              </w:rPr>
            </w:pPr>
            <w:ins w:id="2629" w:author="Jujia Li" w:date="2026-02-25T18:17:00Z" w16du:dateUtc="2026-02-26T00:17:00Z">
              <w:r w:rsidRPr="0008190F">
                <w:rPr>
                  <w:rFonts w:ascii="Aptos Narrow" w:eastAsia="Times New Roman" w:hAnsi="Aptos Narrow" w:cs="Times New Roman"/>
                  <w:color w:val="000000"/>
                  <w:lang w:eastAsia="zh-CN"/>
                </w:rPr>
                <w:lastRenderedPageBreak/>
                <w:t>ER</w:t>
              </w:r>
              <w:r>
                <w:rPr>
                  <w:rFonts w:ascii="Aptos Narrow" w:eastAsia="Times New Roman" w:hAnsi="Aptos Narrow" w:cs="Times New Roman"/>
                  <w:color w:val="000000"/>
                  <w:lang w:eastAsia="zh-CN"/>
                </w:rPr>
                <w:t xml:space="preserve"> Visit</w:t>
              </w:r>
            </w:ins>
            <w:ins w:id="2630" w:author="Jujia Li" w:date="2026-02-25T17:47:00Z" w16du:dateUtc="2026-02-25T23:47:00Z">
              <w:r w:rsidR="00B736F2">
                <w:rPr>
                  <w:rFonts w:ascii="Aptos Narrow" w:eastAsia="Times New Roman" w:hAnsi="Aptos Narrow" w:cs="Times New Roman"/>
                  <w:color w:val="000000"/>
                  <w:lang w:eastAsia="zh-CN"/>
                </w:rPr>
                <w:t xml:space="preserve"> </w:t>
              </w:r>
            </w:ins>
            <w:ins w:id="2631" w:author="Jujia Li" w:date="2026-02-25T17:41:00Z" w16du:dateUtc="2026-02-25T23:41:00Z">
              <w:r w:rsidR="00B736F2" w:rsidRPr="0008190F">
                <w:rPr>
                  <w:rFonts w:ascii="Aptos Narrow" w:eastAsia="Times New Roman" w:hAnsi="Aptos Narrow" w:cs="Times New Roman"/>
                  <w:color w:val="000000"/>
                  <w:lang w:eastAsia="zh-CN"/>
                </w:rPr>
                <w:t>:</w:t>
              </w:r>
            </w:ins>
            <w:ins w:id="2632" w:author="Jujia Li" w:date="2026-02-25T17:48:00Z" w16du:dateUtc="2026-02-25T23:48:00Z">
              <w:r w:rsidR="00B736F2">
                <w:rPr>
                  <w:rFonts w:ascii="Aptos Narrow" w:eastAsia="Times New Roman" w:hAnsi="Aptos Narrow" w:cs="Times New Roman"/>
                  <w:color w:val="000000"/>
                  <w:lang w:eastAsia="zh-CN"/>
                </w:rPr>
                <w:t xml:space="preserve"> Rural_factor</w:t>
              </w:r>
            </w:ins>
            <w:ins w:id="2633" w:author="Jujia Li" w:date="2026-02-25T17:41:00Z" w16du:dateUtc="2026-02-25T23:41:00Z">
              <w:r w:rsidR="00B736F2" w:rsidRPr="0008190F">
                <w:rPr>
                  <w:rFonts w:ascii="Aptos Narrow" w:eastAsia="Times New Roman" w:hAnsi="Aptos Narrow" w:cs="Times New Roman"/>
                  <w:color w:val="000000"/>
                  <w:lang w:eastAsia="zh-CN"/>
                </w:rPr>
                <w:t>4</w:t>
              </w:r>
            </w:ins>
          </w:p>
        </w:tc>
        <w:tc>
          <w:tcPr>
            <w:tcW w:w="0" w:type="auto"/>
            <w:noWrap/>
            <w:vAlign w:val="bottom"/>
            <w:hideMark/>
            <w:tcPrChange w:id="2634" w:author="Jujia Li" w:date="2026-02-25T18:55:00Z" w16du:dateUtc="2026-02-26T00:55:00Z">
              <w:tcPr>
                <w:tcW w:w="1830" w:type="dxa"/>
                <w:gridSpan w:val="2"/>
                <w:noWrap/>
                <w:vAlign w:val="bottom"/>
                <w:hideMark/>
              </w:tcPr>
            </w:tcPrChange>
          </w:tcPr>
          <w:p w14:paraId="6D981E34" w14:textId="77777777" w:rsidR="00B736F2" w:rsidRPr="0008190F" w:rsidRDefault="00B736F2">
            <w:pPr>
              <w:spacing w:after="0" w:line="240" w:lineRule="auto"/>
              <w:jc w:val="right"/>
              <w:rPr>
                <w:ins w:id="2635" w:author="Jujia Li" w:date="2026-02-25T17:41:00Z" w16du:dateUtc="2026-02-25T23:41:00Z"/>
                <w:rFonts w:ascii="Aptos Narrow" w:eastAsia="Times New Roman" w:hAnsi="Aptos Narrow" w:cs="Times New Roman"/>
                <w:color w:val="000000"/>
                <w:lang w:eastAsia="zh-CN"/>
              </w:rPr>
              <w:pPrChange w:id="2636" w:author="Jujia Li" w:date="2026-02-25T17:52:00Z" w16du:dateUtc="2026-02-25T23:52:00Z">
                <w:pPr>
                  <w:spacing w:after="0" w:line="240" w:lineRule="auto"/>
                </w:pPr>
              </w:pPrChange>
            </w:pPr>
            <w:ins w:id="2637"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638" w:author="Jujia Li" w:date="2026-02-25T18:55:00Z" w16du:dateUtc="2026-02-26T00:55:00Z">
              <w:tcPr>
                <w:tcW w:w="839" w:type="dxa"/>
                <w:gridSpan w:val="2"/>
              </w:tcPr>
            </w:tcPrChange>
          </w:tcPr>
          <w:p w14:paraId="7EF8395C" w14:textId="77777777" w:rsidR="00B736F2" w:rsidRPr="0008190F" w:rsidRDefault="00B736F2" w:rsidP="0008190F">
            <w:pPr>
              <w:spacing w:after="0" w:line="240" w:lineRule="auto"/>
              <w:rPr>
                <w:ins w:id="263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640" w:author="Jujia Li" w:date="2026-02-25T18:55:00Z" w16du:dateUtc="2026-02-26T00:55:00Z">
              <w:tcPr>
                <w:tcW w:w="1804" w:type="dxa"/>
                <w:gridSpan w:val="3"/>
                <w:noWrap/>
                <w:vAlign w:val="bottom"/>
                <w:hideMark/>
              </w:tcPr>
            </w:tcPrChange>
          </w:tcPr>
          <w:p w14:paraId="7FCB9DE8" w14:textId="00169FAC" w:rsidR="00B736F2" w:rsidRPr="0008190F" w:rsidRDefault="00B736F2">
            <w:pPr>
              <w:spacing w:after="0" w:line="240" w:lineRule="auto"/>
              <w:jc w:val="right"/>
              <w:rPr>
                <w:ins w:id="2641" w:author="Jujia Li" w:date="2026-02-25T17:41:00Z" w16du:dateUtc="2026-02-25T23:41:00Z"/>
                <w:rFonts w:ascii="Aptos Narrow" w:eastAsia="Times New Roman" w:hAnsi="Aptos Narrow" w:cs="Times New Roman"/>
                <w:color w:val="000000"/>
                <w:lang w:eastAsia="zh-CN"/>
              </w:rPr>
              <w:pPrChange w:id="2642" w:author="Jujia Li" w:date="2026-02-25T17:52:00Z" w16du:dateUtc="2026-02-25T23:52:00Z">
                <w:pPr>
                  <w:spacing w:after="0" w:line="240" w:lineRule="auto"/>
                </w:pPr>
              </w:pPrChange>
            </w:pPr>
            <w:ins w:id="2643" w:author="Jujia Li" w:date="2026-02-25T17:41:00Z" w16du:dateUtc="2026-02-25T23:41:00Z">
              <w:r w:rsidRPr="0008190F">
                <w:rPr>
                  <w:rFonts w:ascii="Aptos Narrow" w:eastAsia="Times New Roman" w:hAnsi="Aptos Narrow" w:cs="Times New Roman"/>
                  <w:color w:val="000000"/>
                  <w:lang w:eastAsia="zh-CN"/>
                </w:rPr>
                <w:t xml:space="preserve">0.02 (0.25) </w:t>
              </w:r>
            </w:ins>
          </w:p>
        </w:tc>
        <w:tc>
          <w:tcPr>
            <w:tcW w:w="0" w:type="auto"/>
            <w:tcPrChange w:id="2644" w:author="Jujia Li" w:date="2026-02-25T18:55:00Z" w16du:dateUtc="2026-02-26T00:55:00Z">
              <w:tcPr>
                <w:tcW w:w="0" w:type="auto"/>
                <w:gridSpan w:val="2"/>
              </w:tcPr>
            </w:tcPrChange>
          </w:tcPr>
          <w:p w14:paraId="10455D45" w14:textId="77777777" w:rsidR="00B736F2" w:rsidRPr="0008190F" w:rsidRDefault="00B736F2" w:rsidP="0008190F">
            <w:pPr>
              <w:spacing w:after="0" w:line="240" w:lineRule="auto"/>
              <w:rPr>
                <w:ins w:id="2645" w:author="Jujia Li" w:date="2026-02-25T17:51:00Z" w16du:dateUtc="2026-02-25T23:51:00Z"/>
                <w:rFonts w:ascii="Aptos Narrow" w:eastAsia="Times New Roman" w:hAnsi="Aptos Narrow" w:cs="Times New Roman"/>
                <w:color w:val="000000"/>
                <w:lang w:eastAsia="zh-CN"/>
              </w:rPr>
            </w:pPr>
          </w:p>
        </w:tc>
      </w:tr>
      <w:tr w:rsidR="00B736F2" w:rsidRPr="0008190F" w14:paraId="5CF6C7BF" w14:textId="5017CBE6" w:rsidTr="007F6CDD">
        <w:tblPrEx>
          <w:tblPrExChange w:id="264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647" w:author="Jujia Li" w:date="2026-02-25T17:41:00Z"/>
          <w:trPrChange w:id="2648" w:author="Jujia Li" w:date="2026-02-25T18:55:00Z" w16du:dateUtc="2026-02-26T00:55:00Z">
            <w:trPr>
              <w:trHeight w:val="300"/>
            </w:trPr>
          </w:trPrChange>
        </w:trPr>
        <w:tc>
          <w:tcPr>
            <w:tcW w:w="0" w:type="auto"/>
            <w:noWrap/>
            <w:vAlign w:val="bottom"/>
            <w:hideMark/>
            <w:tcPrChange w:id="2649" w:author="Jujia Li" w:date="2026-02-25T18:55:00Z" w16du:dateUtc="2026-02-26T00:55:00Z">
              <w:tcPr>
                <w:tcW w:w="3451" w:type="dxa"/>
                <w:noWrap/>
                <w:vAlign w:val="bottom"/>
                <w:hideMark/>
              </w:tcPr>
            </w:tcPrChange>
          </w:tcPr>
          <w:p w14:paraId="61024CA7" w14:textId="2795B760" w:rsidR="00B736F2" w:rsidRPr="0008190F" w:rsidRDefault="00C24813" w:rsidP="0008190F">
            <w:pPr>
              <w:spacing w:after="0" w:line="240" w:lineRule="auto"/>
              <w:rPr>
                <w:ins w:id="2650" w:author="Jujia Li" w:date="2026-02-25T17:41:00Z" w16du:dateUtc="2026-02-25T23:41:00Z"/>
                <w:rFonts w:ascii="Aptos Narrow" w:eastAsia="Times New Roman" w:hAnsi="Aptos Narrow" w:cs="Times New Roman"/>
                <w:color w:val="000000"/>
                <w:lang w:eastAsia="zh-CN"/>
              </w:rPr>
            </w:pPr>
            <w:ins w:id="2651"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652" w:author="Jujia Li" w:date="2026-02-25T17:47:00Z" w16du:dateUtc="2026-02-25T23:47:00Z">
              <w:r w:rsidR="00B736F2">
                <w:rPr>
                  <w:rFonts w:ascii="Aptos Narrow" w:eastAsia="Times New Roman" w:hAnsi="Aptos Narrow" w:cs="Times New Roman"/>
                  <w:color w:val="000000"/>
                  <w:lang w:eastAsia="zh-CN"/>
                </w:rPr>
                <w:t xml:space="preserve"> </w:t>
              </w:r>
            </w:ins>
            <w:ins w:id="2653" w:author="Jujia Li" w:date="2026-02-25T17:41:00Z" w16du:dateUtc="2026-02-25T23:41:00Z">
              <w:r w:rsidR="00B736F2" w:rsidRPr="0008190F">
                <w:rPr>
                  <w:rFonts w:ascii="Aptos Narrow" w:eastAsia="Times New Roman" w:hAnsi="Aptos Narrow" w:cs="Times New Roman"/>
                  <w:color w:val="000000"/>
                  <w:lang w:eastAsia="zh-CN"/>
                </w:rPr>
                <w:t>:</w:t>
              </w:r>
            </w:ins>
            <w:ins w:id="2654" w:author="Jujia Li" w:date="2026-02-25T17:48:00Z" w16du:dateUtc="2026-02-25T23:48:00Z">
              <w:r w:rsidR="00B736F2">
                <w:rPr>
                  <w:rFonts w:ascii="Aptos Narrow" w:eastAsia="Times New Roman" w:hAnsi="Aptos Narrow" w:cs="Times New Roman"/>
                  <w:color w:val="000000"/>
                  <w:lang w:eastAsia="zh-CN"/>
                </w:rPr>
                <w:t xml:space="preserve"> Rural_factor</w:t>
              </w:r>
            </w:ins>
            <w:ins w:id="2655" w:author="Jujia Li" w:date="2026-02-25T17:41:00Z" w16du:dateUtc="2026-02-25T23:41:00Z">
              <w:r w:rsidR="00B736F2" w:rsidRPr="0008190F">
                <w:rPr>
                  <w:rFonts w:ascii="Aptos Narrow" w:eastAsia="Times New Roman" w:hAnsi="Aptos Narrow" w:cs="Times New Roman"/>
                  <w:color w:val="000000"/>
                  <w:lang w:eastAsia="zh-CN"/>
                </w:rPr>
                <w:t>5</w:t>
              </w:r>
            </w:ins>
          </w:p>
        </w:tc>
        <w:tc>
          <w:tcPr>
            <w:tcW w:w="0" w:type="auto"/>
            <w:noWrap/>
            <w:vAlign w:val="bottom"/>
            <w:hideMark/>
            <w:tcPrChange w:id="2656" w:author="Jujia Li" w:date="2026-02-25T18:55:00Z" w16du:dateUtc="2026-02-26T00:55:00Z">
              <w:tcPr>
                <w:tcW w:w="1830" w:type="dxa"/>
                <w:gridSpan w:val="2"/>
                <w:noWrap/>
                <w:vAlign w:val="bottom"/>
                <w:hideMark/>
              </w:tcPr>
            </w:tcPrChange>
          </w:tcPr>
          <w:p w14:paraId="304386EC" w14:textId="77777777" w:rsidR="00B736F2" w:rsidRPr="0008190F" w:rsidRDefault="00B736F2">
            <w:pPr>
              <w:spacing w:after="0" w:line="240" w:lineRule="auto"/>
              <w:jc w:val="right"/>
              <w:rPr>
                <w:ins w:id="2657" w:author="Jujia Li" w:date="2026-02-25T17:41:00Z" w16du:dateUtc="2026-02-25T23:41:00Z"/>
                <w:rFonts w:ascii="Aptos Narrow" w:eastAsia="Times New Roman" w:hAnsi="Aptos Narrow" w:cs="Times New Roman"/>
                <w:color w:val="000000"/>
                <w:lang w:eastAsia="zh-CN"/>
              </w:rPr>
              <w:pPrChange w:id="2658" w:author="Jujia Li" w:date="2026-02-25T17:52:00Z" w16du:dateUtc="2026-02-25T23:52:00Z">
                <w:pPr>
                  <w:spacing w:after="0" w:line="240" w:lineRule="auto"/>
                </w:pPr>
              </w:pPrChange>
            </w:pPr>
            <w:ins w:id="2659"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660" w:author="Jujia Li" w:date="2026-02-25T18:55:00Z" w16du:dateUtc="2026-02-26T00:55:00Z">
              <w:tcPr>
                <w:tcW w:w="839" w:type="dxa"/>
                <w:gridSpan w:val="2"/>
              </w:tcPr>
            </w:tcPrChange>
          </w:tcPr>
          <w:p w14:paraId="68143B0E" w14:textId="77777777" w:rsidR="00B736F2" w:rsidRPr="0008190F" w:rsidRDefault="00B736F2" w:rsidP="0008190F">
            <w:pPr>
              <w:spacing w:after="0" w:line="240" w:lineRule="auto"/>
              <w:rPr>
                <w:ins w:id="2661"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662" w:author="Jujia Li" w:date="2026-02-25T18:55:00Z" w16du:dateUtc="2026-02-26T00:55:00Z">
              <w:tcPr>
                <w:tcW w:w="1804" w:type="dxa"/>
                <w:gridSpan w:val="3"/>
                <w:noWrap/>
                <w:vAlign w:val="bottom"/>
                <w:hideMark/>
              </w:tcPr>
            </w:tcPrChange>
          </w:tcPr>
          <w:p w14:paraId="299BE6EC" w14:textId="13BD8140" w:rsidR="00B736F2" w:rsidRPr="0008190F" w:rsidRDefault="00B736F2">
            <w:pPr>
              <w:spacing w:after="0" w:line="240" w:lineRule="auto"/>
              <w:jc w:val="right"/>
              <w:rPr>
                <w:ins w:id="2663" w:author="Jujia Li" w:date="2026-02-25T17:41:00Z" w16du:dateUtc="2026-02-25T23:41:00Z"/>
                <w:rFonts w:ascii="Aptos Narrow" w:eastAsia="Times New Roman" w:hAnsi="Aptos Narrow" w:cs="Times New Roman"/>
                <w:color w:val="000000"/>
                <w:lang w:eastAsia="zh-CN"/>
              </w:rPr>
              <w:pPrChange w:id="2664" w:author="Jujia Li" w:date="2026-02-25T17:52:00Z" w16du:dateUtc="2026-02-25T23:52:00Z">
                <w:pPr>
                  <w:spacing w:after="0" w:line="240" w:lineRule="auto"/>
                </w:pPr>
              </w:pPrChange>
            </w:pPr>
            <w:ins w:id="2665" w:author="Jujia Li" w:date="2026-02-25T17:41:00Z" w16du:dateUtc="2026-02-25T23:41:00Z">
              <w:r w:rsidRPr="0008190F">
                <w:rPr>
                  <w:rFonts w:ascii="Aptos Narrow" w:eastAsia="Times New Roman" w:hAnsi="Aptos Narrow" w:cs="Times New Roman"/>
                  <w:color w:val="000000"/>
                  <w:lang w:eastAsia="zh-CN"/>
                </w:rPr>
                <w:t xml:space="preserve">-0.06 (0.38) </w:t>
              </w:r>
            </w:ins>
          </w:p>
        </w:tc>
        <w:tc>
          <w:tcPr>
            <w:tcW w:w="0" w:type="auto"/>
            <w:tcPrChange w:id="2666" w:author="Jujia Li" w:date="2026-02-25T18:55:00Z" w16du:dateUtc="2026-02-26T00:55:00Z">
              <w:tcPr>
                <w:tcW w:w="0" w:type="auto"/>
                <w:gridSpan w:val="2"/>
              </w:tcPr>
            </w:tcPrChange>
          </w:tcPr>
          <w:p w14:paraId="3BF61A5C" w14:textId="77777777" w:rsidR="00B736F2" w:rsidRPr="0008190F" w:rsidRDefault="00B736F2" w:rsidP="0008190F">
            <w:pPr>
              <w:spacing w:after="0" w:line="240" w:lineRule="auto"/>
              <w:rPr>
                <w:ins w:id="2667" w:author="Jujia Li" w:date="2026-02-25T17:51:00Z" w16du:dateUtc="2026-02-25T23:51:00Z"/>
                <w:rFonts w:ascii="Aptos Narrow" w:eastAsia="Times New Roman" w:hAnsi="Aptos Narrow" w:cs="Times New Roman"/>
                <w:color w:val="000000"/>
                <w:lang w:eastAsia="zh-CN"/>
              </w:rPr>
            </w:pPr>
          </w:p>
        </w:tc>
      </w:tr>
      <w:tr w:rsidR="00B736F2" w:rsidRPr="0008190F" w14:paraId="53623D6A" w14:textId="6B5E1329" w:rsidTr="007F6CDD">
        <w:tblPrEx>
          <w:tblPrExChange w:id="2668"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669" w:author="Jujia Li" w:date="2026-02-25T17:41:00Z"/>
          <w:trPrChange w:id="2670" w:author="Jujia Li" w:date="2026-02-25T18:55:00Z" w16du:dateUtc="2026-02-26T00:55:00Z">
            <w:trPr>
              <w:trHeight w:val="300"/>
            </w:trPr>
          </w:trPrChange>
        </w:trPr>
        <w:tc>
          <w:tcPr>
            <w:tcW w:w="0" w:type="auto"/>
            <w:noWrap/>
            <w:vAlign w:val="bottom"/>
            <w:hideMark/>
            <w:tcPrChange w:id="2671" w:author="Jujia Li" w:date="2026-02-25T18:55:00Z" w16du:dateUtc="2026-02-26T00:55:00Z">
              <w:tcPr>
                <w:tcW w:w="3451" w:type="dxa"/>
                <w:noWrap/>
                <w:vAlign w:val="bottom"/>
                <w:hideMark/>
              </w:tcPr>
            </w:tcPrChange>
          </w:tcPr>
          <w:p w14:paraId="0259C654" w14:textId="076DDA59" w:rsidR="00B736F2" w:rsidRPr="0008190F" w:rsidRDefault="00C24813" w:rsidP="0008190F">
            <w:pPr>
              <w:spacing w:after="0" w:line="240" w:lineRule="auto"/>
              <w:rPr>
                <w:ins w:id="2672" w:author="Jujia Li" w:date="2026-02-25T17:41:00Z" w16du:dateUtc="2026-02-25T23:41:00Z"/>
                <w:rFonts w:ascii="Aptos Narrow" w:eastAsia="Times New Roman" w:hAnsi="Aptos Narrow" w:cs="Times New Roman"/>
                <w:color w:val="000000"/>
                <w:lang w:eastAsia="zh-CN"/>
              </w:rPr>
            </w:pPr>
            <w:ins w:id="2673"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674" w:author="Jujia Li" w:date="2026-02-25T17:47:00Z" w16du:dateUtc="2026-02-25T23:47:00Z">
              <w:r w:rsidR="00B736F2">
                <w:rPr>
                  <w:rFonts w:ascii="Aptos Narrow" w:eastAsia="Times New Roman" w:hAnsi="Aptos Narrow" w:cs="Times New Roman"/>
                  <w:color w:val="000000"/>
                  <w:lang w:eastAsia="zh-CN"/>
                </w:rPr>
                <w:t xml:space="preserve"> </w:t>
              </w:r>
            </w:ins>
            <w:ins w:id="2675" w:author="Jujia Li" w:date="2026-02-25T17:41:00Z" w16du:dateUtc="2026-02-25T23:41:00Z">
              <w:r w:rsidR="00B736F2" w:rsidRPr="0008190F">
                <w:rPr>
                  <w:rFonts w:ascii="Aptos Narrow" w:eastAsia="Times New Roman" w:hAnsi="Aptos Narrow" w:cs="Times New Roman"/>
                  <w:color w:val="000000"/>
                  <w:lang w:eastAsia="zh-CN"/>
                </w:rPr>
                <w:t>:</w:t>
              </w:r>
            </w:ins>
            <w:ins w:id="2676" w:author="Jujia Li" w:date="2026-02-25T17:48:00Z" w16du:dateUtc="2026-02-25T23:48:00Z">
              <w:r w:rsidR="00B736F2">
                <w:rPr>
                  <w:rFonts w:ascii="Aptos Narrow" w:eastAsia="Times New Roman" w:hAnsi="Aptos Narrow" w:cs="Times New Roman"/>
                  <w:color w:val="000000"/>
                  <w:lang w:eastAsia="zh-CN"/>
                </w:rPr>
                <w:t xml:space="preserve"> Rural_factor</w:t>
              </w:r>
            </w:ins>
            <w:ins w:id="2677" w:author="Jujia Li" w:date="2026-02-25T17:41:00Z" w16du:dateUtc="2026-02-25T23:41:00Z">
              <w:r w:rsidR="00B736F2" w:rsidRPr="0008190F">
                <w:rPr>
                  <w:rFonts w:ascii="Aptos Narrow" w:eastAsia="Times New Roman" w:hAnsi="Aptos Narrow" w:cs="Times New Roman"/>
                  <w:color w:val="000000"/>
                  <w:lang w:eastAsia="zh-CN"/>
                </w:rPr>
                <w:t>6</w:t>
              </w:r>
            </w:ins>
          </w:p>
        </w:tc>
        <w:tc>
          <w:tcPr>
            <w:tcW w:w="0" w:type="auto"/>
            <w:noWrap/>
            <w:vAlign w:val="bottom"/>
            <w:hideMark/>
            <w:tcPrChange w:id="2678" w:author="Jujia Li" w:date="2026-02-25T18:55:00Z" w16du:dateUtc="2026-02-26T00:55:00Z">
              <w:tcPr>
                <w:tcW w:w="1830" w:type="dxa"/>
                <w:gridSpan w:val="2"/>
                <w:noWrap/>
                <w:vAlign w:val="bottom"/>
                <w:hideMark/>
              </w:tcPr>
            </w:tcPrChange>
          </w:tcPr>
          <w:p w14:paraId="491A331F" w14:textId="77777777" w:rsidR="00B736F2" w:rsidRPr="0008190F" w:rsidRDefault="00B736F2">
            <w:pPr>
              <w:spacing w:after="0" w:line="240" w:lineRule="auto"/>
              <w:jc w:val="right"/>
              <w:rPr>
                <w:ins w:id="2679" w:author="Jujia Li" w:date="2026-02-25T17:41:00Z" w16du:dateUtc="2026-02-25T23:41:00Z"/>
                <w:rFonts w:ascii="Aptos Narrow" w:eastAsia="Times New Roman" w:hAnsi="Aptos Narrow" w:cs="Times New Roman"/>
                <w:color w:val="000000"/>
                <w:lang w:eastAsia="zh-CN"/>
              </w:rPr>
              <w:pPrChange w:id="2680" w:author="Jujia Li" w:date="2026-02-25T17:52:00Z" w16du:dateUtc="2026-02-25T23:52:00Z">
                <w:pPr>
                  <w:spacing w:after="0" w:line="240" w:lineRule="auto"/>
                </w:pPr>
              </w:pPrChange>
            </w:pPr>
            <w:ins w:id="2681"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682" w:author="Jujia Li" w:date="2026-02-25T18:55:00Z" w16du:dateUtc="2026-02-26T00:55:00Z">
              <w:tcPr>
                <w:tcW w:w="839" w:type="dxa"/>
                <w:gridSpan w:val="2"/>
              </w:tcPr>
            </w:tcPrChange>
          </w:tcPr>
          <w:p w14:paraId="57B8C7B4" w14:textId="77777777" w:rsidR="00B736F2" w:rsidRPr="0008190F" w:rsidRDefault="00B736F2" w:rsidP="0008190F">
            <w:pPr>
              <w:spacing w:after="0" w:line="240" w:lineRule="auto"/>
              <w:rPr>
                <w:ins w:id="2683"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684" w:author="Jujia Li" w:date="2026-02-25T18:55:00Z" w16du:dateUtc="2026-02-26T00:55:00Z">
              <w:tcPr>
                <w:tcW w:w="1804" w:type="dxa"/>
                <w:gridSpan w:val="3"/>
                <w:noWrap/>
                <w:vAlign w:val="bottom"/>
                <w:hideMark/>
              </w:tcPr>
            </w:tcPrChange>
          </w:tcPr>
          <w:p w14:paraId="0D28055B" w14:textId="6B2A7AE0" w:rsidR="00B736F2" w:rsidRPr="0008190F" w:rsidRDefault="00B736F2">
            <w:pPr>
              <w:spacing w:after="0" w:line="240" w:lineRule="auto"/>
              <w:jc w:val="right"/>
              <w:rPr>
                <w:ins w:id="2685" w:author="Jujia Li" w:date="2026-02-25T17:41:00Z" w16du:dateUtc="2026-02-25T23:41:00Z"/>
                <w:rFonts w:ascii="Aptos Narrow" w:eastAsia="Times New Roman" w:hAnsi="Aptos Narrow" w:cs="Times New Roman"/>
                <w:color w:val="000000"/>
                <w:lang w:eastAsia="zh-CN"/>
              </w:rPr>
              <w:pPrChange w:id="2686" w:author="Jujia Li" w:date="2026-02-25T17:52:00Z" w16du:dateUtc="2026-02-25T23:52:00Z">
                <w:pPr>
                  <w:spacing w:after="0" w:line="240" w:lineRule="auto"/>
                </w:pPr>
              </w:pPrChange>
            </w:pPr>
            <w:ins w:id="2687" w:author="Jujia Li" w:date="2026-02-25T17:41:00Z" w16du:dateUtc="2026-02-25T23:41:00Z">
              <w:r w:rsidRPr="0008190F">
                <w:rPr>
                  <w:rFonts w:ascii="Aptos Narrow" w:eastAsia="Times New Roman" w:hAnsi="Aptos Narrow" w:cs="Times New Roman"/>
                  <w:color w:val="000000"/>
                  <w:lang w:eastAsia="zh-CN"/>
                </w:rPr>
                <w:t xml:space="preserve">0.09 (0.28) </w:t>
              </w:r>
            </w:ins>
          </w:p>
        </w:tc>
        <w:tc>
          <w:tcPr>
            <w:tcW w:w="0" w:type="auto"/>
            <w:tcPrChange w:id="2688" w:author="Jujia Li" w:date="2026-02-25T18:55:00Z" w16du:dateUtc="2026-02-26T00:55:00Z">
              <w:tcPr>
                <w:tcW w:w="0" w:type="auto"/>
                <w:gridSpan w:val="2"/>
              </w:tcPr>
            </w:tcPrChange>
          </w:tcPr>
          <w:p w14:paraId="131200A3" w14:textId="77777777" w:rsidR="00B736F2" w:rsidRPr="0008190F" w:rsidRDefault="00B736F2" w:rsidP="0008190F">
            <w:pPr>
              <w:spacing w:after="0" w:line="240" w:lineRule="auto"/>
              <w:rPr>
                <w:ins w:id="2689" w:author="Jujia Li" w:date="2026-02-25T17:51:00Z" w16du:dateUtc="2026-02-25T23:51:00Z"/>
                <w:rFonts w:ascii="Aptos Narrow" w:eastAsia="Times New Roman" w:hAnsi="Aptos Narrow" w:cs="Times New Roman"/>
                <w:color w:val="000000"/>
                <w:lang w:eastAsia="zh-CN"/>
              </w:rPr>
            </w:pPr>
          </w:p>
        </w:tc>
      </w:tr>
      <w:tr w:rsidR="00B736F2" w:rsidRPr="0008190F" w14:paraId="4E773C2A" w14:textId="34AF20B1" w:rsidTr="007F6CDD">
        <w:tblPrEx>
          <w:tblPrExChange w:id="269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691" w:author="Jujia Li" w:date="2026-02-25T17:41:00Z"/>
          <w:trPrChange w:id="2692" w:author="Jujia Li" w:date="2026-02-25T18:55:00Z" w16du:dateUtc="2026-02-26T00:55:00Z">
            <w:trPr>
              <w:trHeight w:val="300"/>
            </w:trPr>
          </w:trPrChange>
        </w:trPr>
        <w:tc>
          <w:tcPr>
            <w:tcW w:w="0" w:type="auto"/>
            <w:noWrap/>
            <w:vAlign w:val="bottom"/>
            <w:hideMark/>
            <w:tcPrChange w:id="2693" w:author="Jujia Li" w:date="2026-02-25T18:55:00Z" w16du:dateUtc="2026-02-26T00:55:00Z">
              <w:tcPr>
                <w:tcW w:w="3451" w:type="dxa"/>
                <w:noWrap/>
                <w:vAlign w:val="bottom"/>
                <w:hideMark/>
              </w:tcPr>
            </w:tcPrChange>
          </w:tcPr>
          <w:p w14:paraId="7ADADEAD" w14:textId="30322897" w:rsidR="00B736F2" w:rsidRPr="0008190F" w:rsidRDefault="00C24813" w:rsidP="0008190F">
            <w:pPr>
              <w:spacing w:after="0" w:line="240" w:lineRule="auto"/>
              <w:rPr>
                <w:ins w:id="2694" w:author="Jujia Li" w:date="2026-02-25T17:41:00Z" w16du:dateUtc="2026-02-25T23:41:00Z"/>
                <w:rFonts w:ascii="Aptos Narrow" w:eastAsia="Times New Roman" w:hAnsi="Aptos Narrow" w:cs="Times New Roman"/>
                <w:color w:val="000000"/>
                <w:lang w:val="it-IT" w:eastAsia="zh-CN"/>
                <w:rPrChange w:id="2695" w:author="Jujia Li" w:date="2026-02-25T17:42:00Z" w16du:dateUtc="2026-02-25T23:42:00Z">
                  <w:rPr>
                    <w:ins w:id="2696" w:author="Jujia Li" w:date="2026-02-25T17:41:00Z" w16du:dateUtc="2026-02-25T23:41:00Z"/>
                    <w:rFonts w:ascii="Aptos Narrow" w:eastAsia="Times New Roman" w:hAnsi="Aptos Narrow" w:cs="Times New Roman"/>
                    <w:color w:val="000000"/>
                    <w:lang w:eastAsia="zh-CN"/>
                  </w:rPr>
                </w:rPrChange>
              </w:rPr>
            </w:pPr>
            <w:ins w:id="2697"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698" w:author="Jujia Li" w:date="2026-02-25T17:47:00Z" w16du:dateUtc="2026-02-25T23:47:00Z">
              <w:r w:rsidR="00B736F2">
                <w:rPr>
                  <w:rFonts w:ascii="Aptos Narrow" w:eastAsia="Times New Roman" w:hAnsi="Aptos Narrow" w:cs="Times New Roman"/>
                  <w:color w:val="000000"/>
                  <w:lang w:val="it-IT" w:eastAsia="zh-CN"/>
                </w:rPr>
                <w:t xml:space="preserve"> </w:t>
              </w:r>
            </w:ins>
            <w:ins w:id="2699" w:author="Jujia Li" w:date="2026-02-25T17:41:00Z" w16du:dateUtc="2026-02-25T23:41:00Z">
              <w:r w:rsidR="00B736F2" w:rsidRPr="0008190F">
                <w:rPr>
                  <w:rFonts w:ascii="Aptos Narrow" w:eastAsia="Times New Roman" w:hAnsi="Aptos Narrow" w:cs="Times New Roman"/>
                  <w:color w:val="000000"/>
                  <w:lang w:val="it-IT" w:eastAsia="zh-CN"/>
                  <w:rPrChange w:id="2700" w:author="Jujia Li" w:date="2026-02-25T17:42:00Z" w16du:dateUtc="2026-02-25T23:42:00Z">
                    <w:rPr>
                      <w:rFonts w:ascii="Aptos Narrow" w:eastAsia="Times New Roman" w:hAnsi="Aptos Narrow" w:cs="Times New Roman"/>
                      <w:color w:val="000000"/>
                      <w:lang w:eastAsia="zh-CN"/>
                    </w:rPr>
                  </w:rPrChange>
                </w:rPr>
                <w:t>:</w:t>
              </w:r>
            </w:ins>
            <w:ins w:id="2701" w:author="Jujia Li" w:date="2026-02-25T17:48:00Z" w16du:dateUtc="2026-02-25T23:48:00Z">
              <w:r w:rsidR="00B736F2">
                <w:rPr>
                  <w:rFonts w:ascii="Aptos Narrow" w:eastAsia="Times New Roman" w:hAnsi="Aptos Narrow" w:cs="Times New Roman"/>
                  <w:color w:val="000000"/>
                  <w:lang w:val="it-IT" w:eastAsia="zh-CN"/>
                </w:rPr>
                <w:t>Gini Index</w:t>
              </w:r>
            </w:ins>
          </w:p>
        </w:tc>
        <w:tc>
          <w:tcPr>
            <w:tcW w:w="0" w:type="auto"/>
            <w:noWrap/>
            <w:vAlign w:val="bottom"/>
            <w:hideMark/>
            <w:tcPrChange w:id="2702" w:author="Jujia Li" w:date="2026-02-25T18:55:00Z" w16du:dateUtc="2026-02-26T00:55:00Z">
              <w:tcPr>
                <w:tcW w:w="1830" w:type="dxa"/>
                <w:gridSpan w:val="2"/>
                <w:noWrap/>
                <w:vAlign w:val="bottom"/>
                <w:hideMark/>
              </w:tcPr>
            </w:tcPrChange>
          </w:tcPr>
          <w:p w14:paraId="399D8484" w14:textId="77777777" w:rsidR="00B736F2" w:rsidRPr="0008190F" w:rsidRDefault="00B736F2">
            <w:pPr>
              <w:spacing w:after="0" w:line="240" w:lineRule="auto"/>
              <w:jc w:val="right"/>
              <w:rPr>
                <w:ins w:id="2703" w:author="Jujia Li" w:date="2026-02-25T17:41:00Z" w16du:dateUtc="2026-02-25T23:41:00Z"/>
                <w:rFonts w:ascii="Aptos Narrow" w:eastAsia="Times New Roman" w:hAnsi="Aptos Narrow" w:cs="Times New Roman"/>
                <w:color w:val="000000"/>
                <w:lang w:eastAsia="zh-CN"/>
              </w:rPr>
              <w:pPrChange w:id="2704" w:author="Jujia Li" w:date="2026-02-25T17:52:00Z" w16du:dateUtc="2026-02-25T23:52:00Z">
                <w:pPr>
                  <w:spacing w:after="0" w:line="240" w:lineRule="auto"/>
                </w:pPr>
              </w:pPrChange>
            </w:pPr>
            <w:ins w:id="2705"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706" w:author="Jujia Li" w:date="2026-02-25T18:55:00Z" w16du:dateUtc="2026-02-26T00:55:00Z">
              <w:tcPr>
                <w:tcW w:w="839" w:type="dxa"/>
                <w:gridSpan w:val="2"/>
              </w:tcPr>
            </w:tcPrChange>
          </w:tcPr>
          <w:p w14:paraId="2720809F" w14:textId="77777777" w:rsidR="00B736F2" w:rsidRPr="0008190F" w:rsidRDefault="00B736F2" w:rsidP="0008190F">
            <w:pPr>
              <w:spacing w:after="0" w:line="240" w:lineRule="auto"/>
              <w:rPr>
                <w:ins w:id="2707"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708" w:author="Jujia Li" w:date="2026-02-25T18:55:00Z" w16du:dateUtc="2026-02-26T00:55:00Z">
              <w:tcPr>
                <w:tcW w:w="1804" w:type="dxa"/>
                <w:gridSpan w:val="3"/>
                <w:noWrap/>
                <w:vAlign w:val="bottom"/>
                <w:hideMark/>
              </w:tcPr>
            </w:tcPrChange>
          </w:tcPr>
          <w:p w14:paraId="6AF1848E" w14:textId="66D2269F" w:rsidR="00B736F2" w:rsidRPr="0008190F" w:rsidRDefault="00B736F2">
            <w:pPr>
              <w:spacing w:after="0" w:line="240" w:lineRule="auto"/>
              <w:jc w:val="right"/>
              <w:rPr>
                <w:ins w:id="2709" w:author="Jujia Li" w:date="2026-02-25T17:41:00Z" w16du:dateUtc="2026-02-25T23:41:00Z"/>
                <w:rFonts w:ascii="Aptos Narrow" w:eastAsia="Times New Roman" w:hAnsi="Aptos Narrow" w:cs="Times New Roman"/>
                <w:color w:val="000000"/>
                <w:lang w:eastAsia="zh-CN"/>
              </w:rPr>
              <w:pPrChange w:id="2710" w:author="Jujia Li" w:date="2026-02-25T17:52:00Z" w16du:dateUtc="2026-02-25T23:52:00Z">
                <w:pPr>
                  <w:spacing w:after="0" w:line="240" w:lineRule="auto"/>
                </w:pPr>
              </w:pPrChange>
            </w:pPr>
            <w:ins w:id="2711" w:author="Jujia Li" w:date="2026-02-25T17:41:00Z" w16du:dateUtc="2026-02-25T23:41:00Z">
              <w:r w:rsidRPr="0008190F">
                <w:rPr>
                  <w:rFonts w:ascii="Aptos Narrow" w:eastAsia="Times New Roman" w:hAnsi="Aptos Narrow" w:cs="Times New Roman"/>
                  <w:color w:val="000000"/>
                  <w:lang w:eastAsia="zh-CN"/>
                </w:rPr>
                <w:t xml:space="preserve">0.12 (0.12) </w:t>
              </w:r>
            </w:ins>
          </w:p>
        </w:tc>
        <w:tc>
          <w:tcPr>
            <w:tcW w:w="0" w:type="auto"/>
            <w:tcPrChange w:id="2712" w:author="Jujia Li" w:date="2026-02-25T18:55:00Z" w16du:dateUtc="2026-02-26T00:55:00Z">
              <w:tcPr>
                <w:tcW w:w="0" w:type="auto"/>
                <w:gridSpan w:val="2"/>
              </w:tcPr>
            </w:tcPrChange>
          </w:tcPr>
          <w:p w14:paraId="3D85F7F9" w14:textId="77777777" w:rsidR="00B736F2" w:rsidRPr="0008190F" w:rsidRDefault="00B736F2" w:rsidP="0008190F">
            <w:pPr>
              <w:spacing w:after="0" w:line="240" w:lineRule="auto"/>
              <w:rPr>
                <w:ins w:id="2713" w:author="Jujia Li" w:date="2026-02-25T17:51:00Z" w16du:dateUtc="2026-02-25T23:51:00Z"/>
                <w:rFonts w:ascii="Aptos Narrow" w:eastAsia="Times New Roman" w:hAnsi="Aptos Narrow" w:cs="Times New Roman"/>
                <w:color w:val="000000"/>
                <w:lang w:eastAsia="zh-CN"/>
              </w:rPr>
            </w:pPr>
          </w:p>
        </w:tc>
      </w:tr>
      <w:tr w:rsidR="00B736F2" w:rsidRPr="0008190F" w14:paraId="181E9976" w14:textId="5786E4D8" w:rsidTr="007F6CDD">
        <w:tblPrEx>
          <w:tblPrExChange w:id="2714"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715" w:author="Jujia Li" w:date="2026-02-25T17:41:00Z"/>
          <w:trPrChange w:id="2716" w:author="Jujia Li" w:date="2026-02-25T18:55:00Z" w16du:dateUtc="2026-02-26T00:55:00Z">
            <w:trPr>
              <w:trHeight w:val="300"/>
            </w:trPr>
          </w:trPrChange>
        </w:trPr>
        <w:tc>
          <w:tcPr>
            <w:tcW w:w="0" w:type="auto"/>
            <w:noWrap/>
            <w:vAlign w:val="bottom"/>
            <w:hideMark/>
            <w:tcPrChange w:id="2717" w:author="Jujia Li" w:date="2026-02-25T18:55:00Z" w16du:dateUtc="2026-02-26T00:55:00Z">
              <w:tcPr>
                <w:tcW w:w="3451" w:type="dxa"/>
                <w:noWrap/>
                <w:vAlign w:val="bottom"/>
                <w:hideMark/>
              </w:tcPr>
            </w:tcPrChange>
          </w:tcPr>
          <w:p w14:paraId="4F4BE568" w14:textId="3D4E10E5" w:rsidR="00B736F2" w:rsidRPr="0008190F" w:rsidRDefault="00C24813" w:rsidP="0008190F">
            <w:pPr>
              <w:spacing w:after="0" w:line="240" w:lineRule="auto"/>
              <w:rPr>
                <w:ins w:id="2718" w:author="Jujia Li" w:date="2026-02-25T17:41:00Z" w16du:dateUtc="2026-02-25T23:41:00Z"/>
                <w:rFonts w:ascii="Aptos Narrow" w:eastAsia="Times New Roman" w:hAnsi="Aptos Narrow" w:cs="Times New Roman"/>
                <w:color w:val="000000"/>
                <w:lang w:eastAsia="zh-CN"/>
              </w:rPr>
            </w:pPr>
            <w:ins w:id="2719"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720" w:author="Jujia Li" w:date="2026-02-25T17:47:00Z" w16du:dateUtc="2026-02-25T23:47:00Z">
              <w:r w:rsidR="00B736F2">
                <w:rPr>
                  <w:rFonts w:ascii="Aptos Narrow" w:eastAsia="Times New Roman" w:hAnsi="Aptos Narrow" w:cs="Times New Roman"/>
                  <w:color w:val="000000"/>
                  <w:lang w:eastAsia="zh-CN"/>
                </w:rPr>
                <w:t xml:space="preserve"> </w:t>
              </w:r>
            </w:ins>
            <w:ins w:id="2721" w:author="Jujia Li" w:date="2026-02-25T17:41:00Z" w16du:dateUtc="2026-02-25T23:41:00Z">
              <w:r w:rsidR="00B736F2" w:rsidRPr="0008190F">
                <w:rPr>
                  <w:rFonts w:ascii="Aptos Narrow" w:eastAsia="Times New Roman" w:hAnsi="Aptos Narrow" w:cs="Times New Roman"/>
                  <w:color w:val="000000"/>
                  <w:lang w:eastAsia="zh-CN"/>
                </w:rPr>
                <w:t>:</w:t>
              </w:r>
            </w:ins>
            <w:ins w:id="2722" w:author="Jujia Li" w:date="2026-02-25T17:48:00Z" w16du:dateUtc="2026-02-25T23:48:00Z">
              <w:r w:rsidR="00B736F2">
                <w:rPr>
                  <w:rFonts w:ascii="Aptos Narrow" w:eastAsia="Times New Roman" w:hAnsi="Aptos Narrow" w:cs="Times New Roman"/>
                  <w:color w:val="000000"/>
                  <w:lang w:eastAsia="zh-CN"/>
                </w:rPr>
                <w:t xml:space="preserve"> Poverty Rate</w:t>
              </w:r>
            </w:ins>
          </w:p>
        </w:tc>
        <w:tc>
          <w:tcPr>
            <w:tcW w:w="0" w:type="auto"/>
            <w:noWrap/>
            <w:vAlign w:val="bottom"/>
            <w:hideMark/>
            <w:tcPrChange w:id="2723" w:author="Jujia Li" w:date="2026-02-25T18:55:00Z" w16du:dateUtc="2026-02-26T00:55:00Z">
              <w:tcPr>
                <w:tcW w:w="1830" w:type="dxa"/>
                <w:gridSpan w:val="2"/>
                <w:noWrap/>
                <w:vAlign w:val="bottom"/>
                <w:hideMark/>
              </w:tcPr>
            </w:tcPrChange>
          </w:tcPr>
          <w:p w14:paraId="2DACB1EE" w14:textId="77777777" w:rsidR="00B736F2" w:rsidRPr="0008190F" w:rsidRDefault="00B736F2">
            <w:pPr>
              <w:spacing w:after="0" w:line="240" w:lineRule="auto"/>
              <w:jc w:val="right"/>
              <w:rPr>
                <w:ins w:id="2724" w:author="Jujia Li" w:date="2026-02-25T17:41:00Z" w16du:dateUtc="2026-02-25T23:41:00Z"/>
                <w:rFonts w:ascii="Aptos Narrow" w:eastAsia="Times New Roman" w:hAnsi="Aptos Narrow" w:cs="Times New Roman"/>
                <w:color w:val="000000"/>
                <w:lang w:eastAsia="zh-CN"/>
              </w:rPr>
              <w:pPrChange w:id="2725" w:author="Jujia Li" w:date="2026-02-25T17:52:00Z" w16du:dateUtc="2026-02-25T23:52:00Z">
                <w:pPr>
                  <w:spacing w:after="0" w:line="240" w:lineRule="auto"/>
                </w:pPr>
              </w:pPrChange>
            </w:pPr>
            <w:ins w:id="2726"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727" w:author="Jujia Li" w:date="2026-02-25T18:55:00Z" w16du:dateUtc="2026-02-26T00:55:00Z">
              <w:tcPr>
                <w:tcW w:w="839" w:type="dxa"/>
                <w:gridSpan w:val="2"/>
              </w:tcPr>
            </w:tcPrChange>
          </w:tcPr>
          <w:p w14:paraId="1FEA0177" w14:textId="77777777" w:rsidR="00B736F2" w:rsidRPr="0008190F" w:rsidRDefault="00B736F2" w:rsidP="0008190F">
            <w:pPr>
              <w:spacing w:after="0" w:line="240" w:lineRule="auto"/>
              <w:rPr>
                <w:ins w:id="2728"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729" w:author="Jujia Li" w:date="2026-02-25T18:55:00Z" w16du:dateUtc="2026-02-26T00:55:00Z">
              <w:tcPr>
                <w:tcW w:w="1804" w:type="dxa"/>
                <w:gridSpan w:val="3"/>
                <w:noWrap/>
                <w:vAlign w:val="bottom"/>
                <w:hideMark/>
              </w:tcPr>
            </w:tcPrChange>
          </w:tcPr>
          <w:p w14:paraId="5532C78F" w14:textId="24F32BF4" w:rsidR="00B736F2" w:rsidRPr="0008190F" w:rsidRDefault="00B736F2">
            <w:pPr>
              <w:spacing w:after="0" w:line="240" w:lineRule="auto"/>
              <w:jc w:val="right"/>
              <w:rPr>
                <w:ins w:id="2730" w:author="Jujia Li" w:date="2026-02-25T17:41:00Z" w16du:dateUtc="2026-02-25T23:41:00Z"/>
                <w:rFonts w:ascii="Aptos Narrow" w:eastAsia="Times New Roman" w:hAnsi="Aptos Narrow" w:cs="Times New Roman"/>
                <w:color w:val="000000"/>
                <w:lang w:eastAsia="zh-CN"/>
              </w:rPr>
              <w:pPrChange w:id="2731" w:author="Jujia Li" w:date="2026-02-25T17:52:00Z" w16du:dateUtc="2026-02-25T23:52:00Z">
                <w:pPr>
                  <w:spacing w:after="0" w:line="240" w:lineRule="auto"/>
                </w:pPr>
              </w:pPrChange>
            </w:pPr>
            <w:ins w:id="2732" w:author="Jujia Li" w:date="2026-02-25T17:41:00Z" w16du:dateUtc="2026-02-25T23:41:00Z">
              <w:r w:rsidRPr="0008190F">
                <w:rPr>
                  <w:rFonts w:ascii="Aptos Narrow" w:eastAsia="Times New Roman" w:hAnsi="Aptos Narrow" w:cs="Times New Roman"/>
                  <w:color w:val="000000"/>
                  <w:lang w:eastAsia="zh-CN"/>
                </w:rPr>
                <w:t xml:space="preserve">0.13 (0.11) </w:t>
              </w:r>
            </w:ins>
          </w:p>
        </w:tc>
        <w:tc>
          <w:tcPr>
            <w:tcW w:w="0" w:type="auto"/>
            <w:tcPrChange w:id="2733" w:author="Jujia Li" w:date="2026-02-25T18:55:00Z" w16du:dateUtc="2026-02-26T00:55:00Z">
              <w:tcPr>
                <w:tcW w:w="0" w:type="auto"/>
                <w:gridSpan w:val="2"/>
              </w:tcPr>
            </w:tcPrChange>
          </w:tcPr>
          <w:p w14:paraId="6D06270E" w14:textId="77777777" w:rsidR="00B736F2" w:rsidRPr="0008190F" w:rsidRDefault="00B736F2" w:rsidP="0008190F">
            <w:pPr>
              <w:spacing w:after="0" w:line="240" w:lineRule="auto"/>
              <w:rPr>
                <w:ins w:id="2734" w:author="Jujia Li" w:date="2026-02-25T17:51:00Z" w16du:dateUtc="2026-02-25T23:51:00Z"/>
                <w:rFonts w:ascii="Aptos Narrow" w:eastAsia="Times New Roman" w:hAnsi="Aptos Narrow" w:cs="Times New Roman"/>
                <w:color w:val="000000"/>
                <w:lang w:eastAsia="zh-CN"/>
              </w:rPr>
            </w:pPr>
          </w:p>
        </w:tc>
      </w:tr>
      <w:tr w:rsidR="00B736F2" w:rsidRPr="0008190F" w14:paraId="1A844B75" w14:textId="20153634" w:rsidTr="007F6CDD">
        <w:tblPrEx>
          <w:tblPrExChange w:id="2735"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736" w:author="Jujia Li" w:date="2026-02-25T17:41:00Z"/>
          <w:trPrChange w:id="2737" w:author="Jujia Li" w:date="2026-02-25T18:55:00Z" w16du:dateUtc="2026-02-26T00:55:00Z">
            <w:trPr>
              <w:trHeight w:val="300"/>
            </w:trPr>
          </w:trPrChange>
        </w:trPr>
        <w:tc>
          <w:tcPr>
            <w:tcW w:w="0" w:type="auto"/>
            <w:noWrap/>
            <w:vAlign w:val="bottom"/>
            <w:hideMark/>
            <w:tcPrChange w:id="2738" w:author="Jujia Li" w:date="2026-02-25T18:55:00Z" w16du:dateUtc="2026-02-26T00:55:00Z">
              <w:tcPr>
                <w:tcW w:w="3451" w:type="dxa"/>
                <w:noWrap/>
                <w:vAlign w:val="bottom"/>
                <w:hideMark/>
              </w:tcPr>
            </w:tcPrChange>
          </w:tcPr>
          <w:p w14:paraId="68F1F58B" w14:textId="2A61DB68" w:rsidR="00B736F2" w:rsidRPr="0008190F" w:rsidRDefault="00C24813" w:rsidP="0008190F">
            <w:pPr>
              <w:spacing w:after="0" w:line="240" w:lineRule="auto"/>
              <w:rPr>
                <w:ins w:id="2739" w:author="Jujia Li" w:date="2026-02-25T17:41:00Z" w16du:dateUtc="2026-02-25T23:41:00Z"/>
                <w:rFonts w:ascii="Aptos Narrow" w:eastAsia="Times New Roman" w:hAnsi="Aptos Narrow" w:cs="Times New Roman"/>
                <w:color w:val="000000"/>
                <w:lang w:eastAsia="zh-CN"/>
              </w:rPr>
            </w:pPr>
            <w:ins w:id="2740"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741" w:author="Jujia Li" w:date="2026-02-25T17:47:00Z" w16du:dateUtc="2026-02-25T23:47:00Z">
              <w:r w:rsidR="00B736F2">
                <w:rPr>
                  <w:rFonts w:ascii="Aptos Narrow" w:eastAsia="Times New Roman" w:hAnsi="Aptos Narrow" w:cs="Times New Roman"/>
                  <w:color w:val="000000"/>
                  <w:lang w:eastAsia="zh-CN"/>
                </w:rPr>
                <w:t xml:space="preserve"> </w:t>
              </w:r>
            </w:ins>
            <w:ins w:id="2742" w:author="Jujia Li" w:date="2026-02-25T17:41:00Z" w16du:dateUtc="2026-02-25T23:41:00Z">
              <w:r w:rsidR="00B736F2" w:rsidRPr="0008190F">
                <w:rPr>
                  <w:rFonts w:ascii="Aptos Narrow" w:eastAsia="Times New Roman" w:hAnsi="Aptos Narrow" w:cs="Times New Roman"/>
                  <w:color w:val="000000"/>
                  <w:lang w:eastAsia="zh-CN"/>
                </w:rPr>
                <w:t>:</w:t>
              </w:r>
            </w:ins>
            <w:ins w:id="2743" w:author="Jujia Li" w:date="2026-02-25T17:49:00Z" w16du:dateUtc="2026-02-25T23:49:00Z">
              <w:r w:rsidR="00B736F2">
                <w:rPr>
                  <w:rFonts w:ascii="Aptos Narrow" w:eastAsia="Times New Roman" w:hAnsi="Aptos Narrow" w:cs="Times New Roman"/>
                  <w:color w:val="000000"/>
                  <w:lang w:eastAsia="zh-CN"/>
                </w:rPr>
                <w:t xml:space="preserve"> No-insurance Rate</w:t>
              </w:r>
            </w:ins>
          </w:p>
        </w:tc>
        <w:tc>
          <w:tcPr>
            <w:tcW w:w="0" w:type="auto"/>
            <w:noWrap/>
            <w:vAlign w:val="bottom"/>
            <w:hideMark/>
            <w:tcPrChange w:id="2744" w:author="Jujia Li" w:date="2026-02-25T18:55:00Z" w16du:dateUtc="2026-02-26T00:55:00Z">
              <w:tcPr>
                <w:tcW w:w="1830" w:type="dxa"/>
                <w:gridSpan w:val="2"/>
                <w:noWrap/>
                <w:vAlign w:val="bottom"/>
                <w:hideMark/>
              </w:tcPr>
            </w:tcPrChange>
          </w:tcPr>
          <w:p w14:paraId="2565BFBF" w14:textId="77777777" w:rsidR="00B736F2" w:rsidRPr="0008190F" w:rsidRDefault="00B736F2">
            <w:pPr>
              <w:spacing w:after="0" w:line="240" w:lineRule="auto"/>
              <w:jc w:val="right"/>
              <w:rPr>
                <w:ins w:id="2745" w:author="Jujia Li" w:date="2026-02-25T17:41:00Z" w16du:dateUtc="2026-02-25T23:41:00Z"/>
                <w:rFonts w:ascii="Aptos Narrow" w:eastAsia="Times New Roman" w:hAnsi="Aptos Narrow" w:cs="Times New Roman"/>
                <w:color w:val="000000"/>
                <w:lang w:eastAsia="zh-CN"/>
              </w:rPr>
              <w:pPrChange w:id="2746" w:author="Jujia Li" w:date="2026-02-25T17:52:00Z" w16du:dateUtc="2026-02-25T23:52:00Z">
                <w:pPr>
                  <w:spacing w:after="0" w:line="240" w:lineRule="auto"/>
                </w:pPr>
              </w:pPrChange>
            </w:pPr>
            <w:ins w:id="2747"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748" w:author="Jujia Li" w:date="2026-02-25T18:55:00Z" w16du:dateUtc="2026-02-26T00:55:00Z">
              <w:tcPr>
                <w:tcW w:w="839" w:type="dxa"/>
                <w:gridSpan w:val="2"/>
              </w:tcPr>
            </w:tcPrChange>
          </w:tcPr>
          <w:p w14:paraId="0FEC8B26" w14:textId="77777777" w:rsidR="00B736F2" w:rsidRPr="0008190F" w:rsidRDefault="00B736F2" w:rsidP="0008190F">
            <w:pPr>
              <w:spacing w:after="0" w:line="240" w:lineRule="auto"/>
              <w:rPr>
                <w:ins w:id="2749"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750" w:author="Jujia Li" w:date="2026-02-25T18:55:00Z" w16du:dateUtc="2026-02-26T00:55:00Z">
              <w:tcPr>
                <w:tcW w:w="1804" w:type="dxa"/>
                <w:gridSpan w:val="3"/>
                <w:noWrap/>
                <w:vAlign w:val="bottom"/>
                <w:hideMark/>
              </w:tcPr>
            </w:tcPrChange>
          </w:tcPr>
          <w:p w14:paraId="4B79CB97" w14:textId="6F46F331" w:rsidR="00B736F2" w:rsidRPr="0008190F" w:rsidRDefault="00B736F2">
            <w:pPr>
              <w:spacing w:after="0" w:line="240" w:lineRule="auto"/>
              <w:jc w:val="right"/>
              <w:rPr>
                <w:ins w:id="2751" w:author="Jujia Li" w:date="2026-02-25T17:41:00Z" w16du:dateUtc="2026-02-25T23:41:00Z"/>
                <w:rFonts w:ascii="Aptos Narrow" w:eastAsia="Times New Roman" w:hAnsi="Aptos Narrow" w:cs="Times New Roman"/>
                <w:color w:val="000000"/>
                <w:lang w:eastAsia="zh-CN"/>
              </w:rPr>
              <w:pPrChange w:id="2752" w:author="Jujia Li" w:date="2026-02-25T17:52:00Z" w16du:dateUtc="2026-02-25T23:52:00Z">
                <w:pPr>
                  <w:spacing w:after="0" w:line="240" w:lineRule="auto"/>
                </w:pPr>
              </w:pPrChange>
            </w:pPr>
            <w:ins w:id="2753" w:author="Jujia Li" w:date="2026-02-25T17:41:00Z" w16du:dateUtc="2026-02-25T23:41:00Z">
              <w:r w:rsidRPr="0008190F">
                <w:rPr>
                  <w:rFonts w:ascii="Aptos Narrow" w:eastAsia="Times New Roman" w:hAnsi="Aptos Narrow" w:cs="Times New Roman"/>
                  <w:color w:val="000000"/>
                  <w:lang w:eastAsia="zh-CN"/>
                </w:rPr>
                <w:t xml:space="preserve">-0.13 (0.10) </w:t>
              </w:r>
            </w:ins>
          </w:p>
        </w:tc>
        <w:tc>
          <w:tcPr>
            <w:tcW w:w="0" w:type="auto"/>
            <w:tcPrChange w:id="2754" w:author="Jujia Li" w:date="2026-02-25T18:55:00Z" w16du:dateUtc="2026-02-26T00:55:00Z">
              <w:tcPr>
                <w:tcW w:w="0" w:type="auto"/>
                <w:gridSpan w:val="2"/>
              </w:tcPr>
            </w:tcPrChange>
          </w:tcPr>
          <w:p w14:paraId="68CD34F1" w14:textId="77777777" w:rsidR="00B736F2" w:rsidRPr="0008190F" w:rsidRDefault="00B736F2" w:rsidP="0008190F">
            <w:pPr>
              <w:spacing w:after="0" w:line="240" w:lineRule="auto"/>
              <w:rPr>
                <w:ins w:id="2755" w:author="Jujia Li" w:date="2026-02-25T17:51:00Z" w16du:dateUtc="2026-02-25T23:51:00Z"/>
                <w:rFonts w:ascii="Aptos Narrow" w:eastAsia="Times New Roman" w:hAnsi="Aptos Narrow" w:cs="Times New Roman"/>
                <w:color w:val="000000"/>
                <w:lang w:eastAsia="zh-CN"/>
              </w:rPr>
            </w:pPr>
          </w:p>
        </w:tc>
      </w:tr>
      <w:tr w:rsidR="00B736F2" w:rsidRPr="0008190F" w14:paraId="5BA56978" w14:textId="2374E967" w:rsidTr="007F6CDD">
        <w:tblPrEx>
          <w:tblPrExChange w:id="2756"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757" w:author="Jujia Li" w:date="2026-02-25T17:41:00Z"/>
          <w:trPrChange w:id="2758" w:author="Jujia Li" w:date="2026-02-25T18:55:00Z" w16du:dateUtc="2026-02-26T00:55:00Z">
            <w:trPr>
              <w:trHeight w:val="300"/>
            </w:trPr>
          </w:trPrChange>
        </w:trPr>
        <w:tc>
          <w:tcPr>
            <w:tcW w:w="0" w:type="auto"/>
            <w:noWrap/>
            <w:vAlign w:val="bottom"/>
            <w:hideMark/>
            <w:tcPrChange w:id="2759" w:author="Jujia Li" w:date="2026-02-25T18:55:00Z" w16du:dateUtc="2026-02-26T00:55:00Z">
              <w:tcPr>
                <w:tcW w:w="3451" w:type="dxa"/>
                <w:noWrap/>
                <w:vAlign w:val="bottom"/>
                <w:hideMark/>
              </w:tcPr>
            </w:tcPrChange>
          </w:tcPr>
          <w:p w14:paraId="604F74AF" w14:textId="6F96D4D0" w:rsidR="00B736F2" w:rsidRPr="0008190F" w:rsidRDefault="00C24813" w:rsidP="0008190F">
            <w:pPr>
              <w:spacing w:after="0" w:line="240" w:lineRule="auto"/>
              <w:rPr>
                <w:ins w:id="2760" w:author="Jujia Li" w:date="2026-02-25T17:41:00Z" w16du:dateUtc="2026-02-25T23:41:00Z"/>
                <w:rFonts w:ascii="Aptos Narrow" w:eastAsia="Times New Roman" w:hAnsi="Aptos Narrow" w:cs="Times New Roman"/>
                <w:color w:val="000000"/>
                <w:lang w:eastAsia="zh-CN"/>
              </w:rPr>
            </w:pPr>
            <w:ins w:id="2761" w:author="Jujia Li" w:date="2026-02-25T18:17:00Z" w16du:dateUtc="2026-02-26T00:17:00Z">
              <w:r w:rsidRPr="0008190F">
                <w:rPr>
                  <w:rFonts w:ascii="Aptos Narrow" w:eastAsia="Times New Roman" w:hAnsi="Aptos Narrow" w:cs="Times New Roman"/>
                  <w:color w:val="000000"/>
                  <w:lang w:eastAsia="zh-CN"/>
                </w:rPr>
                <w:t>ER</w:t>
              </w:r>
              <w:r>
                <w:rPr>
                  <w:rFonts w:ascii="Aptos Narrow" w:eastAsia="Times New Roman" w:hAnsi="Aptos Narrow" w:cs="Times New Roman"/>
                  <w:color w:val="000000"/>
                  <w:lang w:eastAsia="zh-CN"/>
                </w:rPr>
                <w:t xml:space="preserve"> Visit</w:t>
              </w:r>
            </w:ins>
            <w:ins w:id="2762" w:author="Jujia Li" w:date="2026-02-25T17:47:00Z" w16du:dateUtc="2026-02-25T23:47:00Z">
              <w:r w:rsidR="00B736F2">
                <w:rPr>
                  <w:rFonts w:ascii="Aptos Narrow" w:eastAsia="Times New Roman" w:hAnsi="Aptos Narrow" w:cs="Times New Roman"/>
                  <w:color w:val="000000"/>
                  <w:lang w:eastAsia="zh-CN"/>
                </w:rPr>
                <w:t xml:space="preserve"> </w:t>
              </w:r>
            </w:ins>
            <w:ins w:id="2763" w:author="Jujia Li" w:date="2026-02-25T17:41:00Z" w16du:dateUtc="2026-02-25T23:41:00Z">
              <w:r w:rsidR="00B736F2" w:rsidRPr="0008190F">
                <w:rPr>
                  <w:rFonts w:ascii="Aptos Narrow" w:eastAsia="Times New Roman" w:hAnsi="Aptos Narrow" w:cs="Times New Roman"/>
                  <w:color w:val="000000"/>
                  <w:lang w:eastAsia="zh-CN"/>
                </w:rPr>
                <w:t>:</w:t>
              </w:r>
            </w:ins>
            <w:ins w:id="2764" w:author="Jujia Li" w:date="2026-02-25T17:47:00Z" w16du:dateUtc="2026-02-25T23:47:00Z">
              <w:r w:rsidR="00B736F2">
                <w:rPr>
                  <w:rFonts w:ascii="Aptos Narrow" w:eastAsia="Times New Roman" w:hAnsi="Aptos Narrow" w:cs="Times New Roman"/>
                  <w:color w:val="000000"/>
                  <w:lang w:eastAsia="zh-CN"/>
                </w:rPr>
                <w:t xml:space="preserve"> Time Index</w:t>
              </w:r>
            </w:ins>
          </w:p>
        </w:tc>
        <w:tc>
          <w:tcPr>
            <w:tcW w:w="0" w:type="auto"/>
            <w:noWrap/>
            <w:vAlign w:val="bottom"/>
            <w:hideMark/>
            <w:tcPrChange w:id="2765" w:author="Jujia Li" w:date="2026-02-25T18:55:00Z" w16du:dateUtc="2026-02-26T00:55:00Z">
              <w:tcPr>
                <w:tcW w:w="1830" w:type="dxa"/>
                <w:gridSpan w:val="2"/>
                <w:noWrap/>
                <w:vAlign w:val="bottom"/>
                <w:hideMark/>
              </w:tcPr>
            </w:tcPrChange>
          </w:tcPr>
          <w:p w14:paraId="633C4BB8" w14:textId="77777777" w:rsidR="00B736F2" w:rsidRPr="0008190F" w:rsidRDefault="00B736F2">
            <w:pPr>
              <w:spacing w:after="0" w:line="240" w:lineRule="auto"/>
              <w:jc w:val="right"/>
              <w:rPr>
                <w:ins w:id="2766" w:author="Jujia Li" w:date="2026-02-25T17:41:00Z" w16du:dateUtc="2026-02-25T23:41:00Z"/>
                <w:rFonts w:ascii="Aptos Narrow" w:eastAsia="Times New Roman" w:hAnsi="Aptos Narrow" w:cs="Times New Roman"/>
                <w:color w:val="000000"/>
                <w:lang w:eastAsia="zh-CN"/>
              </w:rPr>
              <w:pPrChange w:id="2767" w:author="Jujia Li" w:date="2026-02-25T17:52:00Z" w16du:dateUtc="2026-02-25T23:52:00Z">
                <w:pPr>
                  <w:spacing w:after="0" w:line="240" w:lineRule="auto"/>
                </w:pPr>
              </w:pPrChange>
            </w:pPr>
            <w:ins w:id="2768" w:author="Jujia Li" w:date="2026-02-25T17:41:00Z" w16du:dateUtc="2026-02-25T23:41:00Z">
              <w:r w:rsidRPr="0008190F">
                <w:rPr>
                  <w:rFonts w:ascii="Aptos Narrow" w:eastAsia="Times New Roman" w:hAnsi="Aptos Narrow" w:cs="Times New Roman"/>
                  <w:color w:val="000000"/>
                  <w:lang w:eastAsia="zh-CN"/>
                </w:rPr>
                <w:t>-</w:t>
              </w:r>
            </w:ins>
          </w:p>
        </w:tc>
        <w:tc>
          <w:tcPr>
            <w:tcW w:w="0" w:type="auto"/>
            <w:tcPrChange w:id="2769" w:author="Jujia Li" w:date="2026-02-25T18:55:00Z" w16du:dateUtc="2026-02-26T00:55:00Z">
              <w:tcPr>
                <w:tcW w:w="839" w:type="dxa"/>
                <w:gridSpan w:val="2"/>
              </w:tcPr>
            </w:tcPrChange>
          </w:tcPr>
          <w:p w14:paraId="07E24461" w14:textId="77777777" w:rsidR="00B736F2" w:rsidRPr="0008190F" w:rsidRDefault="00B736F2" w:rsidP="0008190F">
            <w:pPr>
              <w:spacing w:after="0" w:line="240" w:lineRule="auto"/>
              <w:rPr>
                <w:ins w:id="2770"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771" w:author="Jujia Li" w:date="2026-02-25T18:55:00Z" w16du:dateUtc="2026-02-26T00:55:00Z">
              <w:tcPr>
                <w:tcW w:w="1804" w:type="dxa"/>
                <w:gridSpan w:val="3"/>
                <w:noWrap/>
                <w:vAlign w:val="bottom"/>
                <w:hideMark/>
              </w:tcPr>
            </w:tcPrChange>
          </w:tcPr>
          <w:p w14:paraId="1B31AC23" w14:textId="00A2FD76" w:rsidR="00B736F2" w:rsidRPr="0008190F" w:rsidRDefault="00B736F2">
            <w:pPr>
              <w:spacing w:after="0" w:line="240" w:lineRule="auto"/>
              <w:jc w:val="right"/>
              <w:rPr>
                <w:ins w:id="2772" w:author="Jujia Li" w:date="2026-02-25T17:41:00Z" w16du:dateUtc="2026-02-25T23:41:00Z"/>
                <w:rFonts w:ascii="Aptos Narrow" w:eastAsia="Times New Roman" w:hAnsi="Aptos Narrow" w:cs="Times New Roman"/>
                <w:color w:val="000000"/>
                <w:lang w:eastAsia="zh-CN"/>
              </w:rPr>
              <w:pPrChange w:id="2773" w:author="Jujia Li" w:date="2026-02-25T17:52:00Z" w16du:dateUtc="2026-02-25T23:52:00Z">
                <w:pPr>
                  <w:spacing w:after="0" w:line="240" w:lineRule="auto"/>
                </w:pPr>
              </w:pPrChange>
            </w:pPr>
            <w:ins w:id="2774" w:author="Jujia Li" w:date="2026-02-25T17:41:00Z" w16du:dateUtc="2026-02-25T23:41:00Z">
              <w:r w:rsidRPr="0008190F">
                <w:rPr>
                  <w:rFonts w:ascii="Aptos Narrow" w:eastAsia="Times New Roman" w:hAnsi="Aptos Narrow" w:cs="Times New Roman"/>
                  <w:color w:val="000000"/>
                  <w:lang w:eastAsia="zh-CN"/>
                </w:rPr>
                <w:t xml:space="preserve">-0.01 (0.06) </w:t>
              </w:r>
            </w:ins>
          </w:p>
        </w:tc>
        <w:tc>
          <w:tcPr>
            <w:tcW w:w="0" w:type="auto"/>
            <w:tcPrChange w:id="2775" w:author="Jujia Li" w:date="2026-02-25T18:55:00Z" w16du:dateUtc="2026-02-26T00:55:00Z">
              <w:tcPr>
                <w:tcW w:w="0" w:type="auto"/>
                <w:gridSpan w:val="2"/>
              </w:tcPr>
            </w:tcPrChange>
          </w:tcPr>
          <w:p w14:paraId="572AE4D1" w14:textId="77777777" w:rsidR="00B736F2" w:rsidRPr="0008190F" w:rsidRDefault="00B736F2" w:rsidP="0008190F">
            <w:pPr>
              <w:spacing w:after="0" w:line="240" w:lineRule="auto"/>
              <w:rPr>
                <w:ins w:id="2776" w:author="Jujia Li" w:date="2026-02-25T17:51:00Z" w16du:dateUtc="2026-02-25T23:51:00Z"/>
                <w:rFonts w:ascii="Aptos Narrow" w:eastAsia="Times New Roman" w:hAnsi="Aptos Narrow" w:cs="Times New Roman"/>
                <w:color w:val="000000"/>
                <w:lang w:eastAsia="zh-CN"/>
              </w:rPr>
            </w:pPr>
          </w:p>
        </w:tc>
      </w:tr>
      <w:tr w:rsidR="00B736F2" w:rsidRPr="0008190F" w14:paraId="56C9BB45" w14:textId="2398FBF2" w:rsidTr="007F6CDD">
        <w:tblPrEx>
          <w:tblPrExChange w:id="2777"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778" w:author="Jujia Li" w:date="2026-02-25T17:41:00Z"/>
          <w:trPrChange w:id="2779" w:author="Jujia Li" w:date="2026-02-25T18:55:00Z" w16du:dateUtc="2026-02-26T00:55:00Z">
            <w:trPr>
              <w:trHeight w:val="300"/>
            </w:trPr>
          </w:trPrChange>
        </w:trPr>
        <w:tc>
          <w:tcPr>
            <w:tcW w:w="0" w:type="auto"/>
            <w:noWrap/>
            <w:vAlign w:val="bottom"/>
            <w:hideMark/>
            <w:tcPrChange w:id="2780" w:author="Jujia Li" w:date="2026-02-25T18:55:00Z" w16du:dateUtc="2026-02-26T00:55:00Z">
              <w:tcPr>
                <w:tcW w:w="3451" w:type="dxa"/>
                <w:noWrap/>
                <w:vAlign w:val="bottom"/>
                <w:hideMark/>
              </w:tcPr>
            </w:tcPrChange>
          </w:tcPr>
          <w:p w14:paraId="73CC079E" w14:textId="77777777" w:rsidR="00B736F2" w:rsidRPr="0008190F" w:rsidRDefault="00B736F2" w:rsidP="0008190F">
            <w:pPr>
              <w:spacing w:after="0" w:line="240" w:lineRule="auto"/>
              <w:rPr>
                <w:ins w:id="2781" w:author="Jujia Li" w:date="2026-02-25T17:41:00Z" w16du:dateUtc="2026-02-25T23:41:00Z"/>
                <w:rFonts w:ascii="Aptos Narrow" w:eastAsia="Times New Roman" w:hAnsi="Aptos Narrow" w:cs="Times New Roman"/>
                <w:color w:val="000000"/>
                <w:lang w:eastAsia="zh-CN"/>
              </w:rPr>
            </w:pPr>
            <w:ins w:id="2782" w:author="Jujia Li" w:date="2026-02-25T17:41:00Z" w16du:dateUtc="2026-02-25T23:41:00Z">
              <w:r w:rsidRPr="0008190F">
                <w:rPr>
                  <w:rFonts w:ascii="Aptos Narrow" w:eastAsia="Times New Roman" w:hAnsi="Aptos Narrow" w:cs="Times New Roman"/>
                  <w:color w:val="000000"/>
                  <w:lang w:eastAsia="zh-CN"/>
                </w:rPr>
                <w:t>---</w:t>
              </w:r>
            </w:ins>
          </w:p>
        </w:tc>
        <w:tc>
          <w:tcPr>
            <w:tcW w:w="0" w:type="auto"/>
            <w:noWrap/>
            <w:vAlign w:val="bottom"/>
            <w:hideMark/>
            <w:tcPrChange w:id="2783" w:author="Jujia Li" w:date="2026-02-25T18:55:00Z" w16du:dateUtc="2026-02-26T00:55:00Z">
              <w:tcPr>
                <w:tcW w:w="1830" w:type="dxa"/>
                <w:gridSpan w:val="2"/>
                <w:noWrap/>
                <w:vAlign w:val="bottom"/>
                <w:hideMark/>
              </w:tcPr>
            </w:tcPrChange>
          </w:tcPr>
          <w:p w14:paraId="754D2F3B" w14:textId="77777777" w:rsidR="00B736F2" w:rsidRPr="0008190F" w:rsidRDefault="00B736F2">
            <w:pPr>
              <w:spacing w:after="0" w:line="240" w:lineRule="auto"/>
              <w:jc w:val="right"/>
              <w:rPr>
                <w:ins w:id="2784" w:author="Jujia Li" w:date="2026-02-25T17:41:00Z" w16du:dateUtc="2026-02-25T23:41:00Z"/>
                <w:rFonts w:ascii="Aptos Narrow" w:eastAsia="Times New Roman" w:hAnsi="Aptos Narrow" w:cs="Times New Roman"/>
                <w:color w:val="000000"/>
                <w:lang w:eastAsia="zh-CN"/>
              </w:rPr>
              <w:pPrChange w:id="2785" w:author="Jujia Li" w:date="2026-02-25T17:52:00Z" w16du:dateUtc="2026-02-25T23:52:00Z">
                <w:pPr>
                  <w:spacing w:after="0" w:line="240" w:lineRule="auto"/>
                </w:pPr>
              </w:pPrChange>
            </w:pPr>
          </w:p>
        </w:tc>
        <w:tc>
          <w:tcPr>
            <w:tcW w:w="0" w:type="auto"/>
            <w:tcPrChange w:id="2786" w:author="Jujia Li" w:date="2026-02-25T18:55:00Z" w16du:dateUtc="2026-02-26T00:55:00Z">
              <w:tcPr>
                <w:tcW w:w="839" w:type="dxa"/>
                <w:gridSpan w:val="2"/>
              </w:tcPr>
            </w:tcPrChange>
          </w:tcPr>
          <w:p w14:paraId="773540A2" w14:textId="77777777" w:rsidR="00B736F2" w:rsidRPr="0008190F" w:rsidRDefault="00B736F2" w:rsidP="0008190F">
            <w:pPr>
              <w:spacing w:after="0" w:line="240" w:lineRule="auto"/>
              <w:rPr>
                <w:ins w:id="2787" w:author="Jujia Li" w:date="2026-02-25T17:49:00Z" w16du:dateUtc="2026-02-25T23:49:00Z"/>
                <w:rFonts w:eastAsia="Times New Roman" w:cs="Times New Roman"/>
                <w:sz w:val="20"/>
                <w:szCs w:val="20"/>
                <w:lang w:eastAsia="zh-CN"/>
              </w:rPr>
            </w:pPr>
          </w:p>
        </w:tc>
        <w:tc>
          <w:tcPr>
            <w:tcW w:w="0" w:type="auto"/>
            <w:noWrap/>
            <w:vAlign w:val="bottom"/>
            <w:hideMark/>
            <w:tcPrChange w:id="2788" w:author="Jujia Li" w:date="2026-02-25T18:55:00Z" w16du:dateUtc="2026-02-26T00:55:00Z">
              <w:tcPr>
                <w:tcW w:w="1804" w:type="dxa"/>
                <w:gridSpan w:val="3"/>
                <w:noWrap/>
                <w:vAlign w:val="bottom"/>
                <w:hideMark/>
              </w:tcPr>
            </w:tcPrChange>
          </w:tcPr>
          <w:p w14:paraId="2D19EDEF" w14:textId="0E65ECAC" w:rsidR="00B736F2" w:rsidRPr="0008190F" w:rsidRDefault="00B736F2">
            <w:pPr>
              <w:spacing w:after="0" w:line="240" w:lineRule="auto"/>
              <w:jc w:val="right"/>
              <w:rPr>
                <w:ins w:id="2789" w:author="Jujia Li" w:date="2026-02-25T17:41:00Z" w16du:dateUtc="2026-02-25T23:41:00Z"/>
                <w:rFonts w:eastAsia="Times New Roman" w:cs="Times New Roman"/>
                <w:sz w:val="20"/>
                <w:szCs w:val="20"/>
                <w:lang w:eastAsia="zh-CN"/>
              </w:rPr>
              <w:pPrChange w:id="2790" w:author="Jujia Li" w:date="2026-02-25T17:52:00Z" w16du:dateUtc="2026-02-25T23:52:00Z">
                <w:pPr>
                  <w:spacing w:after="0" w:line="240" w:lineRule="auto"/>
                </w:pPr>
              </w:pPrChange>
            </w:pPr>
          </w:p>
        </w:tc>
        <w:tc>
          <w:tcPr>
            <w:tcW w:w="0" w:type="auto"/>
            <w:tcPrChange w:id="2791" w:author="Jujia Li" w:date="2026-02-25T18:55:00Z" w16du:dateUtc="2026-02-26T00:55:00Z">
              <w:tcPr>
                <w:tcW w:w="0" w:type="auto"/>
                <w:gridSpan w:val="2"/>
              </w:tcPr>
            </w:tcPrChange>
          </w:tcPr>
          <w:p w14:paraId="3F063A79" w14:textId="77777777" w:rsidR="00B736F2" w:rsidRPr="0008190F" w:rsidRDefault="00B736F2" w:rsidP="0008190F">
            <w:pPr>
              <w:spacing w:after="0" w:line="240" w:lineRule="auto"/>
              <w:rPr>
                <w:ins w:id="2792" w:author="Jujia Li" w:date="2026-02-25T17:51:00Z" w16du:dateUtc="2026-02-25T23:51:00Z"/>
                <w:rFonts w:eastAsia="Times New Roman" w:cs="Times New Roman"/>
                <w:sz w:val="20"/>
                <w:szCs w:val="20"/>
                <w:lang w:eastAsia="zh-CN"/>
              </w:rPr>
            </w:pPr>
          </w:p>
        </w:tc>
      </w:tr>
      <w:tr w:rsidR="00B736F2" w:rsidRPr="0008190F" w14:paraId="7CA83928" w14:textId="6CFDF957" w:rsidTr="007F6CDD">
        <w:tblPrEx>
          <w:tblPrExChange w:id="2793"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794" w:author="Jujia Li" w:date="2026-02-25T17:41:00Z"/>
          <w:trPrChange w:id="2795" w:author="Jujia Li" w:date="2026-02-25T18:55:00Z" w16du:dateUtc="2026-02-26T00:55:00Z">
            <w:trPr>
              <w:trHeight w:val="300"/>
            </w:trPr>
          </w:trPrChange>
        </w:trPr>
        <w:tc>
          <w:tcPr>
            <w:tcW w:w="0" w:type="auto"/>
            <w:noWrap/>
            <w:vAlign w:val="bottom"/>
            <w:hideMark/>
            <w:tcPrChange w:id="2796" w:author="Jujia Li" w:date="2026-02-25T18:55:00Z" w16du:dateUtc="2026-02-26T00:55:00Z">
              <w:tcPr>
                <w:tcW w:w="3451" w:type="dxa"/>
                <w:noWrap/>
                <w:vAlign w:val="bottom"/>
                <w:hideMark/>
              </w:tcPr>
            </w:tcPrChange>
          </w:tcPr>
          <w:p w14:paraId="142230EB" w14:textId="77777777" w:rsidR="00B736F2" w:rsidRPr="0008190F" w:rsidRDefault="00B736F2" w:rsidP="0008190F">
            <w:pPr>
              <w:spacing w:after="0" w:line="240" w:lineRule="auto"/>
              <w:rPr>
                <w:ins w:id="2797" w:author="Jujia Li" w:date="2026-02-25T17:41:00Z" w16du:dateUtc="2026-02-25T23:41:00Z"/>
                <w:rFonts w:ascii="Aptos Narrow" w:eastAsia="Times New Roman" w:hAnsi="Aptos Narrow" w:cs="Times New Roman"/>
                <w:color w:val="000000"/>
                <w:lang w:eastAsia="zh-CN"/>
              </w:rPr>
            </w:pPr>
            <w:ins w:id="2798" w:author="Jujia Li" w:date="2026-02-25T17:41:00Z" w16du:dateUtc="2026-02-25T23:41:00Z">
              <w:r w:rsidRPr="0008190F">
                <w:rPr>
                  <w:rFonts w:ascii="Aptos Narrow" w:eastAsia="Times New Roman" w:hAnsi="Aptos Narrow" w:cs="Times New Roman"/>
                  <w:color w:val="000000"/>
                  <w:lang w:eastAsia="zh-CN"/>
                </w:rPr>
                <w:t>Family</w:t>
              </w:r>
            </w:ins>
          </w:p>
        </w:tc>
        <w:tc>
          <w:tcPr>
            <w:tcW w:w="0" w:type="auto"/>
            <w:noWrap/>
            <w:vAlign w:val="bottom"/>
            <w:hideMark/>
            <w:tcPrChange w:id="2799" w:author="Jujia Li" w:date="2026-02-25T18:55:00Z" w16du:dateUtc="2026-02-26T00:55:00Z">
              <w:tcPr>
                <w:tcW w:w="1830" w:type="dxa"/>
                <w:gridSpan w:val="2"/>
                <w:noWrap/>
                <w:vAlign w:val="bottom"/>
                <w:hideMark/>
              </w:tcPr>
            </w:tcPrChange>
          </w:tcPr>
          <w:p w14:paraId="7EBB5B98" w14:textId="1000CDA0" w:rsidR="00B736F2" w:rsidRPr="0008190F" w:rsidRDefault="00B736F2">
            <w:pPr>
              <w:spacing w:after="0" w:line="240" w:lineRule="auto"/>
              <w:jc w:val="right"/>
              <w:rPr>
                <w:ins w:id="2800" w:author="Jujia Li" w:date="2026-02-25T17:41:00Z" w16du:dateUtc="2026-02-25T23:41:00Z"/>
                <w:rFonts w:ascii="Aptos Narrow" w:eastAsia="Times New Roman" w:hAnsi="Aptos Narrow" w:cs="Times New Roman"/>
                <w:color w:val="000000"/>
                <w:lang w:eastAsia="zh-CN"/>
              </w:rPr>
              <w:pPrChange w:id="2801" w:author="Jujia Li" w:date="2026-02-25T17:52:00Z" w16du:dateUtc="2026-02-25T23:52:00Z">
                <w:pPr>
                  <w:spacing w:after="0" w:line="240" w:lineRule="auto"/>
                </w:pPr>
              </w:pPrChange>
            </w:pPr>
            <w:ins w:id="2802" w:author="Jujia Li" w:date="2026-02-25T17:41:00Z" w16du:dateUtc="2026-02-25T23:41:00Z">
              <w:r w:rsidRPr="0008190F">
                <w:rPr>
                  <w:rFonts w:ascii="Aptos Narrow" w:eastAsia="Times New Roman" w:hAnsi="Aptos Narrow" w:cs="Times New Roman"/>
                  <w:color w:val="000000"/>
                  <w:lang w:eastAsia="zh-CN"/>
                </w:rPr>
                <w:t>Neg</w:t>
              </w:r>
            </w:ins>
            <w:ins w:id="2803" w:author="Jujia Li" w:date="2026-02-25T22:04:00Z" w16du:dateUtc="2026-02-26T04:04:00Z">
              <w:r w:rsidR="00DA2B3A">
                <w:rPr>
                  <w:rFonts w:ascii="Aptos Narrow" w:eastAsia="Times New Roman" w:hAnsi="Aptos Narrow" w:cs="Times New Roman"/>
                  <w:color w:val="000000"/>
                  <w:lang w:eastAsia="zh-CN"/>
                </w:rPr>
                <w:t>ative</w:t>
              </w:r>
            </w:ins>
            <w:ins w:id="2804" w:author="Jujia Li" w:date="2026-02-25T17:41:00Z" w16du:dateUtc="2026-02-25T23:41:00Z">
              <w:r w:rsidRPr="0008190F">
                <w:rPr>
                  <w:rFonts w:ascii="Aptos Narrow" w:eastAsia="Times New Roman" w:hAnsi="Aptos Narrow" w:cs="Times New Roman"/>
                  <w:color w:val="000000"/>
                  <w:lang w:eastAsia="zh-CN"/>
                </w:rPr>
                <w:t>Binomial (log)</w:t>
              </w:r>
            </w:ins>
          </w:p>
        </w:tc>
        <w:tc>
          <w:tcPr>
            <w:tcW w:w="0" w:type="auto"/>
            <w:tcPrChange w:id="2805" w:author="Jujia Li" w:date="2026-02-25T18:55:00Z" w16du:dateUtc="2026-02-26T00:55:00Z">
              <w:tcPr>
                <w:tcW w:w="839" w:type="dxa"/>
                <w:gridSpan w:val="2"/>
              </w:tcPr>
            </w:tcPrChange>
          </w:tcPr>
          <w:p w14:paraId="2A2E7A8E" w14:textId="77777777" w:rsidR="00B736F2" w:rsidRPr="0008190F" w:rsidRDefault="00B736F2" w:rsidP="0008190F">
            <w:pPr>
              <w:spacing w:after="0" w:line="240" w:lineRule="auto"/>
              <w:rPr>
                <w:ins w:id="2806"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807" w:author="Jujia Li" w:date="2026-02-25T18:55:00Z" w16du:dateUtc="2026-02-26T00:55:00Z">
              <w:tcPr>
                <w:tcW w:w="1804" w:type="dxa"/>
                <w:gridSpan w:val="3"/>
                <w:noWrap/>
                <w:vAlign w:val="bottom"/>
                <w:hideMark/>
              </w:tcPr>
            </w:tcPrChange>
          </w:tcPr>
          <w:p w14:paraId="74B5C735" w14:textId="50FD8D9C" w:rsidR="00B736F2" w:rsidRPr="0008190F" w:rsidRDefault="00B736F2">
            <w:pPr>
              <w:spacing w:after="0" w:line="240" w:lineRule="auto"/>
              <w:jc w:val="right"/>
              <w:rPr>
                <w:ins w:id="2808" w:author="Jujia Li" w:date="2026-02-25T17:41:00Z" w16du:dateUtc="2026-02-25T23:41:00Z"/>
                <w:rFonts w:ascii="Aptos Narrow" w:eastAsia="Times New Roman" w:hAnsi="Aptos Narrow" w:cs="Times New Roman"/>
                <w:color w:val="000000"/>
                <w:lang w:eastAsia="zh-CN"/>
              </w:rPr>
              <w:pPrChange w:id="2809" w:author="Jujia Li" w:date="2026-02-25T17:52:00Z" w16du:dateUtc="2026-02-25T23:52:00Z">
                <w:pPr>
                  <w:spacing w:after="0" w:line="240" w:lineRule="auto"/>
                </w:pPr>
              </w:pPrChange>
            </w:pPr>
            <w:ins w:id="2810" w:author="Jujia Li" w:date="2026-02-25T17:41:00Z" w16du:dateUtc="2026-02-25T23:41:00Z">
              <w:r w:rsidRPr="0008190F">
                <w:rPr>
                  <w:rFonts w:ascii="Aptos Narrow" w:eastAsia="Times New Roman" w:hAnsi="Aptos Narrow" w:cs="Times New Roman"/>
                  <w:color w:val="000000"/>
                  <w:lang w:eastAsia="zh-CN"/>
                </w:rPr>
                <w:t>Poisson (log)</w:t>
              </w:r>
            </w:ins>
          </w:p>
        </w:tc>
        <w:tc>
          <w:tcPr>
            <w:tcW w:w="0" w:type="auto"/>
            <w:tcPrChange w:id="2811" w:author="Jujia Li" w:date="2026-02-25T18:55:00Z" w16du:dateUtc="2026-02-26T00:55:00Z">
              <w:tcPr>
                <w:tcW w:w="0" w:type="auto"/>
                <w:gridSpan w:val="2"/>
              </w:tcPr>
            </w:tcPrChange>
          </w:tcPr>
          <w:p w14:paraId="66536016" w14:textId="77777777" w:rsidR="00B736F2" w:rsidRPr="0008190F" w:rsidRDefault="00B736F2" w:rsidP="0008190F">
            <w:pPr>
              <w:spacing w:after="0" w:line="240" w:lineRule="auto"/>
              <w:rPr>
                <w:ins w:id="2812" w:author="Jujia Li" w:date="2026-02-25T17:51:00Z" w16du:dateUtc="2026-02-25T23:51:00Z"/>
                <w:rFonts w:ascii="Aptos Narrow" w:eastAsia="Times New Roman" w:hAnsi="Aptos Narrow" w:cs="Times New Roman"/>
                <w:color w:val="000000"/>
                <w:lang w:eastAsia="zh-CN"/>
              </w:rPr>
            </w:pPr>
          </w:p>
        </w:tc>
      </w:tr>
      <w:tr w:rsidR="00B736F2" w:rsidRPr="0008190F" w14:paraId="250E7314" w14:textId="279A11F9" w:rsidTr="007F6CDD">
        <w:tblPrEx>
          <w:tblPrExChange w:id="2813"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814" w:author="Jujia Li" w:date="2026-02-25T17:41:00Z"/>
          <w:trPrChange w:id="2815" w:author="Jujia Li" w:date="2026-02-25T18:55:00Z" w16du:dateUtc="2026-02-26T00:55:00Z">
            <w:trPr>
              <w:trHeight w:val="300"/>
            </w:trPr>
          </w:trPrChange>
        </w:trPr>
        <w:tc>
          <w:tcPr>
            <w:tcW w:w="0" w:type="auto"/>
            <w:noWrap/>
            <w:vAlign w:val="bottom"/>
            <w:hideMark/>
            <w:tcPrChange w:id="2816" w:author="Jujia Li" w:date="2026-02-25T18:55:00Z" w16du:dateUtc="2026-02-26T00:55:00Z">
              <w:tcPr>
                <w:tcW w:w="3451" w:type="dxa"/>
                <w:noWrap/>
                <w:vAlign w:val="bottom"/>
                <w:hideMark/>
              </w:tcPr>
            </w:tcPrChange>
          </w:tcPr>
          <w:p w14:paraId="5CA5ABF1" w14:textId="345EE2B2" w:rsidR="00B736F2" w:rsidRPr="0008190F" w:rsidRDefault="00C36938" w:rsidP="0008190F">
            <w:pPr>
              <w:spacing w:after="0" w:line="240" w:lineRule="auto"/>
              <w:rPr>
                <w:ins w:id="2817" w:author="Jujia Li" w:date="2026-02-25T17:41:00Z" w16du:dateUtc="2026-02-25T23:41:00Z"/>
                <w:rFonts w:ascii="Aptos Narrow" w:eastAsia="Times New Roman" w:hAnsi="Aptos Narrow" w:cs="Times New Roman"/>
                <w:color w:val="000000"/>
                <w:lang w:eastAsia="zh-CN"/>
              </w:rPr>
            </w:pPr>
            <w:ins w:id="2818" w:author="Jujia Li" w:date="2026-02-25T19:17:00Z" w16du:dateUtc="2026-02-26T01:17:00Z">
              <w:r w:rsidRPr="008B4541">
                <w:rPr>
                  <w:rFonts w:eastAsia="SimSun"/>
                  <w:lang w:eastAsia="zh-CN"/>
                </w:rPr>
                <w:t>Matérn</w:t>
              </w:r>
            </w:ins>
            <w:ins w:id="2819" w:author="Jujia Li" w:date="2026-02-25T17:41:00Z" w16du:dateUtc="2026-02-25T23:41:00Z">
              <w:r w:rsidR="00B736F2" w:rsidRPr="0008190F">
                <w:rPr>
                  <w:rFonts w:ascii="Aptos Narrow" w:eastAsia="Times New Roman" w:hAnsi="Aptos Narrow" w:cs="Times New Roman"/>
                  <w:color w:val="000000"/>
                  <w:lang w:eastAsia="zh-CN"/>
                </w:rPr>
                <w:t xml:space="preserve"> Range</w:t>
              </w:r>
            </w:ins>
          </w:p>
        </w:tc>
        <w:tc>
          <w:tcPr>
            <w:tcW w:w="0" w:type="auto"/>
            <w:noWrap/>
            <w:vAlign w:val="bottom"/>
            <w:hideMark/>
            <w:tcPrChange w:id="2820" w:author="Jujia Li" w:date="2026-02-25T18:55:00Z" w16du:dateUtc="2026-02-26T00:55:00Z">
              <w:tcPr>
                <w:tcW w:w="1830" w:type="dxa"/>
                <w:gridSpan w:val="2"/>
                <w:noWrap/>
                <w:vAlign w:val="bottom"/>
                <w:hideMark/>
              </w:tcPr>
            </w:tcPrChange>
          </w:tcPr>
          <w:p w14:paraId="5AC2127E" w14:textId="77777777" w:rsidR="00B736F2" w:rsidRPr="0008190F" w:rsidRDefault="00B736F2" w:rsidP="00B736F2">
            <w:pPr>
              <w:spacing w:after="0" w:line="240" w:lineRule="auto"/>
              <w:jc w:val="right"/>
              <w:rPr>
                <w:ins w:id="2821" w:author="Jujia Li" w:date="2026-02-25T17:41:00Z" w16du:dateUtc="2026-02-25T23:41:00Z"/>
                <w:rFonts w:ascii="Aptos Narrow" w:eastAsia="Times New Roman" w:hAnsi="Aptos Narrow" w:cs="Times New Roman"/>
                <w:color w:val="000000"/>
                <w:lang w:eastAsia="zh-CN"/>
              </w:rPr>
            </w:pPr>
            <w:ins w:id="2822" w:author="Jujia Li" w:date="2026-02-25T17:41:00Z" w16du:dateUtc="2026-02-25T23:41:00Z">
              <w:r w:rsidRPr="0008190F">
                <w:rPr>
                  <w:rFonts w:ascii="Aptos Narrow" w:eastAsia="Times New Roman" w:hAnsi="Aptos Narrow" w:cs="Times New Roman"/>
                  <w:color w:val="000000"/>
                  <w:lang w:eastAsia="zh-CN"/>
                </w:rPr>
                <w:t>24.3</w:t>
              </w:r>
            </w:ins>
          </w:p>
        </w:tc>
        <w:tc>
          <w:tcPr>
            <w:tcW w:w="0" w:type="auto"/>
            <w:tcPrChange w:id="2823" w:author="Jujia Li" w:date="2026-02-25T18:55:00Z" w16du:dateUtc="2026-02-26T00:55:00Z">
              <w:tcPr>
                <w:tcW w:w="839" w:type="dxa"/>
                <w:gridSpan w:val="2"/>
              </w:tcPr>
            </w:tcPrChange>
          </w:tcPr>
          <w:p w14:paraId="7B2CD773" w14:textId="77777777" w:rsidR="00B736F2" w:rsidRPr="0008190F" w:rsidRDefault="00B736F2" w:rsidP="0008190F">
            <w:pPr>
              <w:spacing w:after="0" w:line="240" w:lineRule="auto"/>
              <w:jc w:val="right"/>
              <w:rPr>
                <w:ins w:id="2824"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825" w:author="Jujia Li" w:date="2026-02-25T18:55:00Z" w16du:dateUtc="2026-02-26T00:55:00Z">
              <w:tcPr>
                <w:tcW w:w="1804" w:type="dxa"/>
                <w:gridSpan w:val="3"/>
                <w:noWrap/>
                <w:vAlign w:val="bottom"/>
                <w:hideMark/>
              </w:tcPr>
            </w:tcPrChange>
          </w:tcPr>
          <w:p w14:paraId="624C52B9" w14:textId="54206E1B" w:rsidR="00B736F2" w:rsidRPr="0008190F" w:rsidRDefault="00B736F2" w:rsidP="00B736F2">
            <w:pPr>
              <w:spacing w:after="0" w:line="240" w:lineRule="auto"/>
              <w:jc w:val="right"/>
              <w:rPr>
                <w:ins w:id="2826" w:author="Jujia Li" w:date="2026-02-25T17:41:00Z" w16du:dateUtc="2026-02-25T23:41:00Z"/>
                <w:rFonts w:ascii="Aptos Narrow" w:eastAsia="Times New Roman" w:hAnsi="Aptos Narrow" w:cs="Times New Roman"/>
                <w:color w:val="000000"/>
                <w:lang w:eastAsia="zh-CN"/>
              </w:rPr>
            </w:pPr>
            <w:ins w:id="2827" w:author="Jujia Li" w:date="2026-02-25T17:41:00Z" w16du:dateUtc="2026-02-25T23:41:00Z">
              <w:r w:rsidRPr="0008190F">
                <w:rPr>
                  <w:rFonts w:ascii="Aptos Narrow" w:eastAsia="Times New Roman" w:hAnsi="Aptos Narrow" w:cs="Times New Roman"/>
                  <w:color w:val="000000"/>
                  <w:lang w:eastAsia="zh-CN"/>
                </w:rPr>
                <w:t>20.17</w:t>
              </w:r>
            </w:ins>
          </w:p>
        </w:tc>
        <w:tc>
          <w:tcPr>
            <w:tcW w:w="0" w:type="auto"/>
            <w:tcPrChange w:id="2828" w:author="Jujia Li" w:date="2026-02-25T18:55:00Z" w16du:dateUtc="2026-02-26T00:55:00Z">
              <w:tcPr>
                <w:tcW w:w="0" w:type="auto"/>
                <w:gridSpan w:val="2"/>
              </w:tcPr>
            </w:tcPrChange>
          </w:tcPr>
          <w:p w14:paraId="5CB03919" w14:textId="77777777" w:rsidR="00B736F2" w:rsidRPr="0008190F" w:rsidRDefault="00B736F2" w:rsidP="0008190F">
            <w:pPr>
              <w:spacing w:after="0" w:line="240" w:lineRule="auto"/>
              <w:jc w:val="right"/>
              <w:rPr>
                <w:ins w:id="2829" w:author="Jujia Li" w:date="2026-02-25T17:51:00Z" w16du:dateUtc="2026-02-25T23:51:00Z"/>
                <w:rFonts w:ascii="Aptos Narrow" w:eastAsia="Times New Roman" w:hAnsi="Aptos Narrow" w:cs="Times New Roman"/>
                <w:color w:val="000000"/>
                <w:lang w:eastAsia="zh-CN"/>
              </w:rPr>
            </w:pPr>
          </w:p>
        </w:tc>
      </w:tr>
      <w:tr w:rsidR="00B736F2" w:rsidRPr="0008190F" w14:paraId="0CB56FFC" w14:textId="6F8B6466" w:rsidTr="007F6CDD">
        <w:tblPrEx>
          <w:tblPrExChange w:id="2830" w:author="Jujia Li" w:date="2026-02-25T18:55:00Z" w16du:dateUtc="2026-02-26T00:55:00Z">
            <w:tblPrEx>
              <w:tblBorders>
                <w:left w:val="single" w:sz="4" w:space="0" w:color="auto"/>
                <w:right w:val="single" w:sz="4" w:space="0" w:color="auto"/>
                <w:insideH w:val="single" w:sz="4" w:space="0" w:color="auto"/>
                <w:insideV w:val="single" w:sz="4" w:space="0" w:color="auto"/>
              </w:tblBorders>
            </w:tblPrEx>
          </w:tblPrExChange>
        </w:tblPrEx>
        <w:trPr>
          <w:trHeight w:val="300"/>
          <w:ins w:id="2831" w:author="Jujia Li" w:date="2026-02-25T17:41:00Z"/>
          <w:trPrChange w:id="2832" w:author="Jujia Li" w:date="2026-02-25T18:55:00Z" w16du:dateUtc="2026-02-26T00:55:00Z">
            <w:trPr>
              <w:trHeight w:val="300"/>
            </w:trPr>
          </w:trPrChange>
        </w:trPr>
        <w:tc>
          <w:tcPr>
            <w:tcW w:w="0" w:type="auto"/>
            <w:noWrap/>
            <w:vAlign w:val="bottom"/>
            <w:hideMark/>
            <w:tcPrChange w:id="2833" w:author="Jujia Li" w:date="2026-02-25T18:55:00Z" w16du:dateUtc="2026-02-26T00:55:00Z">
              <w:tcPr>
                <w:tcW w:w="3451" w:type="dxa"/>
                <w:noWrap/>
                <w:vAlign w:val="bottom"/>
                <w:hideMark/>
              </w:tcPr>
            </w:tcPrChange>
          </w:tcPr>
          <w:p w14:paraId="36618103" w14:textId="77777777" w:rsidR="00B736F2" w:rsidRPr="0008190F" w:rsidRDefault="00B736F2" w:rsidP="0008190F">
            <w:pPr>
              <w:spacing w:after="0" w:line="240" w:lineRule="auto"/>
              <w:rPr>
                <w:ins w:id="2834" w:author="Jujia Li" w:date="2026-02-25T17:41:00Z" w16du:dateUtc="2026-02-25T23:41:00Z"/>
                <w:rFonts w:ascii="Aptos Narrow" w:eastAsia="Times New Roman" w:hAnsi="Aptos Narrow" w:cs="Times New Roman"/>
                <w:color w:val="000000"/>
                <w:lang w:eastAsia="zh-CN"/>
              </w:rPr>
            </w:pPr>
            <w:ins w:id="2835" w:author="Jujia Li" w:date="2026-02-25T17:41:00Z" w16du:dateUtc="2026-02-25T23:41:00Z">
              <w:r w:rsidRPr="0008190F">
                <w:rPr>
                  <w:rFonts w:ascii="Aptos Narrow" w:eastAsia="Times New Roman" w:hAnsi="Aptos Narrow" w:cs="Times New Roman"/>
                  <w:color w:val="000000"/>
                  <w:lang w:eastAsia="zh-CN"/>
                </w:rPr>
                <w:t>Spatial SD</w:t>
              </w:r>
            </w:ins>
          </w:p>
        </w:tc>
        <w:tc>
          <w:tcPr>
            <w:tcW w:w="0" w:type="auto"/>
            <w:noWrap/>
            <w:vAlign w:val="bottom"/>
            <w:hideMark/>
            <w:tcPrChange w:id="2836" w:author="Jujia Li" w:date="2026-02-25T18:55:00Z" w16du:dateUtc="2026-02-26T00:55:00Z">
              <w:tcPr>
                <w:tcW w:w="1830" w:type="dxa"/>
                <w:gridSpan w:val="2"/>
                <w:noWrap/>
                <w:vAlign w:val="bottom"/>
                <w:hideMark/>
              </w:tcPr>
            </w:tcPrChange>
          </w:tcPr>
          <w:p w14:paraId="559F1326" w14:textId="77777777" w:rsidR="00B736F2" w:rsidRPr="0008190F" w:rsidRDefault="00B736F2" w:rsidP="00B736F2">
            <w:pPr>
              <w:spacing w:after="0" w:line="240" w:lineRule="auto"/>
              <w:jc w:val="right"/>
              <w:rPr>
                <w:ins w:id="2837" w:author="Jujia Li" w:date="2026-02-25T17:41:00Z" w16du:dateUtc="2026-02-25T23:41:00Z"/>
                <w:rFonts w:ascii="Aptos Narrow" w:eastAsia="Times New Roman" w:hAnsi="Aptos Narrow" w:cs="Times New Roman"/>
                <w:color w:val="000000"/>
                <w:lang w:eastAsia="zh-CN"/>
              </w:rPr>
            </w:pPr>
            <w:ins w:id="2838" w:author="Jujia Li" w:date="2026-02-25T17:41:00Z" w16du:dateUtc="2026-02-25T23:41:00Z">
              <w:r w:rsidRPr="0008190F">
                <w:rPr>
                  <w:rFonts w:ascii="Aptos Narrow" w:eastAsia="Times New Roman" w:hAnsi="Aptos Narrow" w:cs="Times New Roman"/>
                  <w:color w:val="000000"/>
                  <w:lang w:eastAsia="zh-CN"/>
                </w:rPr>
                <w:t>0.89</w:t>
              </w:r>
            </w:ins>
          </w:p>
        </w:tc>
        <w:tc>
          <w:tcPr>
            <w:tcW w:w="0" w:type="auto"/>
            <w:tcPrChange w:id="2839" w:author="Jujia Li" w:date="2026-02-25T18:55:00Z" w16du:dateUtc="2026-02-26T00:55:00Z">
              <w:tcPr>
                <w:tcW w:w="839" w:type="dxa"/>
                <w:gridSpan w:val="2"/>
              </w:tcPr>
            </w:tcPrChange>
          </w:tcPr>
          <w:p w14:paraId="29A9667C" w14:textId="77777777" w:rsidR="00B736F2" w:rsidRPr="0008190F" w:rsidRDefault="00B736F2" w:rsidP="0008190F">
            <w:pPr>
              <w:spacing w:after="0" w:line="240" w:lineRule="auto"/>
              <w:jc w:val="right"/>
              <w:rPr>
                <w:ins w:id="2840" w:author="Jujia Li" w:date="2026-02-25T17:49:00Z" w16du:dateUtc="2026-02-25T23:49:00Z"/>
                <w:rFonts w:ascii="Aptos Narrow" w:eastAsia="Times New Roman" w:hAnsi="Aptos Narrow" w:cs="Times New Roman"/>
                <w:color w:val="000000"/>
                <w:lang w:eastAsia="zh-CN"/>
              </w:rPr>
            </w:pPr>
          </w:p>
        </w:tc>
        <w:tc>
          <w:tcPr>
            <w:tcW w:w="0" w:type="auto"/>
            <w:noWrap/>
            <w:vAlign w:val="bottom"/>
            <w:hideMark/>
            <w:tcPrChange w:id="2841" w:author="Jujia Li" w:date="2026-02-25T18:55:00Z" w16du:dateUtc="2026-02-26T00:55:00Z">
              <w:tcPr>
                <w:tcW w:w="1804" w:type="dxa"/>
                <w:gridSpan w:val="3"/>
                <w:noWrap/>
                <w:vAlign w:val="bottom"/>
                <w:hideMark/>
              </w:tcPr>
            </w:tcPrChange>
          </w:tcPr>
          <w:p w14:paraId="52AE8872" w14:textId="02524839" w:rsidR="00B736F2" w:rsidRPr="0008190F" w:rsidRDefault="00B736F2" w:rsidP="00B736F2">
            <w:pPr>
              <w:spacing w:after="0" w:line="240" w:lineRule="auto"/>
              <w:jc w:val="right"/>
              <w:rPr>
                <w:ins w:id="2842" w:author="Jujia Li" w:date="2026-02-25T17:41:00Z" w16du:dateUtc="2026-02-25T23:41:00Z"/>
                <w:rFonts w:ascii="Aptos Narrow" w:eastAsia="Times New Roman" w:hAnsi="Aptos Narrow" w:cs="Times New Roman"/>
                <w:color w:val="000000"/>
                <w:lang w:eastAsia="zh-CN"/>
              </w:rPr>
            </w:pPr>
            <w:ins w:id="2843" w:author="Jujia Li" w:date="2026-02-25T17:41:00Z" w16du:dateUtc="2026-02-25T23:41:00Z">
              <w:r w:rsidRPr="0008190F">
                <w:rPr>
                  <w:rFonts w:ascii="Aptos Narrow" w:eastAsia="Times New Roman" w:hAnsi="Aptos Narrow" w:cs="Times New Roman"/>
                  <w:color w:val="000000"/>
                  <w:lang w:eastAsia="zh-CN"/>
                </w:rPr>
                <w:t>1.09</w:t>
              </w:r>
            </w:ins>
          </w:p>
        </w:tc>
        <w:tc>
          <w:tcPr>
            <w:tcW w:w="0" w:type="auto"/>
            <w:tcPrChange w:id="2844" w:author="Jujia Li" w:date="2026-02-25T18:55:00Z" w16du:dateUtc="2026-02-26T00:55:00Z">
              <w:tcPr>
                <w:tcW w:w="0" w:type="auto"/>
                <w:gridSpan w:val="2"/>
              </w:tcPr>
            </w:tcPrChange>
          </w:tcPr>
          <w:p w14:paraId="5197819C" w14:textId="77777777" w:rsidR="00B736F2" w:rsidRPr="0008190F" w:rsidRDefault="00B736F2" w:rsidP="0008190F">
            <w:pPr>
              <w:spacing w:after="0" w:line="240" w:lineRule="auto"/>
              <w:jc w:val="right"/>
              <w:rPr>
                <w:ins w:id="2845" w:author="Jujia Li" w:date="2026-02-25T17:51:00Z" w16du:dateUtc="2026-02-25T23:51:00Z"/>
                <w:rFonts w:ascii="Aptos Narrow" w:eastAsia="Times New Roman" w:hAnsi="Aptos Narrow" w:cs="Times New Roman"/>
                <w:color w:val="000000"/>
                <w:lang w:eastAsia="zh-CN"/>
              </w:rPr>
            </w:pPr>
          </w:p>
        </w:tc>
      </w:tr>
    </w:tbl>
    <w:p w14:paraId="7CD9E349" w14:textId="64462F3E" w:rsidR="007677B8" w:rsidRPr="007677B8" w:rsidRDefault="007677B8">
      <w:pPr>
        <w:spacing w:after="0" w:line="276" w:lineRule="auto"/>
        <w:rPr>
          <w:ins w:id="2846" w:author="Jujia Li" w:date="2026-02-25T18:58:00Z"/>
          <w:rFonts w:eastAsia="SimSun"/>
          <w:i/>
          <w:iCs/>
          <w:lang w:eastAsia="zh-CN"/>
        </w:rPr>
        <w:pPrChange w:id="2847" w:author="Jujia Li" w:date="2026-02-25T22:03:00Z" w16du:dateUtc="2026-02-26T04:03:00Z">
          <w:pPr>
            <w:spacing w:after="200" w:line="276" w:lineRule="auto"/>
          </w:pPr>
        </w:pPrChange>
      </w:pPr>
      <w:ins w:id="2848" w:author="Jujia Li" w:date="2026-02-25T18:58:00Z">
        <w:r w:rsidRPr="007677B8">
          <w:rPr>
            <w:rFonts w:eastAsia="SimSun"/>
            <w:i/>
            <w:iCs/>
            <w:lang w:eastAsia="zh-CN"/>
          </w:rPr>
          <w:t xml:space="preserve">Note. </w:t>
        </w:r>
        <w:r w:rsidRPr="007677B8">
          <w:rPr>
            <w:rFonts w:eastAsia="SimSun"/>
            <w:lang w:eastAsia="zh-CN"/>
            <w:rPrChange w:id="2849" w:author="Jujia Li" w:date="2026-02-25T18:58:00Z" w16du:dateUtc="2026-02-26T00:58:00Z">
              <w:rPr>
                <w:rFonts w:eastAsia="SimSun"/>
                <w:i/>
                <w:iCs/>
                <w:lang w:eastAsia="zh-CN"/>
              </w:rPr>
            </w:rPrChange>
          </w:rPr>
          <w:t>All values represent unstandardized coefficients (</w:t>
        </w:r>
        <w:r w:rsidRPr="00C36938">
          <w:rPr>
            <w:rFonts w:eastAsia="SimSun"/>
            <w:i/>
            <w:iCs/>
            <w:lang w:eastAsia="zh-CN"/>
          </w:rPr>
          <w:t>B</w:t>
        </w:r>
        <w:r w:rsidRPr="007677B8">
          <w:rPr>
            <w:rFonts w:eastAsia="SimSun"/>
            <w:lang w:eastAsia="zh-CN"/>
            <w:rPrChange w:id="2850" w:author="Jujia Li" w:date="2026-02-25T18:58:00Z" w16du:dateUtc="2026-02-26T00:58:00Z">
              <w:rPr>
                <w:rFonts w:eastAsia="SimSun"/>
                <w:i/>
                <w:iCs/>
                <w:lang w:eastAsia="zh-CN"/>
              </w:rPr>
            </w:rPrChange>
          </w:rPr>
          <w:t>) with standard errors in parentheses. The</w:t>
        </w:r>
        <w:r w:rsidRPr="00C36938">
          <w:rPr>
            <w:rFonts w:eastAsia="SimSun"/>
            <w:lang w:eastAsia="zh-CN"/>
            <w:rPrChange w:id="2851" w:author="Jujia Li" w:date="2026-02-25T19:16:00Z" w16du:dateUtc="2026-02-26T01:16:00Z">
              <w:rPr>
                <w:rFonts w:eastAsia="SimSun"/>
                <w:i/>
                <w:iCs/>
                <w:lang w:eastAsia="zh-CN"/>
              </w:rPr>
            </w:rPrChange>
          </w:rPr>
          <w:t xml:space="preserve"> </w:t>
        </w:r>
        <w:r w:rsidRPr="00C36938">
          <w:rPr>
            <w:rFonts w:eastAsia="SimSun"/>
            <w:lang w:eastAsia="zh-CN"/>
            <w:rPrChange w:id="2852" w:author="Jujia Li" w:date="2026-02-25T19:16:00Z" w16du:dateUtc="2026-02-26T01:16:00Z">
              <w:rPr>
                <w:rFonts w:eastAsia="SimSun"/>
                <w:b/>
                <w:bCs/>
                <w:i/>
                <w:iCs/>
                <w:lang w:eastAsia="zh-CN"/>
              </w:rPr>
            </w:rPrChange>
          </w:rPr>
          <w:t>Mediator Model</w:t>
        </w:r>
        <w:r w:rsidRPr="00C36938">
          <w:rPr>
            <w:rFonts w:eastAsia="SimSun"/>
            <w:lang w:eastAsia="zh-CN"/>
            <w:rPrChange w:id="2853" w:author="Jujia Li" w:date="2026-02-25T19:16:00Z" w16du:dateUtc="2026-02-26T01:16:00Z">
              <w:rPr>
                <w:rFonts w:eastAsia="SimSun"/>
                <w:i/>
                <w:iCs/>
                <w:lang w:eastAsia="zh-CN"/>
              </w:rPr>
            </w:rPrChange>
          </w:rPr>
          <w:t xml:space="preserve"> </w:t>
        </w:r>
        <w:r w:rsidRPr="007677B8">
          <w:rPr>
            <w:rFonts w:eastAsia="SimSun"/>
            <w:lang w:eastAsia="zh-CN"/>
            <w:rPrChange w:id="2854" w:author="Jujia Li" w:date="2026-02-25T18:58:00Z" w16du:dateUtc="2026-02-26T00:58:00Z">
              <w:rPr>
                <w:rFonts w:eastAsia="SimSun"/>
                <w:i/>
                <w:iCs/>
                <w:lang w:eastAsia="zh-CN"/>
              </w:rPr>
            </w:rPrChange>
          </w:rPr>
          <w:t>(</w:t>
        </w:r>
        <w:r w:rsidRPr="00C36938">
          <w:rPr>
            <w:rFonts w:eastAsia="SimSun"/>
            <w:i/>
            <w:iCs/>
            <w:lang w:eastAsia="zh-CN"/>
          </w:rPr>
          <w:t>a</w:t>
        </w:r>
        <w:r w:rsidRPr="007677B8">
          <w:rPr>
            <w:rFonts w:eastAsia="SimSun"/>
            <w:lang w:eastAsia="zh-CN"/>
            <w:rPrChange w:id="2855" w:author="Jujia Li" w:date="2026-02-25T18:58:00Z" w16du:dateUtc="2026-02-26T00:58:00Z">
              <w:rPr>
                <w:rFonts w:eastAsia="SimSun"/>
                <w:i/>
                <w:iCs/>
                <w:lang w:eastAsia="zh-CN"/>
              </w:rPr>
            </w:rPrChange>
          </w:rPr>
          <w:t xml:space="preserve">-path) employs </w:t>
        </w:r>
      </w:ins>
      <w:ins w:id="2856" w:author="Jujia Li" w:date="2026-02-25T21:12:00Z" w16du:dateUtc="2026-02-26T03:12:00Z">
        <w:r w:rsidR="00781193" w:rsidRPr="00781193">
          <w:rPr>
            <w:rFonts w:eastAsia="SimSun"/>
            <w:lang w:eastAsia="zh-CN"/>
          </w:rPr>
          <w:t>Negative</w:t>
        </w:r>
      </w:ins>
      <w:ins w:id="2857" w:author="Jujia Li" w:date="2026-02-25T18:58:00Z">
        <w:r w:rsidRPr="007677B8">
          <w:rPr>
            <w:rFonts w:eastAsia="SimSun"/>
            <w:lang w:eastAsia="zh-CN"/>
            <w:rPrChange w:id="2858" w:author="Jujia Li" w:date="2026-02-25T18:58:00Z" w16du:dateUtc="2026-02-26T00:58:00Z">
              <w:rPr>
                <w:rFonts w:eastAsia="SimSun"/>
                <w:i/>
                <w:iCs/>
                <w:lang w:eastAsia="zh-CN"/>
              </w:rPr>
            </w:rPrChange>
          </w:rPr>
          <w:t xml:space="preserve"> Binomial distribution with a log link to accommodate significant overdispersion in annual emergency department (ED) visit counts. The </w:t>
        </w:r>
        <w:r w:rsidRPr="00C36938">
          <w:rPr>
            <w:rFonts w:eastAsia="SimSun"/>
            <w:lang w:eastAsia="zh-CN"/>
            <w:rPrChange w:id="2859" w:author="Jujia Li" w:date="2026-02-25T19:16:00Z" w16du:dateUtc="2026-02-26T01:16:00Z">
              <w:rPr>
                <w:rFonts w:eastAsia="SimSun"/>
                <w:b/>
                <w:bCs/>
                <w:i/>
                <w:iCs/>
                <w:lang w:eastAsia="zh-CN"/>
              </w:rPr>
            </w:rPrChange>
          </w:rPr>
          <w:t>Outcome Model</w:t>
        </w:r>
        <w:r w:rsidRPr="007677B8">
          <w:rPr>
            <w:rFonts w:eastAsia="SimSun"/>
            <w:lang w:eastAsia="zh-CN"/>
            <w:rPrChange w:id="2860" w:author="Jujia Li" w:date="2026-02-25T18:58:00Z" w16du:dateUtc="2026-02-26T00:58:00Z">
              <w:rPr>
                <w:rFonts w:eastAsia="SimSun"/>
                <w:i/>
                <w:iCs/>
                <w:lang w:eastAsia="zh-CN"/>
              </w:rPr>
            </w:rPrChange>
          </w:rPr>
          <w:t xml:space="preserve"> (</w:t>
        </w:r>
      </w:ins>
      <w:ins w:id="2861" w:author="Jujia Li" w:date="2026-02-25T19:16:00Z" w16du:dateUtc="2026-02-26T01:16:00Z">
        <w:r w:rsidR="00C36938" w:rsidRPr="00C36938">
          <w:rPr>
            <w:rFonts w:eastAsia="SimSun"/>
            <w:i/>
            <w:iCs/>
            <w:lang w:eastAsia="zh-CN"/>
            <w:rPrChange w:id="2862" w:author="Jujia Li" w:date="2026-02-25T19:16:00Z" w16du:dateUtc="2026-02-26T01:16:00Z">
              <w:rPr>
                <w:rFonts w:eastAsia="SimSun"/>
                <w:lang w:eastAsia="zh-CN"/>
              </w:rPr>
            </w:rPrChange>
          </w:rPr>
          <w:t>b</w:t>
        </w:r>
      </w:ins>
      <w:ins w:id="2863" w:author="Jujia Li" w:date="2026-02-25T18:58:00Z">
        <w:r w:rsidRPr="007677B8">
          <w:rPr>
            <w:rFonts w:eastAsia="SimSun"/>
            <w:lang w:eastAsia="zh-CN"/>
            <w:rPrChange w:id="2864" w:author="Jujia Li" w:date="2026-02-25T18:58:00Z" w16du:dateUtc="2026-02-26T00:58:00Z">
              <w:rPr>
                <w:rFonts w:eastAsia="SimSun"/>
                <w:i/>
                <w:iCs/>
                <w:lang w:eastAsia="zh-CN"/>
              </w:rPr>
            </w:rPrChange>
          </w:rPr>
          <w:t xml:space="preserve"> and </w:t>
        </w:r>
        <w:r w:rsidRPr="00C36938">
          <w:rPr>
            <w:rFonts w:eastAsia="SimSun"/>
            <w:i/>
            <w:iCs/>
            <w:lang w:eastAsia="zh-CN"/>
          </w:rPr>
          <w:t>c'</w:t>
        </w:r>
        <w:r w:rsidRPr="007677B8">
          <w:rPr>
            <w:rFonts w:eastAsia="SimSun"/>
            <w:lang w:eastAsia="zh-CN"/>
            <w:rPrChange w:id="2865" w:author="Jujia Li" w:date="2026-02-25T18:58:00Z" w16du:dateUtc="2026-02-26T00:58:00Z">
              <w:rPr>
                <w:rFonts w:eastAsia="SimSun"/>
                <w:i/>
                <w:iCs/>
                <w:lang w:eastAsia="zh-CN"/>
              </w:rPr>
            </w:rPrChange>
          </w:rPr>
          <w:t xml:space="preserve"> paths) utilizes a Poisson distribution with a log link to estimate the mortality rate, adjusted for population size using a log-offset term. Spatial diagnostics (Matérn Range and Spatial SD) were random </w:t>
        </w:r>
      </w:ins>
      <w:ins w:id="2866" w:author="Jujia Li" w:date="2026-02-25T21:12:00Z" w16du:dateUtc="2026-02-26T03:12:00Z">
        <w:r w:rsidR="00781193" w:rsidRPr="00781193">
          <w:rPr>
            <w:rFonts w:eastAsia="SimSun"/>
            <w:lang w:eastAsia="zh-CN"/>
          </w:rPr>
          <w:t>fields</w:t>
        </w:r>
      </w:ins>
      <w:ins w:id="2867" w:author="Jujia Li" w:date="2026-02-25T18:58:00Z">
        <w:r w:rsidRPr="007677B8">
          <w:rPr>
            <w:rFonts w:eastAsia="SimSun"/>
            <w:lang w:eastAsia="zh-CN"/>
            <w:rPrChange w:id="2868" w:author="Jujia Li" w:date="2026-02-25T18:58:00Z" w16du:dateUtc="2026-02-26T00:58:00Z">
              <w:rPr>
                <w:rFonts w:eastAsia="SimSun"/>
                <w:i/>
                <w:iCs/>
                <w:lang w:eastAsia="zh-CN"/>
              </w:rPr>
            </w:rPrChange>
          </w:rPr>
          <w:t xml:space="preserve"> to account for geospatial autocorrelation across Alabama counties. *** </w:t>
        </w:r>
        <w:r w:rsidRPr="008A4BC4">
          <w:rPr>
            <w:rFonts w:eastAsia="SimSun"/>
            <w:i/>
            <w:iCs/>
            <w:lang w:eastAsia="zh-CN"/>
          </w:rPr>
          <w:t>p</w:t>
        </w:r>
        <w:r w:rsidRPr="007677B8">
          <w:rPr>
            <w:rFonts w:eastAsia="SimSun"/>
            <w:lang w:eastAsia="zh-CN"/>
            <w:rPrChange w:id="2869" w:author="Jujia Li" w:date="2026-02-25T18:58:00Z" w16du:dateUtc="2026-02-26T00:58:00Z">
              <w:rPr>
                <w:rFonts w:eastAsia="SimSun"/>
                <w:i/>
                <w:iCs/>
                <w:lang w:eastAsia="zh-CN"/>
              </w:rPr>
            </w:rPrChange>
          </w:rPr>
          <w:t xml:space="preserve"> &lt; .001</w:t>
        </w:r>
      </w:ins>
      <w:ins w:id="2870" w:author="Jujia Li" w:date="2026-02-25T19:33:00Z" w16du:dateUtc="2026-02-26T01:33:00Z">
        <w:r w:rsidR="008A4BC4">
          <w:rPr>
            <w:rFonts w:eastAsia="SimSun"/>
            <w:lang w:eastAsia="zh-CN"/>
          </w:rPr>
          <w:t>;</w:t>
        </w:r>
      </w:ins>
      <w:ins w:id="2871" w:author="Jujia Li" w:date="2026-02-25T18:58:00Z">
        <w:r w:rsidRPr="007677B8">
          <w:rPr>
            <w:rFonts w:eastAsia="SimSun"/>
            <w:lang w:eastAsia="zh-CN"/>
            <w:rPrChange w:id="2872" w:author="Jujia Li" w:date="2026-02-25T18:58:00Z" w16du:dateUtc="2026-02-26T00:58:00Z">
              <w:rPr>
                <w:rFonts w:eastAsia="SimSun"/>
                <w:i/>
                <w:iCs/>
                <w:lang w:eastAsia="zh-CN"/>
              </w:rPr>
            </w:rPrChange>
          </w:rPr>
          <w:t xml:space="preserve"> ** </w:t>
        </w:r>
        <w:r w:rsidRPr="008A4BC4">
          <w:rPr>
            <w:rFonts w:eastAsia="SimSun"/>
            <w:i/>
            <w:iCs/>
            <w:lang w:eastAsia="zh-CN"/>
          </w:rPr>
          <w:t>p</w:t>
        </w:r>
        <w:r w:rsidRPr="007677B8">
          <w:rPr>
            <w:rFonts w:eastAsia="SimSun"/>
            <w:lang w:eastAsia="zh-CN"/>
            <w:rPrChange w:id="2873" w:author="Jujia Li" w:date="2026-02-25T18:58:00Z" w16du:dateUtc="2026-02-26T00:58:00Z">
              <w:rPr>
                <w:rFonts w:eastAsia="SimSun"/>
                <w:i/>
                <w:iCs/>
                <w:lang w:eastAsia="zh-CN"/>
              </w:rPr>
            </w:rPrChange>
          </w:rPr>
          <w:t xml:space="preserve"> &lt; .01</w:t>
        </w:r>
      </w:ins>
      <w:ins w:id="2874" w:author="Jujia Li" w:date="2026-02-25T19:33:00Z" w16du:dateUtc="2026-02-26T01:33:00Z">
        <w:r w:rsidR="008A4BC4">
          <w:rPr>
            <w:rFonts w:eastAsia="SimSun"/>
            <w:lang w:eastAsia="zh-CN"/>
          </w:rPr>
          <w:t>;</w:t>
        </w:r>
      </w:ins>
      <w:ins w:id="2875" w:author="Jujia Li" w:date="2026-02-25T18:58:00Z">
        <w:r w:rsidRPr="007677B8">
          <w:rPr>
            <w:rFonts w:eastAsia="SimSun"/>
            <w:lang w:eastAsia="zh-CN"/>
            <w:rPrChange w:id="2876" w:author="Jujia Li" w:date="2026-02-25T18:58:00Z" w16du:dateUtc="2026-02-26T00:58:00Z">
              <w:rPr>
                <w:rFonts w:eastAsia="SimSun"/>
                <w:i/>
                <w:iCs/>
                <w:lang w:eastAsia="zh-CN"/>
              </w:rPr>
            </w:rPrChange>
          </w:rPr>
          <w:t xml:space="preserve"> * </w:t>
        </w:r>
        <w:r w:rsidRPr="008A4BC4">
          <w:rPr>
            <w:rFonts w:eastAsia="SimSun"/>
            <w:i/>
            <w:iCs/>
            <w:lang w:eastAsia="zh-CN"/>
          </w:rPr>
          <w:t>p</w:t>
        </w:r>
        <w:r w:rsidRPr="007677B8">
          <w:rPr>
            <w:rFonts w:eastAsia="SimSun"/>
            <w:lang w:eastAsia="zh-CN"/>
            <w:rPrChange w:id="2877" w:author="Jujia Li" w:date="2026-02-25T18:58:00Z" w16du:dateUtc="2026-02-26T00:58:00Z">
              <w:rPr>
                <w:rFonts w:eastAsia="SimSun"/>
                <w:i/>
                <w:iCs/>
                <w:lang w:eastAsia="zh-CN"/>
              </w:rPr>
            </w:rPrChange>
          </w:rPr>
          <w:t xml:space="preserve"> &lt; .05</w:t>
        </w:r>
      </w:ins>
      <w:ins w:id="2878" w:author="Jujia Li" w:date="2026-02-25T19:33:00Z" w16du:dateUtc="2026-02-26T01:33:00Z">
        <w:r w:rsidR="008A4BC4">
          <w:rPr>
            <w:rFonts w:eastAsia="SimSun"/>
            <w:lang w:eastAsia="zh-CN"/>
          </w:rPr>
          <w:t>;</w:t>
        </w:r>
      </w:ins>
      <w:ins w:id="2879" w:author="Jujia Li" w:date="2026-02-25T18:58:00Z">
        <w:r w:rsidRPr="007677B8">
          <w:rPr>
            <w:rFonts w:eastAsia="SimSun"/>
            <w:lang w:eastAsia="zh-CN"/>
            <w:rPrChange w:id="2880" w:author="Jujia Li" w:date="2026-02-25T18:58:00Z" w16du:dateUtc="2026-02-26T00:58:00Z">
              <w:rPr>
                <w:rFonts w:eastAsia="SimSun"/>
                <w:i/>
                <w:iCs/>
                <w:lang w:eastAsia="zh-CN"/>
              </w:rPr>
            </w:rPrChange>
          </w:rPr>
          <w:t xml:space="preserve"> . </w:t>
        </w:r>
        <w:r w:rsidRPr="008A4BC4">
          <w:rPr>
            <w:rFonts w:eastAsia="SimSun"/>
            <w:i/>
            <w:iCs/>
            <w:lang w:eastAsia="zh-CN"/>
          </w:rPr>
          <w:t>p</w:t>
        </w:r>
        <w:r w:rsidRPr="007677B8">
          <w:rPr>
            <w:rFonts w:eastAsia="SimSun"/>
            <w:lang w:eastAsia="zh-CN"/>
            <w:rPrChange w:id="2881" w:author="Jujia Li" w:date="2026-02-25T18:58:00Z" w16du:dateUtc="2026-02-26T00:58:00Z">
              <w:rPr>
                <w:rFonts w:eastAsia="SimSun"/>
                <w:i/>
                <w:iCs/>
                <w:lang w:eastAsia="zh-CN"/>
              </w:rPr>
            </w:rPrChange>
          </w:rPr>
          <w:t xml:space="preserve"> &lt; .10.</w:t>
        </w:r>
      </w:ins>
    </w:p>
    <w:p w14:paraId="49E04BEC" w14:textId="070F9BD5" w:rsidR="00665055" w:rsidRPr="00665055" w:rsidDel="004D5E69" w:rsidRDefault="0093660D">
      <w:pPr>
        <w:spacing w:after="0" w:line="480" w:lineRule="auto"/>
        <w:rPr>
          <w:del w:id="2882" w:author="Jujia Li" w:date="2026-02-14T17:37:00Z" w16du:dateUtc="2026-02-14T23:37:00Z"/>
          <w:rFonts w:eastAsia="SimSun"/>
          <w:iCs/>
          <w:lang w:eastAsia="zh-CN"/>
          <w:rPrChange w:id="2883" w:author="Jujia Li" w:date="2026-02-14T16:27:00Z" w16du:dateUtc="2026-02-14T22:27:00Z">
            <w:rPr>
              <w:del w:id="2884" w:author="Jujia Li" w:date="2026-02-14T17:37:00Z" w16du:dateUtc="2026-02-14T23:37:00Z"/>
            </w:rPr>
          </w:rPrChange>
        </w:rPr>
        <w:pPrChange w:id="2885" w:author="Jujia Li" w:date="2026-02-25T22:03:00Z" w16du:dateUtc="2026-02-26T04:03:00Z">
          <w:pPr>
            <w:spacing w:after="240"/>
            <w:ind w:firstLine="720"/>
          </w:pPr>
        </w:pPrChange>
      </w:pPr>
      <w:del w:id="2886" w:author="Jujia Li" w:date="2026-02-25T18:58:00Z" w16du:dateUtc="2026-02-26T00:58:00Z">
        <w:r w:rsidRPr="00C810E4" w:rsidDel="007677B8">
          <w:rPr>
            <w:rFonts w:eastAsia="SimSun"/>
            <w:iCs/>
            <w:lang w:eastAsia="zh-CN"/>
          </w:rPr>
          <w:fldChar w:fldCharType="begin"/>
        </w:r>
        <w:r w:rsidRPr="00C810E4" w:rsidDel="007677B8">
          <w:rPr>
            <w:rFonts w:eastAsia="SimSun"/>
            <w:iCs/>
            <w:lang w:eastAsia="zh-CN"/>
          </w:rPr>
          <w:fldChar w:fldCharType="separate"/>
        </w:r>
        <w:r w:rsidRPr="00C810E4" w:rsidDel="007677B8">
          <w:rPr>
            <w:rFonts w:eastAsia="SimSun"/>
            <w:iCs/>
            <w:lang w:eastAsia="zh-CN"/>
          </w:rPr>
          <w:fldChar w:fldCharType="end"/>
        </w:r>
      </w:del>
    </w:p>
    <w:p w14:paraId="4C5FFA42" w14:textId="7DA0E3E5" w:rsidR="009874B2" w:rsidRPr="009A68C5" w:rsidRDefault="009874B2">
      <w:pPr>
        <w:spacing w:after="0" w:line="480" w:lineRule="auto"/>
        <w:rPr>
          <w:ins w:id="2887" w:author="Jujia Li" w:date="2026-02-25T18:58:00Z"/>
          <w:rFonts w:eastAsia="SimSun"/>
          <w:b/>
          <w:bCs/>
          <w:i/>
          <w:lang w:eastAsia="zh-CN"/>
          <w:rPrChange w:id="2888" w:author="Jujia Li" w:date="2026-02-25T19:33:00Z" w16du:dateUtc="2026-02-26T01:33:00Z">
            <w:rPr>
              <w:ins w:id="2889" w:author="Jujia Li" w:date="2026-02-25T18:58:00Z"/>
              <w:rFonts w:eastAsia="SimSun"/>
              <w:b/>
              <w:bCs/>
              <w:iCs/>
              <w:lang w:eastAsia="zh-CN"/>
            </w:rPr>
          </w:rPrChange>
        </w:rPr>
        <w:pPrChange w:id="2890" w:author="Jujia Li" w:date="2026-02-25T22:03:00Z" w16du:dateUtc="2026-02-26T04:03:00Z">
          <w:pPr>
            <w:spacing w:after="200" w:line="276" w:lineRule="auto"/>
          </w:pPr>
        </w:pPrChange>
      </w:pPr>
      <w:ins w:id="2891" w:author="Jujia Li" w:date="2026-02-25T18:58:00Z">
        <w:r w:rsidRPr="009A68C5">
          <w:rPr>
            <w:rFonts w:eastAsia="SimSun"/>
            <w:b/>
            <w:bCs/>
            <w:i/>
            <w:lang w:eastAsia="zh-CN"/>
            <w:rPrChange w:id="2892" w:author="Jujia Li" w:date="2026-02-25T19:33:00Z" w16du:dateUtc="2026-02-26T01:33:00Z">
              <w:rPr>
                <w:rFonts w:eastAsia="SimSun"/>
                <w:b/>
                <w:bCs/>
                <w:iCs/>
                <w:lang w:eastAsia="zh-CN"/>
              </w:rPr>
            </w:rPrChange>
          </w:rPr>
          <w:t>The Mediator Model (Predicting ED Visits)</w:t>
        </w:r>
      </w:ins>
    </w:p>
    <w:p w14:paraId="1910961D" w14:textId="4A35FA55" w:rsidR="009874B2" w:rsidRPr="002A2CAE" w:rsidRDefault="009874B2">
      <w:pPr>
        <w:spacing w:after="0" w:line="480" w:lineRule="auto"/>
        <w:ind w:firstLine="720"/>
        <w:rPr>
          <w:ins w:id="2893" w:author="Jujia Li" w:date="2026-02-25T18:58:00Z"/>
          <w:rFonts w:eastAsia="SimSun"/>
          <w:iCs/>
          <w:lang w:eastAsia="zh-CN"/>
        </w:rPr>
        <w:pPrChange w:id="2894" w:author="Jujia Li" w:date="2026-02-25T22:03:00Z" w16du:dateUtc="2026-02-26T04:03:00Z">
          <w:pPr>
            <w:spacing w:after="200" w:line="276" w:lineRule="auto"/>
          </w:pPr>
        </w:pPrChange>
      </w:pPr>
      <w:ins w:id="2895" w:author="Jujia Li" w:date="2026-02-25T18:58:00Z">
        <w:r w:rsidRPr="009874B2">
          <w:rPr>
            <w:rFonts w:eastAsia="SimSun"/>
            <w:iCs/>
            <w:lang w:eastAsia="zh-CN"/>
          </w:rPr>
          <w:t>The m</w:t>
        </w:r>
        <w:r w:rsidRPr="002A2CAE">
          <w:rPr>
            <w:rFonts w:eastAsia="SimSun"/>
            <w:iCs/>
            <w:lang w:eastAsia="zh-CN"/>
          </w:rPr>
          <w:t>odel identifies significant geospatial and temporal signals in acute care utilization. While the main effects of specific opioid</w:t>
        </w:r>
      </w:ins>
      <w:ins w:id="2896" w:author="Jujia Li" w:date="2026-02-25T19:34:00Z" w16du:dateUtc="2026-02-26T01:34:00Z">
        <w:r w:rsidR="00392866" w:rsidRPr="002A2CAE">
          <w:rPr>
            <w:rFonts w:eastAsia="SimSun"/>
            <w:iCs/>
            <w:lang w:eastAsia="zh-CN"/>
          </w:rPr>
          <w:t xml:space="preserve"> drugs</w:t>
        </w:r>
      </w:ins>
      <w:ins w:id="2897" w:author="Jujia Li" w:date="2026-02-25T18:58:00Z">
        <w:r w:rsidRPr="002A2CAE">
          <w:rPr>
            <w:rFonts w:eastAsia="SimSun"/>
            <w:iCs/>
            <w:lang w:eastAsia="zh-CN"/>
          </w:rPr>
          <w:t xml:space="preserve"> were varied, </w:t>
        </w:r>
        <w:r w:rsidRPr="002A2CAE">
          <w:rPr>
            <w:rFonts w:eastAsia="SimSun"/>
            <w:iCs/>
            <w:lang w:eastAsia="zh-CN"/>
            <w:rPrChange w:id="2898" w:author="Jujia Li" w:date="2026-02-25T21:12:00Z" w16du:dateUtc="2026-02-26T03:12:00Z">
              <w:rPr>
                <w:rFonts w:eastAsia="SimSun"/>
                <w:b/>
                <w:bCs/>
                <w:iCs/>
                <w:lang w:eastAsia="zh-CN"/>
              </w:rPr>
            </w:rPrChange>
          </w:rPr>
          <w:t>Hydrocodone</w:t>
        </w:r>
        <w:r w:rsidRPr="002A2CAE">
          <w:rPr>
            <w:rFonts w:eastAsia="SimSun"/>
            <w:iCs/>
            <w:lang w:eastAsia="zh-CN"/>
          </w:rPr>
          <w:t xml:space="preserve"> demonstrated a significant positive baseline relationship with ED visits (</w:t>
        </w:r>
        <w:r w:rsidRPr="002A2CAE">
          <w:rPr>
            <w:rFonts w:eastAsia="SimSun"/>
            <w:i/>
            <w:lang w:eastAsia="zh-CN"/>
            <w:rPrChange w:id="2899" w:author="Jujia Li" w:date="2026-02-25T21:12:00Z" w16du:dateUtc="2026-02-26T03:12:00Z">
              <w:rPr>
                <w:rFonts w:eastAsia="SimSun"/>
                <w:iCs/>
                <w:lang w:eastAsia="zh-CN"/>
              </w:rPr>
            </w:rPrChange>
          </w:rPr>
          <w:t>B</w:t>
        </w:r>
        <w:r w:rsidRPr="002A2CAE">
          <w:rPr>
            <w:rFonts w:eastAsia="SimSun"/>
            <w:iCs/>
            <w:lang w:eastAsia="zh-CN"/>
          </w:rPr>
          <w:t xml:space="preserve"> = 3.52, </w:t>
        </w:r>
        <w:r w:rsidRPr="002A2CAE">
          <w:rPr>
            <w:rFonts w:eastAsia="SimSun"/>
            <w:i/>
            <w:lang w:eastAsia="zh-CN"/>
            <w:rPrChange w:id="2900" w:author="Jujia Li" w:date="2026-02-25T21:12:00Z" w16du:dateUtc="2026-02-26T03:12:00Z">
              <w:rPr>
                <w:rFonts w:eastAsia="SimSun"/>
                <w:iCs/>
                <w:lang w:eastAsia="zh-CN"/>
              </w:rPr>
            </w:rPrChange>
          </w:rPr>
          <w:t>p</w:t>
        </w:r>
        <w:r w:rsidRPr="002A2CAE">
          <w:rPr>
            <w:rFonts w:eastAsia="SimSun"/>
            <w:iCs/>
            <w:lang w:eastAsia="zh-CN"/>
          </w:rPr>
          <w:t xml:space="preserve"> &lt; .05). Crucially, a significant interaction was detected between </w:t>
        </w:r>
        <w:r w:rsidRPr="002A2CAE">
          <w:rPr>
            <w:rFonts w:eastAsia="SimSun"/>
            <w:iCs/>
            <w:lang w:eastAsia="zh-CN"/>
            <w:rPrChange w:id="2901" w:author="Jujia Li" w:date="2026-02-25T21:12:00Z" w16du:dateUtc="2026-02-26T03:12:00Z">
              <w:rPr>
                <w:rFonts w:eastAsia="SimSun"/>
                <w:b/>
                <w:bCs/>
                <w:iCs/>
                <w:lang w:eastAsia="zh-CN"/>
              </w:rPr>
            </w:rPrChange>
          </w:rPr>
          <w:t>Oxycodone and mid-level rurality</w:t>
        </w:r>
        <w:r w:rsidRPr="002A2CAE">
          <w:rPr>
            <w:rFonts w:eastAsia="SimSun"/>
            <w:iCs/>
            <w:lang w:eastAsia="zh-CN"/>
          </w:rPr>
          <w:t xml:space="preserve"> (Rural Factor 4; </w:t>
        </w:r>
        <w:r w:rsidRPr="002A2CAE">
          <w:rPr>
            <w:rFonts w:eastAsia="SimSun"/>
            <w:i/>
            <w:lang w:eastAsia="zh-CN"/>
            <w:rPrChange w:id="2902" w:author="Jujia Li" w:date="2026-02-25T21:12:00Z" w16du:dateUtc="2026-02-26T03:12:00Z">
              <w:rPr>
                <w:rFonts w:eastAsia="SimSun"/>
                <w:iCs/>
                <w:lang w:eastAsia="zh-CN"/>
              </w:rPr>
            </w:rPrChange>
          </w:rPr>
          <w:t>B</w:t>
        </w:r>
        <w:r w:rsidRPr="002A2CAE">
          <w:rPr>
            <w:rFonts w:eastAsia="SimSun"/>
            <w:iCs/>
            <w:lang w:eastAsia="zh-CN"/>
          </w:rPr>
          <w:t xml:space="preserve"> = 3.19, </w:t>
        </w:r>
        <w:r w:rsidRPr="002A2CAE">
          <w:rPr>
            <w:rFonts w:eastAsia="SimSun"/>
            <w:i/>
            <w:lang w:eastAsia="zh-CN"/>
            <w:rPrChange w:id="2903" w:author="Jujia Li" w:date="2026-02-25T21:12:00Z" w16du:dateUtc="2026-02-26T03:12:00Z">
              <w:rPr>
                <w:rFonts w:eastAsia="SimSun"/>
                <w:iCs/>
                <w:lang w:eastAsia="zh-CN"/>
              </w:rPr>
            </w:rPrChange>
          </w:rPr>
          <w:t>p</w:t>
        </w:r>
        <w:r w:rsidRPr="002A2CAE">
          <w:rPr>
            <w:rFonts w:eastAsia="SimSun"/>
            <w:iCs/>
            <w:lang w:eastAsia="zh-CN"/>
          </w:rPr>
          <w:t xml:space="preserve"> &lt; .05), suggesting that the impact of prescription burden on acute care is significantly amplified in rural-adjacent zones compared to urban centers.</w:t>
        </w:r>
      </w:ins>
    </w:p>
    <w:p w14:paraId="2C5B8BBC" w14:textId="2AB78823" w:rsidR="009874B2" w:rsidRPr="002A2CAE" w:rsidRDefault="009874B2">
      <w:pPr>
        <w:spacing w:after="0" w:line="480" w:lineRule="auto"/>
        <w:ind w:firstLine="720"/>
        <w:rPr>
          <w:ins w:id="2904" w:author="Jujia Li" w:date="2026-02-25T18:58:00Z"/>
          <w:rFonts w:eastAsia="SimSun"/>
          <w:iCs/>
          <w:lang w:eastAsia="zh-CN"/>
        </w:rPr>
        <w:pPrChange w:id="2905" w:author="Jujia Li" w:date="2026-02-25T22:03:00Z" w16du:dateUtc="2026-02-26T04:03:00Z">
          <w:pPr>
            <w:spacing w:after="200" w:line="276" w:lineRule="auto"/>
          </w:pPr>
        </w:pPrChange>
      </w:pPr>
      <w:ins w:id="2906" w:author="Jujia Li" w:date="2026-02-25T18:58:00Z">
        <w:r w:rsidRPr="002A2CAE">
          <w:rPr>
            <w:rFonts w:eastAsia="SimSun"/>
            <w:iCs/>
            <w:lang w:eastAsia="zh-CN"/>
          </w:rPr>
          <w:t>Furthermore, the model reveals a strong temporal surge in utilization (</w:t>
        </w:r>
        <w:r w:rsidRPr="002A2CAE">
          <w:rPr>
            <w:rFonts w:eastAsia="SimSun"/>
            <w:i/>
            <w:lang w:eastAsia="zh-CN"/>
            <w:rPrChange w:id="2907" w:author="Jujia Li" w:date="2026-02-25T21:12:00Z" w16du:dateUtc="2026-02-26T03:12:00Z">
              <w:rPr>
                <w:rFonts w:eastAsia="SimSun"/>
                <w:iCs/>
                <w:lang w:eastAsia="zh-CN"/>
              </w:rPr>
            </w:rPrChange>
          </w:rPr>
          <w:t>B</w:t>
        </w:r>
        <w:r w:rsidRPr="002A2CAE">
          <w:rPr>
            <w:rFonts w:eastAsia="SimSun"/>
            <w:iCs/>
            <w:lang w:eastAsia="zh-CN"/>
          </w:rPr>
          <w:t xml:space="preserve"> = 0.68, </w:t>
        </w:r>
        <w:r w:rsidRPr="002A2CAE">
          <w:rPr>
            <w:rFonts w:eastAsia="SimSun"/>
            <w:i/>
            <w:lang w:eastAsia="zh-CN"/>
            <w:rPrChange w:id="2908" w:author="Jujia Li" w:date="2026-02-25T21:12:00Z" w16du:dateUtc="2026-02-26T03:12:00Z">
              <w:rPr>
                <w:rFonts w:eastAsia="SimSun"/>
                <w:iCs/>
                <w:lang w:eastAsia="zh-CN"/>
              </w:rPr>
            </w:rPrChange>
          </w:rPr>
          <w:t>p</w:t>
        </w:r>
        <w:r w:rsidRPr="002A2CAE">
          <w:rPr>
            <w:rFonts w:eastAsia="SimSun"/>
            <w:iCs/>
            <w:lang w:eastAsia="zh-CN"/>
          </w:rPr>
          <w:t xml:space="preserve"> &lt; .001) and a significant negative moderation by structural inequality (</w:t>
        </w:r>
        <w:r w:rsidRPr="002A2CAE">
          <w:rPr>
            <w:rFonts w:eastAsia="SimSun"/>
            <w:iCs/>
            <w:lang w:eastAsia="zh-CN"/>
            <w:rPrChange w:id="2909" w:author="Jujia Li" w:date="2026-02-25T21:12:00Z" w16du:dateUtc="2026-02-26T03:12:00Z">
              <w:rPr>
                <w:rFonts w:eastAsia="SimSun"/>
                <w:b/>
                <w:bCs/>
                <w:iCs/>
                <w:lang w:eastAsia="zh-CN"/>
              </w:rPr>
            </w:rPrChange>
          </w:rPr>
          <w:t>Gini Index</w:t>
        </w:r>
        <w:r w:rsidRPr="002A2CAE">
          <w:rPr>
            <w:rFonts w:eastAsia="SimSun"/>
            <w:iCs/>
            <w:lang w:eastAsia="zh-CN"/>
          </w:rPr>
          <w:t xml:space="preserve">; </w:t>
        </w:r>
        <w:r w:rsidRPr="002A2CAE">
          <w:rPr>
            <w:rFonts w:eastAsia="SimSun"/>
            <w:i/>
            <w:lang w:eastAsia="zh-CN"/>
            <w:rPrChange w:id="2910" w:author="Jujia Li" w:date="2026-02-25T21:12:00Z" w16du:dateUtc="2026-02-26T03:12:00Z">
              <w:rPr>
                <w:rFonts w:eastAsia="SimSun"/>
                <w:iCs/>
                <w:lang w:eastAsia="zh-CN"/>
              </w:rPr>
            </w:rPrChange>
          </w:rPr>
          <w:t>B</w:t>
        </w:r>
        <w:r w:rsidRPr="002A2CAE">
          <w:rPr>
            <w:rFonts w:eastAsia="SimSun"/>
            <w:iCs/>
            <w:lang w:eastAsia="zh-CN"/>
          </w:rPr>
          <w:t xml:space="preserve"> = -0.50, </w:t>
        </w:r>
        <w:r w:rsidRPr="002A2CAE">
          <w:rPr>
            <w:rFonts w:eastAsia="SimSun"/>
            <w:i/>
            <w:lang w:eastAsia="zh-CN"/>
            <w:rPrChange w:id="2911" w:author="Jujia Li" w:date="2026-02-25T21:12:00Z" w16du:dateUtc="2026-02-26T03:12:00Z">
              <w:rPr>
                <w:rFonts w:eastAsia="SimSun"/>
                <w:iCs/>
                <w:lang w:eastAsia="zh-CN"/>
              </w:rPr>
            </w:rPrChange>
          </w:rPr>
          <w:t>p</w:t>
        </w:r>
        <w:r w:rsidRPr="002A2CAE">
          <w:rPr>
            <w:rFonts w:eastAsia="SimSun"/>
            <w:iCs/>
            <w:lang w:eastAsia="zh-CN"/>
          </w:rPr>
          <w:t xml:space="preserve"> &lt; .01). This interaction suggests that higher income inequality functions as a latent barrier to ED entry, effectively masking the clinical severity of the opioid burden in disadvantaged populations—a hallmark of healthcare "service deserts."</w:t>
        </w:r>
      </w:ins>
    </w:p>
    <w:p w14:paraId="4F0C83C9" w14:textId="77777777" w:rsidR="009874B2" w:rsidRPr="009874B2" w:rsidRDefault="009874B2">
      <w:pPr>
        <w:spacing w:after="0" w:line="480" w:lineRule="auto"/>
        <w:rPr>
          <w:ins w:id="2912" w:author="Jujia Li" w:date="2026-02-25T18:58:00Z"/>
          <w:rFonts w:eastAsia="SimSun"/>
          <w:b/>
          <w:bCs/>
          <w:iCs/>
          <w:lang w:eastAsia="zh-CN"/>
        </w:rPr>
        <w:pPrChange w:id="2913" w:author="Jujia Li" w:date="2026-02-25T22:03:00Z" w16du:dateUtc="2026-02-26T04:03:00Z">
          <w:pPr>
            <w:spacing w:after="200" w:line="276" w:lineRule="auto"/>
          </w:pPr>
        </w:pPrChange>
      </w:pPr>
      <w:ins w:id="2914" w:author="Jujia Li" w:date="2026-02-25T18:58:00Z">
        <w:r w:rsidRPr="009874B2">
          <w:rPr>
            <w:rFonts w:eastAsia="SimSun"/>
            <w:b/>
            <w:bCs/>
            <w:iCs/>
            <w:lang w:eastAsia="zh-CN"/>
          </w:rPr>
          <w:t>Stage 2: The Outcome Model (Predicting Mortality)</w:t>
        </w:r>
      </w:ins>
    </w:p>
    <w:p w14:paraId="2E28A3B7" w14:textId="4D0DA0C1" w:rsidR="009874B2" w:rsidRPr="00B64851" w:rsidRDefault="009874B2">
      <w:pPr>
        <w:spacing w:after="0" w:line="480" w:lineRule="auto"/>
        <w:ind w:firstLine="720"/>
        <w:rPr>
          <w:ins w:id="2915" w:author="Jujia Li" w:date="2026-02-25T18:58:00Z"/>
          <w:rFonts w:eastAsia="SimSun"/>
          <w:iCs/>
          <w:lang w:eastAsia="zh-CN"/>
        </w:rPr>
        <w:pPrChange w:id="2916" w:author="Jujia Li" w:date="2026-02-25T22:03:00Z" w16du:dateUtc="2026-02-26T04:03:00Z">
          <w:pPr>
            <w:spacing w:after="200" w:line="276" w:lineRule="auto"/>
          </w:pPr>
        </w:pPrChange>
      </w:pPr>
      <w:ins w:id="2917" w:author="Jujia Li" w:date="2026-02-25T18:58:00Z">
        <w:r w:rsidRPr="00B64851">
          <w:rPr>
            <w:rFonts w:eastAsia="SimSun"/>
            <w:iCs/>
            <w:lang w:eastAsia="zh-CN"/>
          </w:rPr>
          <w:t>In the transition to mortality, the direct effects (</w:t>
        </w:r>
        <w:r w:rsidRPr="00B64851">
          <w:rPr>
            <w:rFonts w:eastAsia="SimSun"/>
            <w:i/>
            <w:lang w:eastAsia="zh-CN"/>
            <w:rPrChange w:id="2918" w:author="Jujia Li" w:date="2026-02-25T21:12:00Z" w16du:dateUtc="2026-02-26T03:12:00Z">
              <w:rPr>
                <w:rFonts w:eastAsia="SimSun"/>
                <w:iCs/>
                <w:lang w:eastAsia="zh-CN"/>
              </w:rPr>
            </w:rPrChange>
          </w:rPr>
          <w:t>c'</w:t>
        </w:r>
        <w:r w:rsidRPr="00B64851">
          <w:rPr>
            <w:rFonts w:eastAsia="SimSun"/>
            <w:iCs/>
            <w:lang w:eastAsia="zh-CN"/>
          </w:rPr>
          <w:t xml:space="preserve">-paths) of opioid burden remain primary drivers. </w:t>
        </w:r>
        <w:r w:rsidRPr="00B64851">
          <w:rPr>
            <w:rFonts w:eastAsia="SimSun"/>
            <w:iCs/>
            <w:lang w:eastAsia="zh-CN"/>
            <w:rPrChange w:id="2919" w:author="Jujia Li" w:date="2026-02-25T21:12:00Z" w16du:dateUtc="2026-02-26T03:12:00Z">
              <w:rPr>
                <w:rFonts w:eastAsia="SimSun"/>
                <w:b/>
                <w:bCs/>
                <w:iCs/>
                <w:lang w:eastAsia="zh-CN"/>
              </w:rPr>
            </w:rPrChange>
          </w:rPr>
          <w:t>Oxycodone</w:t>
        </w:r>
        <w:r w:rsidRPr="00B64851">
          <w:rPr>
            <w:rFonts w:eastAsia="SimSun"/>
            <w:iCs/>
            <w:lang w:eastAsia="zh-CN"/>
          </w:rPr>
          <w:t xml:space="preserve"> (</w:t>
        </w:r>
        <w:r w:rsidRPr="00B64851">
          <w:rPr>
            <w:rFonts w:eastAsia="SimSun"/>
            <w:i/>
            <w:lang w:eastAsia="zh-CN"/>
            <w:rPrChange w:id="2920" w:author="Jujia Li" w:date="2026-02-25T21:12:00Z" w16du:dateUtc="2026-02-26T03:12:00Z">
              <w:rPr>
                <w:rFonts w:eastAsia="SimSun"/>
                <w:iCs/>
                <w:lang w:eastAsia="zh-CN"/>
              </w:rPr>
            </w:rPrChange>
          </w:rPr>
          <w:t>B</w:t>
        </w:r>
        <w:r w:rsidRPr="00B64851">
          <w:rPr>
            <w:rFonts w:eastAsia="SimSun"/>
            <w:iCs/>
            <w:lang w:eastAsia="zh-CN"/>
          </w:rPr>
          <w:t xml:space="preserve"> = 0.51, </w:t>
        </w:r>
        <w:r w:rsidRPr="00B64851">
          <w:rPr>
            <w:rFonts w:eastAsia="SimSun"/>
            <w:i/>
            <w:lang w:eastAsia="zh-CN"/>
            <w:rPrChange w:id="2921" w:author="Jujia Li" w:date="2026-02-25T21:12:00Z" w16du:dateUtc="2026-02-26T03:12:00Z">
              <w:rPr>
                <w:rFonts w:eastAsia="SimSun"/>
                <w:iCs/>
                <w:lang w:eastAsia="zh-CN"/>
              </w:rPr>
            </w:rPrChange>
          </w:rPr>
          <w:t>p</w:t>
        </w:r>
        <w:r w:rsidRPr="00B64851">
          <w:rPr>
            <w:rFonts w:eastAsia="SimSun"/>
            <w:iCs/>
            <w:lang w:eastAsia="zh-CN"/>
          </w:rPr>
          <w:t xml:space="preserve"> &lt; .001) and </w:t>
        </w:r>
        <w:r w:rsidRPr="00B64851">
          <w:rPr>
            <w:rFonts w:eastAsia="SimSun"/>
            <w:iCs/>
            <w:lang w:eastAsia="zh-CN"/>
            <w:rPrChange w:id="2922" w:author="Jujia Li" w:date="2026-02-25T21:12:00Z" w16du:dateUtc="2026-02-26T03:12:00Z">
              <w:rPr>
                <w:rFonts w:eastAsia="SimSun"/>
                <w:b/>
                <w:bCs/>
                <w:iCs/>
                <w:lang w:eastAsia="zh-CN"/>
              </w:rPr>
            </w:rPrChange>
          </w:rPr>
          <w:t>Buprenorphine</w:t>
        </w:r>
        <w:r w:rsidRPr="00B64851">
          <w:rPr>
            <w:rFonts w:eastAsia="SimSun"/>
            <w:iCs/>
            <w:lang w:eastAsia="zh-CN"/>
          </w:rPr>
          <w:t xml:space="preserve"> (</w:t>
        </w:r>
        <w:r w:rsidRPr="00B64851">
          <w:rPr>
            <w:rFonts w:eastAsia="SimSun"/>
            <w:i/>
            <w:lang w:eastAsia="zh-CN"/>
            <w:rPrChange w:id="2923" w:author="Jujia Li" w:date="2026-02-25T21:12:00Z" w16du:dateUtc="2026-02-26T03:12:00Z">
              <w:rPr>
                <w:rFonts w:eastAsia="SimSun"/>
                <w:iCs/>
                <w:lang w:eastAsia="zh-CN"/>
              </w:rPr>
            </w:rPrChange>
          </w:rPr>
          <w:t>B</w:t>
        </w:r>
        <w:r w:rsidRPr="00B64851">
          <w:rPr>
            <w:rFonts w:eastAsia="SimSun"/>
            <w:iCs/>
            <w:lang w:eastAsia="zh-CN"/>
          </w:rPr>
          <w:t xml:space="preserve"> = 0.21, </w:t>
        </w:r>
        <w:r w:rsidRPr="00B64851">
          <w:rPr>
            <w:rFonts w:eastAsia="SimSun"/>
            <w:i/>
            <w:lang w:eastAsia="zh-CN"/>
            <w:rPrChange w:id="2924" w:author="Jujia Li" w:date="2026-02-25T21:12:00Z" w16du:dateUtc="2026-02-26T03:12:00Z">
              <w:rPr>
                <w:rFonts w:eastAsia="SimSun"/>
                <w:iCs/>
                <w:lang w:eastAsia="zh-CN"/>
              </w:rPr>
            </w:rPrChange>
          </w:rPr>
          <w:t>p</w:t>
        </w:r>
        <w:r w:rsidRPr="00B64851">
          <w:rPr>
            <w:rFonts w:eastAsia="SimSun"/>
            <w:iCs/>
            <w:lang w:eastAsia="zh-CN"/>
          </w:rPr>
          <w:t xml:space="preserve"> &lt; .05) exhibited </w:t>
        </w:r>
        <w:r w:rsidRPr="00B64851">
          <w:rPr>
            <w:rFonts w:eastAsia="SimSun"/>
            <w:iCs/>
            <w:lang w:eastAsia="zh-CN"/>
          </w:rPr>
          <w:lastRenderedPageBreak/>
          <w:t xml:space="preserve">significant positive direct associations with mortality risk, while </w:t>
        </w:r>
        <w:r w:rsidRPr="00B64851">
          <w:rPr>
            <w:rFonts w:eastAsia="SimSun"/>
            <w:iCs/>
            <w:lang w:eastAsia="zh-CN"/>
            <w:rPrChange w:id="2925" w:author="Jujia Li" w:date="2026-02-25T21:12:00Z" w16du:dateUtc="2026-02-26T03:12:00Z">
              <w:rPr>
                <w:rFonts w:eastAsia="SimSun"/>
                <w:b/>
                <w:bCs/>
                <w:iCs/>
                <w:lang w:eastAsia="zh-CN"/>
              </w:rPr>
            </w:rPrChange>
          </w:rPr>
          <w:t>Hydrocodone</w:t>
        </w:r>
        <w:r w:rsidRPr="00B64851">
          <w:rPr>
            <w:rFonts w:eastAsia="SimSun"/>
            <w:iCs/>
            <w:lang w:eastAsia="zh-CN"/>
          </w:rPr>
          <w:t xml:space="preserve"> showed a significant negative association (</w:t>
        </w:r>
        <w:r w:rsidRPr="00B64851">
          <w:rPr>
            <w:rFonts w:eastAsia="SimSun"/>
            <w:i/>
            <w:lang w:eastAsia="zh-CN"/>
            <w:rPrChange w:id="2926" w:author="Jujia Li" w:date="2026-02-25T21:12:00Z" w16du:dateUtc="2026-02-26T03:12:00Z">
              <w:rPr>
                <w:rFonts w:eastAsia="SimSun"/>
                <w:iCs/>
                <w:lang w:eastAsia="zh-CN"/>
              </w:rPr>
            </w:rPrChange>
          </w:rPr>
          <w:t>B</w:t>
        </w:r>
        <w:r w:rsidRPr="00B64851">
          <w:rPr>
            <w:rFonts w:eastAsia="SimSun"/>
            <w:iCs/>
            <w:lang w:eastAsia="zh-CN"/>
          </w:rPr>
          <w:t xml:space="preserve"> = -0.84, </w:t>
        </w:r>
        <w:r w:rsidRPr="00B64851">
          <w:rPr>
            <w:rFonts w:eastAsia="SimSun"/>
            <w:i/>
            <w:lang w:eastAsia="zh-CN"/>
            <w:rPrChange w:id="2927" w:author="Jujia Li" w:date="2026-02-25T21:12:00Z" w16du:dateUtc="2026-02-26T03:12:00Z">
              <w:rPr>
                <w:rFonts w:eastAsia="SimSun"/>
                <w:iCs/>
                <w:lang w:eastAsia="zh-CN"/>
              </w:rPr>
            </w:rPrChange>
          </w:rPr>
          <w:t>p</w:t>
        </w:r>
        <w:r w:rsidRPr="00B64851">
          <w:rPr>
            <w:rFonts w:eastAsia="SimSun"/>
            <w:iCs/>
            <w:lang w:eastAsia="zh-CN"/>
          </w:rPr>
          <w:t xml:space="preserve"> &lt; .001) after accounting for other predictors and the spatial random field.</w:t>
        </w:r>
      </w:ins>
    </w:p>
    <w:p w14:paraId="681D7A52" w14:textId="78411616" w:rsidR="009874B2" w:rsidRPr="00B64851" w:rsidRDefault="009874B2">
      <w:pPr>
        <w:spacing w:after="0" w:line="480" w:lineRule="auto"/>
        <w:ind w:firstLine="720"/>
        <w:rPr>
          <w:ins w:id="2928" w:author="Jujia Li" w:date="2026-02-25T18:58:00Z"/>
          <w:rFonts w:eastAsia="SimSun"/>
          <w:iCs/>
          <w:lang w:eastAsia="zh-CN"/>
        </w:rPr>
        <w:pPrChange w:id="2929" w:author="Jujia Li" w:date="2026-02-25T22:03:00Z" w16du:dateUtc="2026-02-26T04:03:00Z">
          <w:pPr>
            <w:spacing w:after="200" w:line="276" w:lineRule="auto"/>
          </w:pPr>
        </w:pPrChange>
      </w:pPr>
      <w:ins w:id="2930" w:author="Jujia Li" w:date="2026-02-25T18:58:00Z">
        <w:r w:rsidRPr="00B64851">
          <w:rPr>
            <w:rFonts w:eastAsia="SimSun"/>
            <w:iCs/>
            <w:lang w:eastAsia="zh-CN"/>
          </w:rPr>
          <w:t xml:space="preserve">The geospatial signal in mortality is further refined by the significant direct effects of </w:t>
        </w:r>
        <w:r w:rsidRPr="00B64851">
          <w:rPr>
            <w:rFonts w:eastAsia="SimSun"/>
            <w:iCs/>
            <w:lang w:eastAsia="zh-CN"/>
            <w:rPrChange w:id="2931" w:author="Jujia Li" w:date="2026-02-25T21:12:00Z" w16du:dateUtc="2026-02-26T03:12:00Z">
              <w:rPr>
                <w:rFonts w:eastAsia="SimSun"/>
                <w:b/>
                <w:bCs/>
                <w:iCs/>
                <w:lang w:eastAsia="zh-CN"/>
              </w:rPr>
            </w:rPrChange>
          </w:rPr>
          <w:t>rurality</w:t>
        </w:r>
        <w:r w:rsidRPr="00B64851">
          <w:rPr>
            <w:rFonts w:eastAsia="SimSun"/>
            <w:iCs/>
            <w:lang w:eastAsia="zh-CN"/>
          </w:rPr>
          <w:t xml:space="preserve"> (Rural Factor 3; </w:t>
        </w:r>
        <w:r w:rsidRPr="00B64851">
          <w:rPr>
            <w:rFonts w:eastAsia="SimSun"/>
            <w:i/>
            <w:lang w:eastAsia="zh-CN"/>
            <w:rPrChange w:id="2932" w:author="Jujia Li" w:date="2026-02-25T21:12:00Z" w16du:dateUtc="2026-02-26T03:12:00Z">
              <w:rPr>
                <w:rFonts w:eastAsia="SimSun"/>
                <w:iCs/>
                <w:lang w:eastAsia="zh-CN"/>
              </w:rPr>
            </w:rPrChange>
          </w:rPr>
          <w:t>B</w:t>
        </w:r>
        <w:r w:rsidRPr="00B64851">
          <w:rPr>
            <w:rFonts w:eastAsia="SimSun"/>
            <w:iCs/>
            <w:lang w:eastAsia="zh-CN"/>
          </w:rPr>
          <w:t xml:space="preserve"> = </w:t>
        </w:r>
      </w:ins>
      <w:ins w:id="2933" w:author="Jujia Li" w:date="2026-02-25T22:04:00Z" w16du:dateUtc="2026-02-26T04:04:00Z">
        <w:r w:rsidR="00DA2B3A">
          <w:rPr>
            <w:rFonts w:eastAsia="SimSun"/>
            <w:iCs/>
            <w:lang w:eastAsia="zh-CN"/>
          </w:rPr>
          <w:t>-</w:t>
        </w:r>
      </w:ins>
      <w:ins w:id="2934" w:author="Jujia Li" w:date="2026-02-25T18:58:00Z">
        <w:r w:rsidRPr="00B64851">
          <w:rPr>
            <w:rFonts w:eastAsia="SimSun"/>
            <w:iCs/>
            <w:lang w:eastAsia="zh-CN"/>
          </w:rPr>
          <w:t xml:space="preserve">0.95, </w:t>
        </w:r>
        <w:r w:rsidRPr="00B64851">
          <w:rPr>
            <w:rFonts w:eastAsia="SimSun"/>
            <w:i/>
            <w:lang w:eastAsia="zh-CN"/>
            <w:rPrChange w:id="2935" w:author="Jujia Li" w:date="2026-02-25T21:12:00Z" w16du:dateUtc="2026-02-26T03:12:00Z">
              <w:rPr>
                <w:rFonts w:eastAsia="SimSun"/>
                <w:iCs/>
                <w:lang w:eastAsia="zh-CN"/>
              </w:rPr>
            </w:rPrChange>
          </w:rPr>
          <w:t>p</w:t>
        </w:r>
        <w:r w:rsidRPr="00B64851">
          <w:rPr>
            <w:rFonts w:eastAsia="SimSun"/>
            <w:iCs/>
            <w:lang w:eastAsia="zh-CN"/>
          </w:rPr>
          <w:t xml:space="preserve"> &lt; .001) and </w:t>
        </w:r>
        <w:r w:rsidRPr="00B64851">
          <w:rPr>
            <w:rFonts w:eastAsia="SimSun"/>
            <w:iCs/>
            <w:lang w:eastAsia="zh-CN"/>
            <w:rPrChange w:id="2936" w:author="Jujia Li" w:date="2026-02-25T21:12:00Z" w16du:dateUtc="2026-02-26T03:12:00Z">
              <w:rPr>
                <w:rFonts w:eastAsia="SimSun"/>
                <w:b/>
                <w:bCs/>
                <w:iCs/>
                <w:lang w:eastAsia="zh-CN"/>
              </w:rPr>
            </w:rPrChange>
          </w:rPr>
          <w:t>income inequality</w:t>
        </w:r>
        <w:r w:rsidRPr="00B64851">
          <w:rPr>
            <w:rFonts w:eastAsia="SimSun"/>
            <w:iCs/>
            <w:lang w:eastAsia="zh-CN"/>
          </w:rPr>
          <w:t xml:space="preserve"> (</w:t>
        </w:r>
        <w:r w:rsidRPr="00B64851">
          <w:rPr>
            <w:rFonts w:eastAsia="SimSun"/>
            <w:i/>
            <w:lang w:eastAsia="zh-CN"/>
            <w:rPrChange w:id="2937" w:author="Jujia Li" w:date="2026-02-25T21:12:00Z" w16du:dateUtc="2026-02-26T03:12:00Z">
              <w:rPr>
                <w:rFonts w:eastAsia="SimSun"/>
                <w:iCs/>
                <w:lang w:eastAsia="zh-CN"/>
              </w:rPr>
            </w:rPrChange>
          </w:rPr>
          <w:t>B</w:t>
        </w:r>
        <w:r w:rsidRPr="00B64851">
          <w:rPr>
            <w:rFonts w:eastAsia="SimSun"/>
            <w:iCs/>
            <w:lang w:eastAsia="zh-CN"/>
          </w:rPr>
          <w:t xml:space="preserve"> = 0.29, </w:t>
        </w:r>
        <w:r w:rsidRPr="00B64851">
          <w:rPr>
            <w:rFonts w:eastAsia="SimSun"/>
            <w:i/>
            <w:lang w:eastAsia="zh-CN"/>
            <w:rPrChange w:id="2938" w:author="Jujia Li" w:date="2026-02-25T21:12:00Z" w16du:dateUtc="2026-02-26T03:12:00Z">
              <w:rPr>
                <w:rFonts w:eastAsia="SimSun"/>
                <w:iCs/>
                <w:lang w:eastAsia="zh-CN"/>
              </w:rPr>
            </w:rPrChange>
          </w:rPr>
          <w:t>p</w:t>
        </w:r>
        <w:r w:rsidRPr="00B64851">
          <w:rPr>
            <w:rFonts w:eastAsia="SimSun"/>
            <w:iCs/>
            <w:lang w:eastAsia="zh-CN"/>
          </w:rPr>
          <w:t xml:space="preserve"> &lt; .001). Unlike the utilization stage, the Gini Index contributes directly to increased mortality, indicating that the structural disparities that initially bar patients from the ED ultimately exacerbate the risk of death. The robust </w:t>
        </w:r>
        <w:r w:rsidRPr="00B64851">
          <w:rPr>
            <w:rFonts w:eastAsia="SimSun"/>
            <w:iCs/>
            <w:lang w:eastAsia="zh-CN"/>
            <w:rPrChange w:id="2939" w:author="Jujia Li" w:date="2026-02-25T21:12:00Z" w16du:dateUtc="2026-02-26T03:12:00Z">
              <w:rPr>
                <w:rFonts w:eastAsia="SimSun"/>
                <w:b/>
                <w:bCs/>
                <w:iCs/>
                <w:lang w:eastAsia="zh-CN"/>
              </w:rPr>
            </w:rPrChange>
          </w:rPr>
          <w:t>Matérn Range (20.17)</w:t>
        </w:r>
        <w:r w:rsidRPr="00B64851">
          <w:rPr>
            <w:rFonts w:eastAsia="SimSun"/>
            <w:iCs/>
            <w:lang w:eastAsia="zh-CN"/>
          </w:rPr>
          <w:t xml:space="preserve"> and </w:t>
        </w:r>
        <w:r w:rsidRPr="00B64851">
          <w:rPr>
            <w:rFonts w:eastAsia="SimSun"/>
            <w:iCs/>
            <w:lang w:eastAsia="zh-CN"/>
            <w:rPrChange w:id="2940" w:author="Jujia Li" w:date="2026-02-25T21:12:00Z" w16du:dateUtc="2026-02-26T03:12:00Z">
              <w:rPr>
                <w:rFonts w:eastAsia="SimSun"/>
                <w:b/>
                <w:bCs/>
                <w:iCs/>
                <w:lang w:eastAsia="zh-CN"/>
              </w:rPr>
            </w:rPrChange>
          </w:rPr>
          <w:t>Spatial SD (1.09)</w:t>
        </w:r>
        <w:r w:rsidRPr="00B64851">
          <w:rPr>
            <w:rFonts w:eastAsia="SimSun"/>
            <w:iCs/>
            <w:lang w:eastAsia="zh-CN"/>
          </w:rPr>
          <w:t xml:space="preserve"> confirm that these findings are not localized flukes but represent a stable geospatial pattern across the state of Alabama.</w:t>
        </w:r>
      </w:ins>
    </w:p>
    <w:p w14:paraId="6F593CCF" w14:textId="29340992" w:rsidR="00B1589B" w:rsidDel="00C810E4" w:rsidRDefault="003F3727">
      <w:pPr>
        <w:spacing w:after="0"/>
        <w:rPr>
          <w:del w:id="2941" w:author="Jujia Li" w:date="2026-02-16T10:06:00Z" w16du:dateUtc="2026-02-16T16:06:00Z"/>
          <w:b/>
          <w:sz w:val="24"/>
        </w:rPr>
      </w:pPr>
      <w:del w:id="2942" w:author="Jujia Li" w:date="2026-02-25T18:58:00Z" w16du:dateUtc="2026-02-26T00:58:00Z">
        <w:r w:rsidRPr="00C810E4" w:rsidDel="009874B2">
          <w:fldChar w:fldCharType="begin"/>
        </w:r>
        <w:r w:rsidRPr="00C810E4" w:rsidDel="009874B2">
          <w:fldChar w:fldCharType="separate"/>
        </w:r>
        <w:r w:rsidRPr="00C810E4" w:rsidDel="009874B2">
          <w:fldChar w:fldCharType="end"/>
        </w:r>
        <w:r w:rsidRPr="00C810E4" w:rsidDel="009874B2">
          <w:fldChar w:fldCharType="begin"/>
        </w:r>
        <w:r w:rsidRPr="00C810E4" w:rsidDel="009874B2">
          <w:fldChar w:fldCharType="separate"/>
        </w:r>
        <w:r w:rsidRPr="00C810E4" w:rsidDel="009874B2">
          <w:fldChar w:fldCharType="end"/>
        </w:r>
        <w:r w:rsidRPr="00C810E4" w:rsidDel="009874B2">
          <w:fldChar w:fldCharType="begin"/>
        </w:r>
        <w:r w:rsidRPr="00C810E4" w:rsidDel="009874B2">
          <w:fldChar w:fldCharType="separate"/>
        </w:r>
        <w:r w:rsidRPr="00C810E4" w:rsidDel="009874B2">
          <w:fldChar w:fldCharType="end"/>
        </w:r>
        <w:r w:rsidR="00546C61" w:rsidRPr="00C810E4" w:rsidDel="009874B2">
          <w:fldChar w:fldCharType="begin"/>
        </w:r>
        <w:r w:rsidR="00546C61" w:rsidRPr="00C810E4" w:rsidDel="009874B2">
          <w:fldChar w:fldCharType="separate"/>
        </w:r>
        <w:r w:rsidR="00546C61" w:rsidRPr="00C810E4" w:rsidDel="009874B2">
          <w:fldChar w:fldCharType="end"/>
        </w:r>
        <w:r w:rsidR="0093660D" w:rsidRPr="00C810E4" w:rsidDel="009874B2">
          <w:rPr>
            <w:rFonts w:eastAsia="SimSun"/>
            <w:lang w:eastAsia="zh-CN"/>
          </w:rPr>
          <w:fldChar w:fldCharType="begin"/>
        </w:r>
        <w:r w:rsidR="0093660D" w:rsidRPr="00C810E4" w:rsidDel="009874B2">
          <w:rPr>
            <w:rFonts w:eastAsia="SimSun"/>
            <w:lang w:eastAsia="zh-CN"/>
          </w:rPr>
          <w:fldChar w:fldCharType="separate"/>
        </w:r>
        <w:r w:rsidR="0093660D" w:rsidRPr="00C810E4" w:rsidDel="009874B2">
          <w:rPr>
            <w:rFonts w:eastAsia="SimSun"/>
            <w:lang w:eastAsia="zh-CN"/>
          </w:rPr>
          <w:fldChar w:fldCharType="end"/>
        </w:r>
      </w:del>
    </w:p>
    <w:p w14:paraId="4D7ED29A" w14:textId="202E5A65" w:rsidR="00B1589B" w:rsidDel="00C810E4" w:rsidRDefault="00000000">
      <w:pPr>
        <w:spacing w:after="0"/>
        <w:rPr>
          <w:del w:id="2943" w:author="Jujia Li" w:date="2026-02-16T10:06:00Z" w16du:dateUtc="2026-02-16T16:06:00Z"/>
          <w:b/>
          <w:sz w:val="24"/>
        </w:rPr>
      </w:pPr>
      <w:del w:id="2944" w:author="Jujia Li" w:date="2026-02-16T10:06:00Z" w16du:dateUtc="2026-02-16T16:06:00Z">
        <w:r w:rsidDel="00C810E4">
          <w:rPr>
            <w:b/>
            <w:sz w:val="24"/>
          </w:rPr>
          <w:delText>Discussion</w:delText>
        </w:r>
      </w:del>
    </w:p>
    <w:p w14:paraId="70BEB100" w14:textId="77777777" w:rsidR="00C810E4" w:rsidRDefault="00C810E4">
      <w:pPr>
        <w:spacing w:before="240" w:after="0"/>
        <w:rPr>
          <w:ins w:id="2945" w:author="Jujia Li" w:date="2026-02-16T10:08:00Z" w16du:dateUtc="2026-02-16T16:08:00Z"/>
          <w:b/>
          <w:sz w:val="24"/>
        </w:rPr>
      </w:pPr>
    </w:p>
    <w:p w14:paraId="568362B4" w14:textId="77777777" w:rsidR="00C810E4" w:rsidRDefault="00C810E4">
      <w:pPr>
        <w:spacing w:before="240" w:after="0"/>
        <w:rPr>
          <w:ins w:id="2946" w:author="Jujia Li" w:date="2026-02-16T10:08:00Z" w16du:dateUtc="2026-02-16T16:08:00Z"/>
        </w:rPr>
        <w:pPrChange w:id="2947" w:author="Jujia Li" w:date="2026-02-14T17:36:00Z" w16du:dateUtc="2026-02-14T23:36:00Z">
          <w:pPr>
            <w:spacing w:before="240"/>
          </w:pPr>
        </w:pPrChange>
      </w:pPr>
    </w:p>
    <w:p w14:paraId="15624307" w14:textId="4D051330" w:rsidR="00B1589B" w:rsidDel="00C810E4" w:rsidRDefault="00000000">
      <w:pPr>
        <w:spacing w:after="0"/>
        <w:ind w:firstLine="720"/>
        <w:rPr>
          <w:del w:id="2948" w:author="Jujia Li" w:date="2026-02-16T10:06:00Z" w16du:dateUtc="2026-02-16T16:06:00Z"/>
        </w:rPr>
        <w:pPrChange w:id="2949" w:author="Jujia Li" w:date="2026-02-14T17:36:00Z" w16du:dateUtc="2026-02-14T23:36:00Z">
          <w:pPr>
            <w:ind w:firstLine="720"/>
          </w:pPr>
        </w:pPrChange>
      </w:pPr>
      <w:del w:id="2950" w:author="Jujia Li" w:date="2026-02-16T10:06:00Z" w16du:dateUtc="2026-02-16T16:06:00Z">
        <w:r w:rsidDel="00C810E4">
          <w:delText>This cross-sectional study found that northwestern Alabama represents an overlooked region in the opioid crisis where the relationship between ED visits and mortality differs from national patterns established by Sumner et al.</w:delText>
        </w:r>
        <w:r w:rsidDel="00C810E4">
          <w:rPr>
            <w:vertAlign w:val="superscript"/>
          </w:rPr>
          <w:delText>10</w:delText>
        </w:r>
        <w:r w:rsidDel="00C810E4">
          <w:delText xml:space="preserve"> The combination of rurality, health disparities, and the legacy of pill mills has created unique challenges that warrant increased public health attention.</w:delText>
        </w:r>
      </w:del>
    </w:p>
    <w:p w14:paraId="75B2184A" w14:textId="4F24298D" w:rsidR="00B1589B" w:rsidDel="00C810E4" w:rsidRDefault="00000000">
      <w:pPr>
        <w:spacing w:after="0"/>
        <w:ind w:firstLine="720"/>
        <w:rPr>
          <w:del w:id="2951" w:author="Jujia Li" w:date="2026-02-16T10:06:00Z" w16du:dateUtc="2026-02-16T16:06:00Z"/>
        </w:rPr>
        <w:pPrChange w:id="2952" w:author="Jujia Li" w:date="2026-02-14T17:36:00Z" w16du:dateUtc="2026-02-14T23:36:00Z">
          <w:pPr>
            <w:ind w:firstLine="720"/>
          </w:pPr>
        </w:pPrChange>
      </w:pPr>
      <w:del w:id="2953" w:author="Jujia Li" w:date="2026-02-16T10:06:00Z" w16du:dateUtc="2026-02-16T16:06:00Z">
        <w:r w:rsidDel="00C810E4">
          <w:rPr>
            <w:i/>
          </w:rPr>
          <w:delText>[Discuss key findings in context of literature]</w:delText>
        </w:r>
      </w:del>
    </w:p>
    <w:p w14:paraId="4C5ACA4A" w14:textId="706EFF2B" w:rsidR="00B1589B" w:rsidDel="00C810E4" w:rsidRDefault="00000000">
      <w:pPr>
        <w:spacing w:after="0"/>
        <w:ind w:firstLine="720"/>
        <w:rPr>
          <w:del w:id="2954" w:author="Jujia Li" w:date="2026-02-16T10:06:00Z" w16du:dateUtc="2026-02-16T16:06:00Z"/>
        </w:rPr>
        <w:pPrChange w:id="2955" w:author="Jujia Li" w:date="2026-02-14T17:36:00Z" w16du:dateUtc="2026-02-14T23:36:00Z">
          <w:pPr>
            <w:ind w:firstLine="720"/>
          </w:pPr>
        </w:pPrChange>
      </w:pPr>
      <w:del w:id="2956" w:author="Jujia Li" w:date="2026-02-16T10:06:00Z" w16du:dateUtc="2026-02-16T16:06:00Z">
        <w:r w:rsidDel="00C810E4">
          <w:delText>Our findings have several implications for public health practice and policy. First, standard surveillance indicators may not perform equally across all communities; rural-specific approaches may be needed. Second, this region needs greater attention and investment despite—or because of—challenges in data availability. Third, intervention programs must account for rurality, limited infrastructure, and community context.</w:delText>
        </w:r>
      </w:del>
    </w:p>
    <w:p w14:paraId="520F5904" w14:textId="4D3B021B" w:rsidR="00B1589B" w:rsidDel="00C810E4" w:rsidRDefault="00000000">
      <w:pPr>
        <w:spacing w:after="0"/>
        <w:ind w:firstLine="720"/>
        <w:rPr>
          <w:del w:id="2957" w:author="Jujia Li" w:date="2026-02-16T10:06:00Z" w16du:dateUtc="2026-02-16T16:06:00Z"/>
        </w:rPr>
        <w:pPrChange w:id="2958" w:author="Jujia Li" w:date="2026-02-14T17:36:00Z" w16du:dateUtc="2026-02-14T23:36:00Z">
          <w:pPr>
            <w:ind w:firstLine="720"/>
          </w:pPr>
        </w:pPrChange>
      </w:pPr>
      <w:del w:id="2959" w:author="Jujia Li" w:date="2026-02-16T10:06:00Z" w16du:dateUtc="2026-02-16T16:06:00Z">
        <w:r w:rsidDel="00C810E4">
          <w:delText>The spatial clustering of buprenorphine consumption suggests disparities in access to medication-assisted treatment, with concentration in urban counties. The significant clustering of methadone use in [specific area] may reflect [interpretation]. These patterns identify opportunities for targeted intervention.</w:delText>
        </w:r>
      </w:del>
    </w:p>
    <w:p w14:paraId="31D6CA04" w14:textId="274B8FFE" w:rsidR="00B1589B" w:rsidDel="00C810E4" w:rsidRDefault="00000000">
      <w:pPr>
        <w:spacing w:after="0"/>
        <w:rPr>
          <w:del w:id="2960" w:author="Jujia Li" w:date="2026-02-16T10:06:00Z" w16du:dateUtc="2026-02-16T16:06:00Z"/>
        </w:rPr>
        <w:pPrChange w:id="2961" w:author="Jujia Li" w:date="2026-02-14T17:36:00Z" w16du:dateUtc="2026-02-14T23:36:00Z">
          <w:pPr/>
        </w:pPrChange>
      </w:pPr>
      <w:del w:id="2962" w:author="Jujia Li" w:date="2026-02-16T10:06:00Z" w16du:dateUtc="2026-02-16T16:06:00Z">
        <w:r w:rsidDel="00C810E4">
          <w:rPr>
            <w:b/>
          </w:rPr>
          <w:delText>Limitations</w:delText>
        </w:r>
      </w:del>
    </w:p>
    <w:p w14:paraId="1810D3F2" w14:textId="5AF9A3D5" w:rsidR="00B1589B" w:rsidDel="00C810E4" w:rsidRDefault="00000000">
      <w:pPr>
        <w:spacing w:after="0"/>
        <w:ind w:firstLine="720"/>
        <w:rPr>
          <w:del w:id="2963" w:author="Jujia Li" w:date="2026-02-16T10:06:00Z" w16du:dateUtc="2026-02-16T16:06:00Z"/>
        </w:rPr>
        <w:pPrChange w:id="2964" w:author="Jujia Li" w:date="2026-02-14T17:36:00Z" w16du:dateUtc="2026-02-14T23:36:00Z">
          <w:pPr>
            <w:ind w:firstLine="720"/>
          </w:pPr>
        </w:pPrChange>
      </w:pPr>
      <w:del w:id="2965" w:author="Jujia Li" w:date="2026-02-16T10:06:00Z" w16du:dateUtc="2026-02-16T16:06:00Z">
        <w:r w:rsidDel="00C810E4">
          <w:delText>This study has several limitations. First, ecological analyses at the county level may not reflect individual-level relationships. Second, the temporal scope was limited to 2016-2019. Third, opioid-related events may be underreported, particularly in rural areas with limited medical examiner resources. Fourth, data suppression in small counties required statistical adjustment, introducing uncertainty. Fifth, the observational design precludes causal inference.</w:delText>
        </w:r>
      </w:del>
    </w:p>
    <w:p w14:paraId="589FB23F" w14:textId="7A1C68EC" w:rsidR="00B1589B" w:rsidDel="00C810E4" w:rsidRDefault="00000000">
      <w:pPr>
        <w:spacing w:after="0"/>
        <w:rPr>
          <w:del w:id="2966" w:author="Jujia Li" w:date="2026-02-16T10:06:00Z" w16du:dateUtc="2026-02-16T16:06:00Z"/>
        </w:rPr>
        <w:pPrChange w:id="2967" w:author="Jujia Li" w:date="2026-02-14T17:36:00Z" w16du:dateUtc="2026-02-14T23:36:00Z">
          <w:pPr/>
        </w:pPrChange>
      </w:pPr>
      <w:del w:id="2968" w:author="Jujia Li" w:date="2026-02-16T10:06:00Z" w16du:dateUtc="2026-02-16T16:06:00Z">
        <w:r w:rsidDel="00C810E4">
          <w:rPr>
            <w:b/>
          </w:rPr>
          <w:delText>Conclusions</w:delText>
        </w:r>
      </w:del>
    </w:p>
    <w:p w14:paraId="0185F1BC" w14:textId="32F0D5E0" w:rsidR="00B1589B" w:rsidDel="00C810E4" w:rsidRDefault="00000000">
      <w:pPr>
        <w:spacing w:after="0"/>
        <w:ind w:firstLine="720"/>
        <w:rPr>
          <w:del w:id="2969" w:author="Jujia Li" w:date="2026-02-16T10:06:00Z" w16du:dateUtc="2026-02-16T16:06:00Z"/>
        </w:rPr>
        <w:pPrChange w:id="2970" w:author="Jujia Li" w:date="2026-02-14T17:36:00Z" w16du:dateUtc="2026-02-14T23:36:00Z">
          <w:pPr>
            <w:spacing w:after="240"/>
            <w:ind w:firstLine="720"/>
          </w:pPr>
        </w:pPrChange>
      </w:pPr>
      <w:del w:id="2971" w:author="Jujia Li" w:date="2026-02-16T10:06:00Z" w16du:dateUtc="2026-02-16T16:06:00Z">
        <w:r w:rsidDel="00C810E4">
          <w:delText>Northwestern Alabama represents a forgotten frontier in the opioid crisis. Despite a history of pill mill exposure and persistent health disparities, this region has received minimal research attention. Our analysis reveals substantial opioid burden and unique patterns that differ from national trends, reflecting the challenges of rural healthcare delivery. These findings underscore the need for increased research investment, expanded treatment resources, and policy approaches that address underlying health disparities in underserved rural communities.</w:delText>
        </w:r>
      </w:del>
    </w:p>
    <w:p w14:paraId="0A975A6B" w14:textId="5C49B296" w:rsidR="00B1589B" w:rsidDel="00C810E4" w:rsidRDefault="00B1589B">
      <w:pPr>
        <w:pBdr>
          <w:bottom w:val="single" w:sz="6" w:space="1" w:color="auto"/>
        </w:pBdr>
        <w:spacing w:before="120" w:after="0"/>
        <w:rPr>
          <w:del w:id="2972" w:author="Jujia Li" w:date="2026-02-16T10:06:00Z" w16du:dateUtc="2026-02-16T16:06:00Z"/>
        </w:rPr>
        <w:pPrChange w:id="2973" w:author="Jujia Li" w:date="2026-02-14T17:36:00Z" w16du:dateUtc="2026-02-14T23:36:00Z">
          <w:pPr>
            <w:pBdr>
              <w:bottom w:val="single" w:sz="6" w:space="1" w:color="auto"/>
            </w:pBdr>
            <w:spacing w:before="120"/>
          </w:pPr>
        </w:pPrChange>
      </w:pPr>
    </w:p>
    <w:p w14:paraId="6B747949" w14:textId="2112511A" w:rsidR="00B1589B" w:rsidDel="00C810E4" w:rsidRDefault="00000000">
      <w:pPr>
        <w:spacing w:before="240" w:after="0"/>
        <w:rPr>
          <w:del w:id="2974" w:author="Jujia Li" w:date="2026-02-16T10:08:00Z" w16du:dateUtc="2026-02-16T16:08:00Z"/>
        </w:rPr>
        <w:pPrChange w:id="2975" w:author="Jujia Li" w:date="2026-02-14T17:36:00Z" w16du:dateUtc="2026-02-14T23:36:00Z">
          <w:pPr>
            <w:spacing w:before="240"/>
          </w:pPr>
        </w:pPrChange>
      </w:pPr>
      <w:del w:id="2976" w:author="Jujia Li" w:date="2026-02-16T10:08:00Z" w16du:dateUtc="2026-02-16T16:08:00Z">
        <w:r w:rsidDel="00C810E4">
          <w:rPr>
            <w:b/>
            <w:sz w:val="24"/>
          </w:rPr>
          <w:delText>References</w:delText>
        </w:r>
      </w:del>
    </w:p>
    <w:p w14:paraId="6E5DD69F" w14:textId="584B62FA" w:rsidR="00B1589B" w:rsidDel="00C810E4" w:rsidRDefault="00000000">
      <w:pPr>
        <w:spacing w:after="0"/>
        <w:ind w:left="360" w:hanging="360"/>
        <w:rPr>
          <w:del w:id="2977" w:author="Jujia Li" w:date="2026-02-16T10:08:00Z" w16du:dateUtc="2026-02-16T16:08:00Z"/>
        </w:rPr>
        <w:pPrChange w:id="2978" w:author="Jujia Li" w:date="2026-02-14T17:36:00Z" w16du:dateUtc="2026-02-14T23:36:00Z">
          <w:pPr>
            <w:spacing w:after="60"/>
            <w:ind w:left="360" w:hanging="360"/>
          </w:pPr>
        </w:pPrChange>
      </w:pPr>
      <w:del w:id="2979" w:author="Jujia Li" w:date="2026-02-16T10:08:00Z" w16du:dateUtc="2026-02-16T16:08:00Z">
        <w:r w:rsidDel="00C810E4">
          <w:delText>1. Keyes KM, Cerdá M, Brady JE, Havens JR, Galea S. Understanding the rural-urban differences in nonmedical prescription opioid use and abuse in the United States. Am J Public Health. 2014;104(2):e52-e59. doi:10.2105/AJPH.2013.301709</w:delText>
        </w:r>
      </w:del>
    </w:p>
    <w:p w14:paraId="20FF85FA" w14:textId="0CA08987" w:rsidR="00B1589B" w:rsidDel="00C810E4" w:rsidRDefault="00000000">
      <w:pPr>
        <w:spacing w:after="0"/>
        <w:ind w:left="360" w:hanging="360"/>
        <w:rPr>
          <w:del w:id="2980" w:author="Jujia Li" w:date="2026-02-16T10:08:00Z" w16du:dateUtc="2026-02-16T16:08:00Z"/>
        </w:rPr>
        <w:pPrChange w:id="2981" w:author="Jujia Li" w:date="2026-02-14T17:36:00Z" w16du:dateUtc="2026-02-14T23:36:00Z">
          <w:pPr>
            <w:spacing w:after="60"/>
            <w:ind w:left="360" w:hanging="360"/>
          </w:pPr>
        </w:pPrChange>
      </w:pPr>
      <w:del w:id="2982" w:author="Jujia Li" w:date="2026-02-16T10:08:00Z" w16du:dateUtc="2026-02-16T16:08:00Z">
        <w:r w:rsidDel="00C810E4">
          <w:delText>2. Rigg KK, Monnat SM, Chavez MN. Opioid-related mortality in rural America: geographic heterogeneity and intervention strategies. Int J Drug Policy. 2018;57:119-129. doi:10.1016/j.drugpo.2018.04.011</w:delText>
        </w:r>
      </w:del>
    </w:p>
    <w:p w14:paraId="05C3972C" w14:textId="0C4DE5AA" w:rsidR="00B1589B" w:rsidRPr="00EA3336" w:rsidDel="00C810E4" w:rsidRDefault="00000000">
      <w:pPr>
        <w:spacing w:after="0"/>
        <w:ind w:left="360" w:hanging="360"/>
        <w:rPr>
          <w:del w:id="2983" w:author="Jujia Li" w:date="2026-02-16T10:08:00Z" w16du:dateUtc="2026-02-16T16:08:00Z"/>
          <w:rPrChange w:id="2984" w:author="Jujia Li" w:date="2026-02-16T10:14:00Z" w16du:dateUtc="2026-02-16T16:14:00Z">
            <w:rPr>
              <w:del w:id="2985" w:author="Jujia Li" w:date="2026-02-16T10:08:00Z" w16du:dateUtc="2026-02-16T16:08:00Z"/>
              <w:lang w:val="de-CH"/>
            </w:rPr>
          </w:rPrChange>
        </w:rPr>
        <w:pPrChange w:id="2986" w:author="Jujia Li" w:date="2026-02-14T17:36:00Z" w16du:dateUtc="2026-02-14T23:36:00Z">
          <w:pPr>
            <w:spacing w:after="60"/>
            <w:ind w:left="360" w:hanging="360"/>
          </w:pPr>
        </w:pPrChange>
      </w:pPr>
      <w:del w:id="2987" w:author="Jujia Li" w:date="2026-02-16T10:08:00Z" w16du:dateUtc="2026-02-16T16:08:00Z">
        <w:r w:rsidDel="00C810E4">
          <w:delText xml:space="preserve">3. Hedegaard H, Miniño AM, Warner M. Drug overdose deaths in the United States, 1999-2019. </w:delText>
        </w:r>
        <w:r w:rsidRPr="00EA3336" w:rsidDel="00C810E4">
          <w:rPr>
            <w:rPrChange w:id="2988" w:author="Jujia Li" w:date="2026-02-16T10:14:00Z" w16du:dateUtc="2026-02-16T16:14:00Z">
              <w:rPr>
                <w:lang w:val="de-CH"/>
              </w:rPr>
            </w:rPrChange>
          </w:rPr>
          <w:delText>NCHS Data Brief. 2020;(394):1-8.</w:delText>
        </w:r>
      </w:del>
    </w:p>
    <w:p w14:paraId="3B8B342C" w14:textId="2363BEBB" w:rsidR="00B1589B" w:rsidDel="00C810E4" w:rsidRDefault="00000000">
      <w:pPr>
        <w:spacing w:after="0"/>
        <w:ind w:left="360" w:hanging="360"/>
        <w:rPr>
          <w:del w:id="2989" w:author="Jujia Li" w:date="2026-02-16T10:08:00Z" w16du:dateUtc="2026-02-16T16:08:00Z"/>
        </w:rPr>
        <w:pPrChange w:id="2990" w:author="Jujia Li" w:date="2026-02-14T17:36:00Z" w16du:dateUtc="2026-02-14T23:36:00Z">
          <w:pPr>
            <w:spacing w:after="60"/>
            <w:ind w:left="360" w:hanging="360"/>
          </w:pPr>
        </w:pPrChange>
      </w:pPr>
      <w:del w:id="2991" w:author="Jujia Li" w:date="2026-02-16T10:08:00Z" w16du:dateUtc="2026-02-16T16:08:00Z">
        <w:r w:rsidRPr="00EA3336" w:rsidDel="00C810E4">
          <w:rPr>
            <w:rPrChange w:id="2992" w:author="Jujia Li" w:date="2026-02-16T10:14:00Z" w16du:dateUtc="2026-02-16T16:14:00Z">
              <w:rPr>
                <w:lang w:val="de-CH"/>
              </w:rPr>
            </w:rPrChange>
          </w:rPr>
          <w:delText xml:space="preserve">4. Meit M, Knudson A, Gilbert T, et al. </w:delText>
        </w:r>
        <w:r w:rsidDel="00C810E4">
          <w:delText>The 2014 Update of the Rural-Urban Chartbook. Rural Health Reform Policy Research Center; 2014.</w:delText>
        </w:r>
      </w:del>
    </w:p>
    <w:p w14:paraId="665D56DF" w14:textId="3838142A" w:rsidR="00B1589B" w:rsidDel="00C810E4" w:rsidRDefault="00000000">
      <w:pPr>
        <w:spacing w:after="0"/>
        <w:ind w:left="360" w:hanging="360"/>
        <w:rPr>
          <w:del w:id="2993" w:author="Jujia Li" w:date="2026-02-16T10:08:00Z" w16du:dateUtc="2026-02-16T16:08:00Z"/>
        </w:rPr>
        <w:pPrChange w:id="2994" w:author="Jujia Li" w:date="2026-02-14T17:36:00Z" w16du:dateUtc="2026-02-14T23:36:00Z">
          <w:pPr>
            <w:spacing w:after="60"/>
            <w:ind w:left="360" w:hanging="360"/>
          </w:pPr>
        </w:pPrChange>
      </w:pPr>
      <w:del w:id="2995" w:author="Jujia Li" w:date="2026-02-16T10:08:00Z" w16du:dateUtc="2026-02-16T16:08:00Z">
        <w:r w:rsidDel="00C810E4">
          <w:delText>5. Woolf SH, Schoomaker H. Life expectancy and mortality rates in the United States, 1959-2017. JAMA. 2019;322(20):1996-2016. doi:10.1001/jama.2019.16932</w:delText>
        </w:r>
      </w:del>
    </w:p>
    <w:p w14:paraId="25DA8F84" w14:textId="3D0CEFC0" w:rsidR="00B1589B" w:rsidDel="00C810E4" w:rsidRDefault="00000000">
      <w:pPr>
        <w:spacing w:after="0"/>
        <w:ind w:left="360" w:hanging="360"/>
        <w:rPr>
          <w:del w:id="2996" w:author="Jujia Li" w:date="2026-02-16T10:08:00Z" w16du:dateUtc="2026-02-16T16:08:00Z"/>
        </w:rPr>
        <w:pPrChange w:id="2997" w:author="Jujia Li" w:date="2026-02-14T17:36:00Z" w16du:dateUtc="2026-02-14T23:36:00Z">
          <w:pPr>
            <w:spacing w:after="60"/>
            <w:ind w:left="360" w:hanging="360"/>
          </w:pPr>
        </w:pPrChange>
      </w:pPr>
      <w:del w:id="2998" w:author="Jujia Li" w:date="2026-02-16T10:08:00Z" w16du:dateUtc="2026-02-16T16:08:00Z">
        <w:r w:rsidDel="00C810E4">
          <w:delText>6. [Citation for research attention disparities]</w:delText>
        </w:r>
      </w:del>
    </w:p>
    <w:p w14:paraId="4CC08103" w14:textId="710CD854" w:rsidR="00B1589B" w:rsidDel="00C810E4" w:rsidRDefault="00000000">
      <w:pPr>
        <w:spacing w:after="0"/>
        <w:ind w:left="360" w:hanging="360"/>
        <w:rPr>
          <w:del w:id="2999" w:author="Jujia Li" w:date="2026-02-16T10:08:00Z" w16du:dateUtc="2026-02-16T16:08:00Z"/>
        </w:rPr>
        <w:pPrChange w:id="3000" w:author="Jujia Li" w:date="2026-02-14T17:36:00Z" w16du:dateUtc="2026-02-14T23:36:00Z">
          <w:pPr>
            <w:spacing w:after="60"/>
            <w:ind w:left="360" w:hanging="360"/>
          </w:pPr>
        </w:pPrChange>
      </w:pPr>
      <w:del w:id="3001" w:author="Jujia Li" w:date="2026-02-16T10:08:00Z" w16du:dateUtc="2026-02-16T16:08:00Z">
        <w:r w:rsidDel="00C810E4">
          <w:delText>7. Van Zee A. The promotion and marketing of OxyContin: commercial triumph, public health tragedy. Am J Public Health. 2009;99(2):221-227. doi:10.2105/AJPH.2007.131714</w:delText>
        </w:r>
      </w:del>
    </w:p>
    <w:p w14:paraId="10222390" w14:textId="26C1151B" w:rsidR="00B1589B" w:rsidDel="00C810E4" w:rsidRDefault="00000000">
      <w:pPr>
        <w:spacing w:after="0"/>
        <w:ind w:left="360" w:hanging="360"/>
        <w:rPr>
          <w:del w:id="3002" w:author="Jujia Li" w:date="2026-02-16T10:08:00Z" w16du:dateUtc="2026-02-16T16:08:00Z"/>
        </w:rPr>
        <w:pPrChange w:id="3003" w:author="Jujia Li" w:date="2026-02-14T17:36:00Z" w16du:dateUtc="2026-02-14T23:36:00Z">
          <w:pPr>
            <w:spacing w:after="60"/>
            <w:ind w:left="360" w:hanging="360"/>
          </w:pPr>
        </w:pPrChange>
      </w:pPr>
      <w:del w:id="3004" w:author="Jujia Li" w:date="2026-02-16T10:08:00Z" w16du:dateUtc="2026-02-16T16:08:00Z">
        <w:r w:rsidDel="00C810E4">
          <w:delText>8. Kennedy-Hendricks A, Richey M, McGinty EE, Stuart EA, Barry CL, Webster DW. Opioid overdose deaths and Florida's crackdown on pill mills. Am J Public Health. 2016;106(2):291-297. doi:10.2105/AJPH.2015.302953</w:delText>
        </w:r>
      </w:del>
    </w:p>
    <w:p w14:paraId="08BB0C21" w14:textId="15D791B2" w:rsidR="00B1589B" w:rsidDel="00C810E4" w:rsidRDefault="00000000">
      <w:pPr>
        <w:spacing w:after="0"/>
        <w:ind w:left="360" w:hanging="360"/>
        <w:rPr>
          <w:del w:id="3005" w:author="Jujia Li" w:date="2026-02-16T10:08:00Z" w16du:dateUtc="2026-02-16T16:08:00Z"/>
        </w:rPr>
        <w:pPrChange w:id="3006" w:author="Jujia Li" w:date="2026-02-14T17:36:00Z" w16du:dateUtc="2026-02-14T23:36:00Z">
          <w:pPr>
            <w:spacing w:after="60"/>
            <w:ind w:left="360" w:hanging="360"/>
          </w:pPr>
        </w:pPrChange>
      </w:pPr>
      <w:del w:id="3007" w:author="Jujia Li" w:date="2026-02-16T10:08:00Z" w16du:dateUtc="2026-02-16T16:08:00Z">
        <w:r w:rsidDel="00C810E4">
          <w:delText>9. [Citation comparing research attention across Appalachian regions]</w:delText>
        </w:r>
      </w:del>
    </w:p>
    <w:p w14:paraId="0ACD060A" w14:textId="035EC4AC" w:rsidR="00B1589B" w:rsidDel="00C810E4" w:rsidRDefault="00000000">
      <w:pPr>
        <w:spacing w:after="0"/>
        <w:ind w:left="360" w:hanging="360"/>
        <w:rPr>
          <w:del w:id="3008" w:author="Jujia Li" w:date="2026-02-16T10:08:00Z" w16du:dateUtc="2026-02-16T16:08:00Z"/>
        </w:rPr>
        <w:pPrChange w:id="3009" w:author="Jujia Li" w:date="2026-02-14T17:36:00Z" w16du:dateUtc="2026-02-14T23:36:00Z">
          <w:pPr>
            <w:spacing w:after="60"/>
            <w:ind w:left="360" w:hanging="360"/>
          </w:pPr>
        </w:pPrChange>
      </w:pPr>
      <w:del w:id="3010" w:author="Jujia Li" w:date="2026-02-16T10:08:00Z" w16du:dateUtc="2026-02-16T16:08:00Z">
        <w:r w:rsidRPr="00EA3336" w:rsidDel="00C810E4">
          <w:delText xml:space="preserve">10. Sumner SA, Bowen D, Holland K, et al. </w:delText>
        </w:r>
        <w:r w:rsidDel="00C810E4">
          <w:delText>Estimating weekly national opioid overdose deaths in near real time using multiple proxy data sources. JAMA Netw Open. 2022;5(7):e2223033. doi:10.1001/jamanetworkopen.2022.23033</w:delText>
        </w:r>
      </w:del>
    </w:p>
    <w:p w14:paraId="766D5C03" w14:textId="0785394D" w:rsidR="00B1589B" w:rsidDel="00C810E4" w:rsidRDefault="00000000">
      <w:pPr>
        <w:spacing w:after="0"/>
        <w:ind w:left="360" w:hanging="360"/>
        <w:rPr>
          <w:del w:id="3011" w:author="Jujia Li" w:date="2026-02-16T10:08:00Z" w16du:dateUtc="2026-02-16T16:08:00Z"/>
        </w:rPr>
        <w:pPrChange w:id="3012" w:author="Jujia Li" w:date="2026-02-14T17:36:00Z" w16du:dateUtc="2026-02-14T23:36:00Z">
          <w:pPr>
            <w:spacing w:after="60"/>
            <w:ind w:left="360" w:hanging="360"/>
          </w:pPr>
        </w:pPrChange>
      </w:pPr>
      <w:del w:id="3013" w:author="Jujia Li" w:date="2026-02-16T10:08:00Z" w16du:dateUtc="2026-02-16T16:08:00Z">
        <w:r w:rsidDel="00C810E4">
          <w:delText>11. Vivolo-Kantor AM, Seth P, Gladden RM, et al. Vital signs: trends in emergency department visits for suspected opioid overdoses—United States, July 2016–September 2017. MMWR Morb Mortal Wkly Rep. 2018;67(9):279-285. doi:10.15585/mmwr.mm6709e1</w:delText>
        </w:r>
      </w:del>
    </w:p>
    <w:p w14:paraId="5C6FC9A3" w14:textId="542D8885" w:rsidR="00B1589B" w:rsidDel="00C810E4" w:rsidRDefault="00000000">
      <w:pPr>
        <w:spacing w:after="0"/>
        <w:ind w:left="360" w:hanging="360"/>
        <w:rPr>
          <w:del w:id="3014" w:author="Jujia Li" w:date="2026-02-16T10:08:00Z" w16du:dateUtc="2026-02-16T16:08:00Z"/>
        </w:rPr>
        <w:pPrChange w:id="3015" w:author="Jujia Li" w:date="2026-02-14T17:36:00Z" w16du:dateUtc="2026-02-14T23:36:00Z">
          <w:pPr>
            <w:spacing w:after="60"/>
            <w:ind w:left="360" w:hanging="360"/>
          </w:pPr>
        </w:pPrChange>
      </w:pPr>
      <w:del w:id="3016" w:author="Jujia Li" w:date="2026-02-16T10:08:00Z" w16du:dateUtc="2026-02-16T16:08:00Z">
        <w:r w:rsidDel="00C810E4">
          <w:delText>12. Anselin L. Local indicators of spatial association—LISA. Geogr Anal. 1995;27(2):93-115. doi:10.1111/j.1538-4632.1995.tb00338.x</w:delText>
        </w:r>
      </w:del>
    </w:p>
    <w:p w14:paraId="47975771" w14:textId="01CA7516" w:rsidR="00B1589B" w:rsidDel="00C810E4" w:rsidRDefault="00000000">
      <w:pPr>
        <w:spacing w:after="0"/>
        <w:ind w:left="360" w:hanging="360"/>
        <w:rPr>
          <w:del w:id="3017" w:author="Jujia Li" w:date="2026-02-16T10:08:00Z" w16du:dateUtc="2026-02-16T16:08:00Z"/>
        </w:rPr>
        <w:pPrChange w:id="3018" w:author="Jujia Li" w:date="2026-02-14T17:36:00Z" w16du:dateUtc="2026-02-14T23:36:00Z">
          <w:pPr>
            <w:spacing w:after="60"/>
            <w:ind w:left="360" w:hanging="360"/>
          </w:pPr>
        </w:pPrChange>
      </w:pPr>
      <w:del w:id="3019" w:author="Jujia Li" w:date="2026-02-16T10:08:00Z" w16du:dateUtc="2026-02-16T16:08:00Z">
        <w:r w:rsidDel="00C810E4">
          <w:delText>13. Getis A, Ord JK. The analysis of spatial association by use of distance statistics. Geogr Anal. 1992;24(3):189-206. doi:10.1111/j.1538-4632.1992.tb00261.x</w:delText>
        </w:r>
      </w:del>
    </w:p>
    <w:p w14:paraId="1402731A" w14:textId="79AF5DD2" w:rsidR="00B1589B" w:rsidDel="00C810E4" w:rsidRDefault="00000000">
      <w:pPr>
        <w:spacing w:after="0"/>
        <w:ind w:left="360" w:hanging="360"/>
        <w:rPr>
          <w:del w:id="3020" w:author="Jujia Li" w:date="2026-02-16T10:08:00Z" w16du:dateUtc="2026-02-16T16:08:00Z"/>
        </w:rPr>
        <w:pPrChange w:id="3021" w:author="Jujia Li" w:date="2026-02-14T17:36:00Z" w16du:dateUtc="2026-02-14T23:36:00Z">
          <w:pPr>
            <w:spacing w:after="60"/>
            <w:ind w:left="360" w:hanging="360"/>
          </w:pPr>
        </w:pPrChange>
      </w:pPr>
      <w:del w:id="3022" w:author="Jujia Li" w:date="2026-02-16T10:08:00Z" w16du:dateUtc="2026-02-16T16:08:00Z">
        <w:r w:rsidDel="00C810E4">
          <w:delText>14. Liu S, Scholl L, Hoots B, Seth P. Nonfatal drug and polydrug overdoses treated in emergency departments—29 states, 2018-2019. MMWR Morb Mortal Wkly Rep. 2020;69(34):1149-1155. doi:10.15585/mmwr.mm6934a1</w:delText>
        </w:r>
      </w:del>
    </w:p>
    <w:p w14:paraId="3D06793F" w14:textId="75A1DC49" w:rsidR="00B1589B" w:rsidDel="00C810E4" w:rsidRDefault="00000000">
      <w:pPr>
        <w:spacing w:after="0"/>
        <w:ind w:left="360" w:hanging="360"/>
        <w:rPr>
          <w:del w:id="3023" w:author="Jujia Li" w:date="2026-02-16T10:08:00Z" w16du:dateUtc="2026-02-16T16:08:00Z"/>
        </w:rPr>
        <w:pPrChange w:id="3024" w:author="Jujia Li" w:date="2026-02-14T17:36:00Z" w16du:dateUtc="2026-02-14T23:36:00Z">
          <w:pPr>
            <w:spacing w:after="60"/>
            <w:ind w:left="360" w:hanging="360"/>
          </w:pPr>
        </w:pPrChange>
      </w:pPr>
      <w:del w:id="3025" w:author="Jujia Li" w:date="2026-02-16T10:08:00Z" w16du:dateUtc="2026-02-16T16:08:00Z">
        <w:r w:rsidDel="00C810E4">
          <w:delText>15. Gladden RM, O'Donnell J, Mattson CL, Seth P. Changes in opioid-involved overdose deaths by opioid type and presence of benzodiazepines, cocaine, and methamphetamine—25 states, July-December 2017 to January-June 2018. MMWR Morb Mortal Wkly Rep. 2019;68(34):737-744. doi:10.15585/mmwr.mm6834a2</w:delText>
        </w:r>
      </w:del>
    </w:p>
    <w:p w14:paraId="3C6646B2" w14:textId="7C8FBE78" w:rsidR="00B1589B" w:rsidDel="00C810E4" w:rsidRDefault="00000000">
      <w:pPr>
        <w:spacing w:after="0"/>
        <w:ind w:left="360" w:hanging="360"/>
        <w:rPr>
          <w:del w:id="3026" w:author="Jujia Li" w:date="2026-02-16T10:08:00Z" w16du:dateUtc="2026-02-16T16:08:00Z"/>
        </w:rPr>
        <w:pPrChange w:id="3027" w:author="Jujia Li" w:date="2026-02-14T17:36:00Z" w16du:dateUtc="2026-02-14T23:36:00Z">
          <w:pPr>
            <w:spacing w:after="60"/>
            <w:ind w:left="360" w:hanging="360"/>
          </w:pPr>
        </w:pPrChange>
      </w:pPr>
      <w:del w:id="3028" w:author="Jujia Li" w:date="2026-02-16T10:08:00Z" w16du:dateUtc="2026-02-16T16:08:00Z">
        <w:r w:rsidDel="00C810E4">
          <w:delText>16. Kiang MV, Basu S, Chen J, Alexander MJ. Assessment of changes in the geographical distribution of opioid-related mortality across the United States by opioid type, 1999-2016. JAMA Netw Open. 2019;2(2):e190040. doi:10.1001/jamanetworkopen.2019.0040</w:delText>
        </w:r>
      </w:del>
    </w:p>
    <w:p w14:paraId="3AB2E837" w14:textId="3D7A594D" w:rsidR="00B1589B" w:rsidDel="00C810E4" w:rsidRDefault="00000000">
      <w:pPr>
        <w:spacing w:after="0"/>
        <w:ind w:left="360" w:hanging="360"/>
        <w:rPr>
          <w:del w:id="3029" w:author="Jujia Li" w:date="2026-02-16T10:08:00Z" w16du:dateUtc="2026-02-16T16:08:00Z"/>
        </w:rPr>
        <w:pPrChange w:id="3030" w:author="Jujia Li" w:date="2026-02-14T17:36:00Z" w16du:dateUtc="2026-02-14T23:36:00Z">
          <w:pPr>
            <w:spacing w:after="60"/>
            <w:ind w:left="360" w:hanging="360"/>
          </w:pPr>
        </w:pPrChange>
      </w:pPr>
      <w:del w:id="3031" w:author="Jujia Li" w:date="2026-02-16T10:08:00Z" w16du:dateUtc="2026-02-16T16:08:00Z">
        <w:r w:rsidDel="00C810E4">
          <w:delText>17. Cerdá M, Gaidus A, Keyes KM, et al. Prescription opioid poisoning across urban and rural areas: identifying vulnerable groups and geographic areas. Addiction. 2017;112(1):103-112. doi:10.1111/add.13543</w:delText>
        </w:r>
      </w:del>
    </w:p>
    <w:p w14:paraId="7C835FBE" w14:textId="1192F455" w:rsidR="00B1589B" w:rsidDel="00C810E4" w:rsidRDefault="00000000">
      <w:pPr>
        <w:spacing w:after="0"/>
        <w:ind w:left="360" w:hanging="360"/>
        <w:rPr>
          <w:del w:id="3032" w:author="Jujia Li" w:date="2026-02-16T10:08:00Z" w16du:dateUtc="2026-02-16T16:08:00Z"/>
        </w:rPr>
        <w:pPrChange w:id="3033" w:author="Jujia Li" w:date="2026-02-14T17:36:00Z" w16du:dateUtc="2026-02-14T23:36:00Z">
          <w:pPr>
            <w:spacing w:after="60"/>
            <w:ind w:left="360" w:hanging="360"/>
          </w:pPr>
        </w:pPrChange>
      </w:pPr>
      <w:del w:id="3034" w:author="Jujia Li" w:date="2026-02-16T10:08:00Z" w16du:dateUtc="2026-02-16T16:08:00Z">
        <w:r w:rsidDel="00C810E4">
          <w:delText>18. Manchikanti L, Helm S, Fellows B, et al. Opioid epidemic in the United States. Pain Physician. 2012;15(3 Suppl):ES9-ES38.</w:delText>
        </w:r>
      </w:del>
    </w:p>
    <w:p w14:paraId="56FCED17" w14:textId="4DB41D6C" w:rsidR="00B1589B" w:rsidRDefault="00000000">
      <w:pPr>
        <w:spacing w:after="0"/>
        <w:pPrChange w:id="3035" w:author="Jujia Li" w:date="2026-02-14T17:36:00Z" w16du:dateUtc="2026-02-14T23:36:00Z">
          <w:pPr>
            <w:spacing w:after="240"/>
          </w:pPr>
        </w:pPrChange>
      </w:pPr>
      <w:del w:id="3036" w:author="Jujia Li" w:date="2026-02-16T10:08:00Z" w16du:dateUtc="2026-02-16T16:08:00Z">
        <w:r w:rsidDel="00C810E4">
          <w:rPr>
            <w:i/>
          </w:rPr>
          <w:delText>[Additional references to be added as needed, up to 50-75 total]</w:delText>
        </w:r>
      </w:del>
    </w:p>
    <w:p w14:paraId="402068F1" w14:textId="77777777" w:rsidR="00B1589B" w:rsidRDefault="00B1589B">
      <w:pPr>
        <w:pBdr>
          <w:bottom w:val="single" w:sz="6" w:space="1" w:color="auto"/>
        </w:pBdr>
        <w:spacing w:before="120" w:after="0"/>
        <w:pPrChange w:id="3037" w:author="Jujia Li" w:date="2026-02-14T17:36:00Z" w16du:dateUtc="2026-02-14T23:36:00Z">
          <w:pPr>
            <w:pBdr>
              <w:bottom w:val="single" w:sz="6" w:space="1" w:color="auto"/>
            </w:pBdr>
            <w:spacing w:before="120"/>
          </w:pPr>
        </w:pPrChange>
      </w:pPr>
    </w:p>
    <w:p w14:paraId="3666BA5F" w14:textId="77777777" w:rsidR="00B1589B" w:rsidRDefault="00000000">
      <w:pPr>
        <w:spacing w:before="240" w:after="0"/>
        <w:pPrChange w:id="3038" w:author="Jujia Li" w:date="2026-02-14T17:36:00Z" w16du:dateUtc="2026-02-14T23:36:00Z">
          <w:pPr>
            <w:spacing w:before="240"/>
          </w:pPr>
        </w:pPrChange>
      </w:pPr>
      <w:r>
        <w:rPr>
          <w:b/>
          <w:sz w:val="24"/>
        </w:rPr>
        <w:t>Tables and Figures</w:t>
      </w:r>
    </w:p>
    <w:p w14:paraId="1E0899AB" w14:textId="53AF1AF9" w:rsidR="00B1589B" w:rsidRDefault="00000000">
      <w:pPr>
        <w:spacing w:after="0"/>
        <w:pPrChange w:id="3039" w:author="Jujia Li" w:date="2026-02-14T17:36:00Z" w16du:dateUtc="2026-02-14T23:36:00Z">
          <w:pPr/>
        </w:pPrChange>
      </w:pPr>
      <w:r>
        <w:rPr>
          <w:b/>
        </w:rPr>
        <w:t>Table 1. Characteristics of Northwestern Alabama Counties: Demographics, Socioeconomic Indicators, and Healthcare Access</w:t>
      </w:r>
      <w:ins w:id="3040" w:author="Jujia Li" w:date="2026-02-16T10:09:00Z" w16du:dateUtc="2026-02-16T16:09:00Z">
        <w:r w:rsidR="00C810E4">
          <w:rPr>
            <w:b/>
          </w:rPr>
          <w:t xml:space="preserve"> </w:t>
        </w:r>
        <w:r w:rsidR="00C810E4" w:rsidRPr="00C810E4">
          <w:rPr>
            <w:bCs/>
            <w:u w:val="single"/>
            <w:rPrChange w:id="3041" w:author="Jujia Li" w:date="2026-02-16T10:11:00Z" w16du:dateUtc="2026-02-16T16:11:00Z">
              <w:rPr>
                <w:b/>
              </w:rPr>
            </w:rPrChange>
          </w:rPr>
          <w:t>Appendix A1</w:t>
        </w:r>
      </w:ins>
    </w:p>
    <w:p w14:paraId="4AFBEFB7" w14:textId="77777777" w:rsidR="00B1589B" w:rsidRDefault="00000000">
      <w:pPr>
        <w:spacing w:after="0"/>
        <w:pPrChange w:id="3042" w:author="Jujia Li" w:date="2026-02-14T17:36:00Z" w16du:dateUtc="2026-02-14T23:36:00Z">
          <w:pPr/>
        </w:pPrChange>
      </w:pPr>
      <w:r>
        <w:rPr>
          <w:i/>
        </w:rPr>
        <w:t>[Table to be inserted with county-level data on population, % rural, median income, % uninsured, HPSA status, MAT providers]</w:t>
      </w:r>
    </w:p>
    <w:p w14:paraId="3E281AF8" w14:textId="77777777" w:rsidR="00B1589B" w:rsidRDefault="00000000">
      <w:pPr>
        <w:spacing w:after="0"/>
        <w:pPrChange w:id="3043" w:author="Jujia Li" w:date="2026-02-14T17:36:00Z" w16du:dateUtc="2026-02-14T23:36:00Z">
          <w:pPr/>
        </w:pPrChange>
      </w:pPr>
      <w:r>
        <w:rPr>
          <w:b/>
        </w:rPr>
        <w:t>Table 2. Summary of Opioid-Related ED Visits and Mortality by County (2016-2019)</w:t>
      </w:r>
    </w:p>
    <w:p w14:paraId="239F6D9E" w14:textId="77777777" w:rsidR="00B1589B" w:rsidRDefault="00000000">
      <w:pPr>
        <w:spacing w:after="0"/>
        <w:pPrChange w:id="3044" w:author="Jujia Li" w:date="2026-02-14T17:36:00Z" w16du:dateUtc="2026-02-14T23:36:00Z">
          <w:pPr/>
        </w:pPrChange>
      </w:pPr>
      <w:r>
        <w:rPr>
          <w:i/>
        </w:rPr>
        <w:t>[Table from preliminary analysis — total visits, rates per 100,000, mortality counts]</w:t>
      </w:r>
    </w:p>
    <w:p w14:paraId="363D11DA" w14:textId="77777777" w:rsidR="00B1589B" w:rsidRDefault="00000000">
      <w:pPr>
        <w:spacing w:after="0"/>
        <w:pPrChange w:id="3045" w:author="Jujia Li" w:date="2026-02-14T17:36:00Z" w16du:dateUtc="2026-02-14T23:36:00Z">
          <w:pPr/>
        </w:pPrChange>
      </w:pPr>
      <w:r>
        <w:rPr>
          <w:b/>
        </w:rPr>
        <w:t>Figure 1. Map of Northwestern Alabama Study Region with Health Disparity Indicators</w:t>
      </w:r>
    </w:p>
    <w:p w14:paraId="5FE2AEA9" w14:textId="77777777" w:rsidR="00B1589B" w:rsidRDefault="00000000">
      <w:pPr>
        <w:spacing w:after="0"/>
        <w:pPrChange w:id="3046" w:author="Jujia Li" w:date="2026-02-14T17:36:00Z" w16du:dateUtc="2026-02-14T23:36:00Z">
          <w:pPr/>
        </w:pPrChange>
      </w:pPr>
      <w:r>
        <w:rPr>
          <w:i/>
        </w:rPr>
        <w:t>[Map showing 22 counties with HPSA designations, treatment facility locations]</w:t>
      </w:r>
    </w:p>
    <w:p w14:paraId="16537AC4" w14:textId="77777777" w:rsidR="00B1589B" w:rsidRDefault="00000000">
      <w:pPr>
        <w:spacing w:after="0"/>
        <w:pPrChange w:id="3047" w:author="Jujia Li" w:date="2026-02-14T17:36:00Z" w16du:dateUtc="2026-02-14T23:36:00Z">
          <w:pPr/>
        </w:pPrChange>
      </w:pPr>
      <w:r>
        <w:rPr>
          <w:b/>
        </w:rPr>
        <w:t>Figure 2. The ED Visit–Mortality Relationship: Comparison to National Patterns</w:t>
      </w:r>
    </w:p>
    <w:p w14:paraId="1B995DDD" w14:textId="77777777" w:rsidR="00B1589B" w:rsidRDefault="00000000">
      <w:pPr>
        <w:spacing w:after="0"/>
        <w:pPrChange w:id="3048" w:author="Jujia Li" w:date="2026-02-14T17:36:00Z" w16du:dateUtc="2026-02-14T23:36:00Z">
          <w:pPr/>
        </w:pPrChange>
      </w:pPr>
      <w:r>
        <w:rPr>
          <w:i/>
        </w:rPr>
        <w:t>[Scatter plot with regression line, compared to Sumner et al. finding of r = 0.92]</w:t>
      </w:r>
    </w:p>
    <w:p w14:paraId="65B2A4A6" w14:textId="77777777" w:rsidR="00B1589B" w:rsidRDefault="00000000">
      <w:pPr>
        <w:spacing w:after="0"/>
        <w:pPrChange w:id="3049" w:author="Jujia Li" w:date="2026-02-14T17:36:00Z" w16du:dateUtc="2026-02-14T23:36:00Z">
          <w:pPr/>
        </w:pPrChange>
      </w:pPr>
      <w:r>
        <w:rPr>
          <w:b/>
        </w:rPr>
        <w:t>Figure 3. Hot Spot Analysis — Geographic Clustering of Opioid Burden</w:t>
      </w:r>
    </w:p>
    <w:p w14:paraId="11636B72" w14:textId="77777777" w:rsidR="00B1589B" w:rsidRDefault="00000000">
      <w:pPr>
        <w:spacing w:after="0"/>
        <w:pPrChange w:id="3050" w:author="Jujia Li" w:date="2026-02-14T17:36:00Z" w16du:dateUtc="2026-02-14T23:36:00Z">
          <w:pPr>
            <w:spacing w:after="240"/>
          </w:pPr>
        </w:pPrChange>
      </w:pPr>
      <w:r>
        <w:rPr>
          <w:i/>
        </w:rPr>
        <w:t>[Getis-Ord Gi* maps for ED visits, mortality, and drug consumption]</w:t>
      </w:r>
    </w:p>
    <w:p w14:paraId="2E1DA08C" w14:textId="77777777" w:rsidR="00B1589B" w:rsidRDefault="00B1589B">
      <w:pPr>
        <w:pBdr>
          <w:bottom w:val="single" w:sz="6" w:space="1" w:color="auto"/>
        </w:pBdr>
        <w:spacing w:before="120" w:after="0"/>
        <w:pPrChange w:id="3051" w:author="Jujia Li" w:date="2026-02-14T17:36:00Z" w16du:dateUtc="2026-02-14T23:36:00Z">
          <w:pPr>
            <w:pBdr>
              <w:bottom w:val="single" w:sz="6" w:space="1" w:color="auto"/>
            </w:pBdr>
            <w:spacing w:before="120"/>
          </w:pPr>
        </w:pPrChange>
      </w:pPr>
    </w:p>
    <w:p w14:paraId="41A4F42D" w14:textId="77777777" w:rsidR="00B1589B" w:rsidRDefault="00000000">
      <w:pPr>
        <w:spacing w:before="240" w:after="0"/>
        <w:pPrChange w:id="3052" w:author="Jujia Li" w:date="2026-02-14T17:36:00Z" w16du:dateUtc="2026-02-14T23:36:00Z">
          <w:pPr>
            <w:spacing w:before="240"/>
          </w:pPr>
        </w:pPrChange>
      </w:pPr>
      <w:r>
        <w:rPr>
          <w:b/>
          <w:sz w:val="24"/>
        </w:rPr>
        <w:lastRenderedPageBreak/>
        <w:t>Supplement (eAppendix)</w:t>
      </w:r>
    </w:p>
    <w:p w14:paraId="7038299A" w14:textId="77777777" w:rsidR="00B1589B" w:rsidRDefault="00000000">
      <w:pPr>
        <w:spacing w:after="0"/>
        <w:pPrChange w:id="3053" w:author="Jujia Li" w:date="2026-02-14T17:36:00Z" w16du:dateUtc="2026-02-14T23:36:00Z">
          <w:pPr/>
        </w:pPrChange>
      </w:pPr>
      <w:r>
        <w:rPr>
          <w:b/>
        </w:rPr>
        <w:t>eMethods 1: Data Processing and Suppressed Data Adjustment</w:t>
      </w:r>
    </w:p>
    <w:p w14:paraId="35A0EF2F" w14:textId="77777777" w:rsidR="00B1589B" w:rsidRDefault="00000000">
      <w:pPr>
        <w:pStyle w:val="ListBullet"/>
        <w:spacing w:after="0"/>
        <w:pPrChange w:id="3054" w:author="Jujia Li" w:date="2026-02-14T17:36:00Z" w16du:dateUtc="2026-02-14T23:36:00Z">
          <w:pPr>
            <w:pStyle w:val="ListBullet"/>
          </w:pPr>
        </w:pPrChange>
      </w:pPr>
      <w:r>
        <w:t>CDC WONDER suppression policy (counts 1-10 suppressed)</w:t>
      </w:r>
    </w:p>
    <w:p w14:paraId="7A04A9D3" w14:textId="77777777" w:rsidR="00B1589B" w:rsidRDefault="00000000">
      <w:pPr>
        <w:pStyle w:val="ListBullet"/>
        <w:spacing w:after="0"/>
        <w:pPrChange w:id="3055" w:author="Jujia Li" w:date="2026-02-14T17:36:00Z" w16du:dateUtc="2026-02-14T23:36:00Z">
          <w:pPr>
            <w:pStyle w:val="ListBullet"/>
          </w:pPr>
        </w:pPrChange>
      </w:pPr>
      <w:r>
        <w:t>EM algorithm-based adjustment approach</w:t>
      </w:r>
    </w:p>
    <w:p w14:paraId="1FF3F5FF" w14:textId="77777777" w:rsidR="00B1589B" w:rsidRDefault="00000000">
      <w:pPr>
        <w:pStyle w:val="ListBullet"/>
        <w:spacing w:after="0"/>
        <w:pPrChange w:id="3056" w:author="Jujia Li" w:date="2026-02-14T17:36:00Z" w16du:dateUtc="2026-02-14T23:36:00Z">
          <w:pPr>
            <w:pStyle w:val="ListBullet"/>
          </w:pPr>
        </w:pPrChange>
      </w:pPr>
      <w:r>
        <w:t>Sensitivity analyses</w:t>
      </w:r>
    </w:p>
    <w:p w14:paraId="6D30F24E" w14:textId="77777777" w:rsidR="00B1589B" w:rsidRDefault="00000000">
      <w:pPr>
        <w:spacing w:after="0"/>
        <w:pPrChange w:id="3057" w:author="Jujia Li" w:date="2026-02-14T17:36:00Z" w16du:dateUtc="2026-02-14T23:36:00Z">
          <w:pPr/>
        </w:pPrChange>
      </w:pPr>
      <w:r>
        <w:rPr>
          <w:b/>
        </w:rPr>
        <w:t>eMethods 2: Spatial Analysis Technical Details</w:t>
      </w:r>
    </w:p>
    <w:p w14:paraId="09CC7CCC" w14:textId="77777777" w:rsidR="00B1589B" w:rsidRDefault="00000000">
      <w:pPr>
        <w:pStyle w:val="ListBullet"/>
        <w:spacing w:after="0"/>
        <w:pPrChange w:id="3058" w:author="Jujia Li" w:date="2026-02-14T17:36:00Z" w16du:dateUtc="2026-02-14T23:36:00Z">
          <w:pPr>
            <w:pStyle w:val="ListBullet"/>
          </w:pPr>
        </w:pPrChange>
      </w:pPr>
      <w:r>
        <w:t>Global Moran's I specifications</w:t>
      </w:r>
    </w:p>
    <w:p w14:paraId="04DC454D" w14:textId="77777777" w:rsidR="00B1589B" w:rsidRDefault="00000000">
      <w:pPr>
        <w:pStyle w:val="ListBullet"/>
        <w:spacing w:after="0"/>
        <w:pPrChange w:id="3059" w:author="Jujia Li" w:date="2026-02-14T17:36:00Z" w16du:dateUtc="2026-02-14T23:36:00Z">
          <w:pPr>
            <w:pStyle w:val="ListBullet"/>
          </w:pPr>
        </w:pPrChange>
      </w:pPr>
      <w:r>
        <w:t>Getis-Ord Gi* calculations</w:t>
      </w:r>
    </w:p>
    <w:p w14:paraId="115B4E60" w14:textId="77777777" w:rsidR="00B1589B" w:rsidRDefault="00000000">
      <w:pPr>
        <w:pStyle w:val="ListBullet"/>
        <w:spacing w:after="0"/>
        <w:pPrChange w:id="3060" w:author="Jujia Li" w:date="2026-02-14T17:36:00Z" w16du:dateUtc="2026-02-14T23:36:00Z">
          <w:pPr>
            <w:pStyle w:val="ListBullet"/>
          </w:pPr>
        </w:pPrChange>
      </w:pPr>
      <w:r>
        <w:t>Spatial weights matrix construction</w:t>
      </w:r>
    </w:p>
    <w:p w14:paraId="76DA8393" w14:textId="77777777" w:rsidR="00B1589B" w:rsidRDefault="00000000">
      <w:pPr>
        <w:spacing w:after="0"/>
        <w:pPrChange w:id="3061" w:author="Jujia Li" w:date="2026-02-14T17:36:00Z" w16du:dateUtc="2026-02-14T23:36:00Z">
          <w:pPr/>
        </w:pPrChange>
      </w:pPr>
      <w:r>
        <w:rPr>
          <w:b/>
        </w:rPr>
        <w:t>eMethods 3: Exploratory Mediation Analysis</w:t>
      </w:r>
    </w:p>
    <w:p w14:paraId="37F6A247" w14:textId="77777777" w:rsidR="00B1589B" w:rsidRDefault="00000000">
      <w:pPr>
        <w:pStyle w:val="ListBullet"/>
        <w:spacing w:after="0"/>
        <w:pPrChange w:id="3062" w:author="Jujia Li" w:date="2026-02-14T17:36:00Z" w16du:dateUtc="2026-02-14T23:36:00Z">
          <w:pPr>
            <w:pStyle w:val="ListBullet"/>
          </w:pPr>
        </w:pPrChange>
      </w:pPr>
      <w:r>
        <w:t>Model specifications</w:t>
      </w:r>
    </w:p>
    <w:p w14:paraId="0BBC4BA6" w14:textId="77777777" w:rsidR="00B1589B" w:rsidRDefault="00000000">
      <w:pPr>
        <w:pStyle w:val="ListBullet"/>
        <w:spacing w:after="0"/>
        <w:pPrChange w:id="3063" w:author="Jujia Li" w:date="2026-02-14T17:36:00Z" w16du:dateUtc="2026-02-14T23:36:00Z">
          <w:pPr>
            <w:pStyle w:val="ListBullet"/>
          </w:pPr>
        </w:pPrChange>
      </w:pPr>
      <w:r>
        <w:t>Limitations and caveats for ecological data</w:t>
      </w:r>
    </w:p>
    <w:p w14:paraId="51AEC837" w14:textId="77777777" w:rsidR="00B1589B" w:rsidRDefault="00000000">
      <w:pPr>
        <w:spacing w:after="0"/>
        <w:pPrChange w:id="3064" w:author="Jujia Li" w:date="2026-02-14T17:36:00Z" w16du:dateUtc="2026-02-14T23:36:00Z">
          <w:pPr/>
        </w:pPrChange>
      </w:pPr>
      <w:r>
        <w:rPr>
          <w:b/>
        </w:rPr>
        <w:t>eTable 1. Complete County-Level Data</w:t>
      </w:r>
    </w:p>
    <w:p w14:paraId="3943C690" w14:textId="77777777" w:rsidR="00B1589B" w:rsidRDefault="00000000">
      <w:pPr>
        <w:spacing w:after="0"/>
        <w:pPrChange w:id="3065" w:author="Jujia Li" w:date="2026-02-14T17:36:00Z" w16du:dateUtc="2026-02-14T23:36:00Z">
          <w:pPr/>
        </w:pPrChange>
      </w:pPr>
      <w:r>
        <w:rPr>
          <w:b/>
        </w:rPr>
        <w:t>eTable 2. Sensitivity Analysis Results</w:t>
      </w:r>
    </w:p>
    <w:p w14:paraId="78256152" w14:textId="77777777" w:rsidR="00B1589B" w:rsidRDefault="00000000">
      <w:pPr>
        <w:spacing w:after="0"/>
        <w:pPrChange w:id="3066" w:author="Jujia Li" w:date="2026-02-14T17:36:00Z" w16du:dateUtc="2026-02-14T23:36:00Z">
          <w:pPr>
            <w:spacing w:after="240"/>
          </w:pPr>
        </w:pPrChange>
      </w:pPr>
      <w:r>
        <w:rPr>
          <w:b/>
        </w:rPr>
        <w:t>eFigure 1. Additional Spatial Analysis Results</w:t>
      </w:r>
    </w:p>
    <w:p w14:paraId="4D136CEA" w14:textId="77777777" w:rsidR="00B1589B" w:rsidRDefault="00B1589B">
      <w:pPr>
        <w:pBdr>
          <w:bottom w:val="single" w:sz="6" w:space="1" w:color="auto"/>
        </w:pBdr>
        <w:spacing w:before="120" w:after="0"/>
        <w:pPrChange w:id="3067" w:author="Jujia Li" w:date="2026-02-14T17:36:00Z" w16du:dateUtc="2026-02-14T23:36:00Z">
          <w:pPr>
            <w:pBdr>
              <w:bottom w:val="single" w:sz="6" w:space="1" w:color="auto"/>
            </w:pBdr>
            <w:spacing w:before="120"/>
          </w:pPr>
        </w:pPrChange>
      </w:pPr>
    </w:p>
    <w:p w14:paraId="7D463D06" w14:textId="77777777" w:rsidR="00B1589B" w:rsidRDefault="00000000">
      <w:pPr>
        <w:spacing w:before="240" w:after="0"/>
        <w:pPrChange w:id="3068" w:author="Jujia Li" w:date="2026-02-14T17:36:00Z" w16du:dateUtc="2026-02-14T23:36:00Z">
          <w:pPr>
            <w:spacing w:before="240"/>
          </w:pPr>
        </w:pPrChange>
      </w:pPr>
      <w:r>
        <w:rPr>
          <w:b/>
          <w:sz w:val="24"/>
        </w:rPr>
        <w:t>Article Information</w:t>
      </w:r>
    </w:p>
    <w:p w14:paraId="0A9FFE3A" w14:textId="77777777" w:rsidR="00B1589B" w:rsidRDefault="00000000">
      <w:pPr>
        <w:spacing w:after="0"/>
        <w:pPrChange w:id="3069" w:author="Jujia Li" w:date="2026-02-14T17:36:00Z" w16du:dateUtc="2026-02-14T23:36:00Z">
          <w:pPr/>
        </w:pPrChange>
      </w:pPr>
      <w:r>
        <w:rPr>
          <w:b/>
        </w:rPr>
        <w:t>Accepted for Publication:</w:t>
      </w:r>
      <w:r>
        <w:t xml:space="preserve"> [Date]</w:t>
      </w:r>
    </w:p>
    <w:p w14:paraId="36E8B20A" w14:textId="77777777" w:rsidR="00B1589B" w:rsidRDefault="00000000">
      <w:pPr>
        <w:spacing w:after="0"/>
        <w:pPrChange w:id="3070" w:author="Jujia Li" w:date="2026-02-14T17:36:00Z" w16du:dateUtc="2026-02-14T23:36:00Z">
          <w:pPr/>
        </w:pPrChange>
      </w:pPr>
      <w:r>
        <w:rPr>
          <w:b/>
        </w:rPr>
        <w:t>Published:</w:t>
      </w:r>
      <w:r>
        <w:t xml:space="preserve"> [Date]</w:t>
      </w:r>
    </w:p>
    <w:p w14:paraId="1803019A" w14:textId="77777777" w:rsidR="00B1589B" w:rsidRDefault="00000000">
      <w:pPr>
        <w:spacing w:after="0"/>
        <w:pPrChange w:id="3071" w:author="Jujia Li" w:date="2026-02-14T17:36:00Z" w16du:dateUtc="2026-02-14T23:36:00Z">
          <w:pPr/>
        </w:pPrChange>
      </w:pPr>
      <w:r>
        <w:rPr>
          <w:b/>
        </w:rPr>
        <w:t>Open Access:</w:t>
      </w:r>
      <w:r>
        <w:t xml:space="preserve"> This is an open access article distributed under the terms of the CC-BY License.</w:t>
      </w:r>
    </w:p>
    <w:p w14:paraId="46612DDD" w14:textId="77777777" w:rsidR="00B1589B" w:rsidRDefault="00000000">
      <w:pPr>
        <w:spacing w:after="0"/>
        <w:pPrChange w:id="3072" w:author="Jujia Li" w:date="2026-02-14T17:36:00Z" w16du:dateUtc="2026-02-14T23:36:00Z">
          <w:pPr/>
        </w:pPrChange>
      </w:pPr>
      <w:r>
        <w:rPr>
          <w:b/>
        </w:rPr>
        <w:t>Corresponding Author:</w:t>
      </w:r>
      <w:r>
        <w:t xml:space="preserve"> [Name, degree, institution, address, email]</w:t>
      </w:r>
    </w:p>
    <w:p w14:paraId="1929449D" w14:textId="77777777" w:rsidR="00B1589B" w:rsidRDefault="00000000">
      <w:pPr>
        <w:spacing w:after="0"/>
        <w:pPrChange w:id="3073" w:author="Jujia Li" w:date="2026-02-14T17:36:00Z" w16du:dateUtc="2026-02-14T23:36:00Z">
          <w:pPr/>
        </w:pPrChange>
      </w:pPr>
      <w:r>
        <w:rPr>
          <w:b/>
        </w:rPr>
        <w:t>Author Affiliations:</w:t>
      </w:r>
      <w:r>
        <w:t xml:space="preserve"> [List all author affiliations]</w:t>
      </w:r>
    </w:p>
    <w:p w14:paraId="5F39FFE5" w14:textId="77777777" w:rsidR="00B1589B" w:rsidRDefault="00000000">
      <w:pPr>
        <w:spacing w:after="0"/>
        <w:pPrChange w:id="3074" w:author="Jujia Li" w:date="2026-02-14T17:36:00Z" w16du:dateUtc="2026-02-14T23:36:00Z">
          <w:pPr/>
        </w:pPrChange>
      </w:pPr>
      <w:r>
        <w:rPr>
          <w:b/>
        </w:rPr>
        <w:t>Author Contributions:</w:t>
      </w:r>
      <w:r>
        <w:t xml:space="preserve"> [Concept and design; Acquisition, analysis, or interpretation of data; Drafting of the manuscript; Critical revision; Statistical analysis; Administrative, technical, or material support; Supervision]</w:t>
      </w:r>
    </w:p>
    <w:p w14:paraId="4F1ACB42" w14:textId="77777777" w:rsidR="00B1589B" w:rsidRDefault="00000000">
      <w:pPr>
        <w:spacing w:after="0"/>
        <w:pPrChange w:id="3075" w:author="Jujia Li" w:date="2026-02-14T17:36:00Z" w16du:dateUtc="2026-02-14T23:36:00Z">
          <w:pPr/>
        </w:pPrChange>
      </w:pPr>
      <w:r>
        <w:rPr>
          <w:b/>
        </w:rPr>
        <w:t>Conflict of Interest Disclosures:</w:t>
      </w:r>
      <w:r>
        <w:t xml:space="preserve"> None reported.</w:t>
      </w:r>
    </w:p>
    <w:p w14:paraId="51F47F5D" w14:textId="77777777" w:rsidR="00B1589B" w:rsidRDefault="00000000">
      <w:pPr>
        <w:spacing w:after="0"/>
        <w:pPrChange w:id="3076" w:author="Jujia Li" w:date="2026-02-14T17:36:00Z" w16du:dateUtc="2026-02-14T23:36:00Z">
          <w:pPr/>
        </w:pPrChange>
      </w:pPr>
      <w:r>
        <w:rPr>
          <w:b/>
        </w:rPr>
        <w:t>Funding/Support:</w:t>
      </w:r>
      <w:r>
        <w:t xml:space="preserve"> [If applicable]</w:t>
      </w:r>
    </w:p>
    <w:p w14:paraId="2BC6EB34" w14:textId="77777777" w:rsidR="00B1589B" w:rsidRDefault="00000000">
      <w:pPr>
        <w:spacing w:after="0"/>
        <w:pPrChange w:id="3077" w:author="Jujia Li" w:date="2026-02-14T17:36:00Z" w16du:dateUtc="2026-02-14T23:36:00Z">
          <w:pPr/>
        </w:pPrChange>
      </w:pPr>
      <w:r>
        <w:rPr>
          <w:b/>
        </w:rPr>
        <w:t>Role of the Funder/Sponsor:</w:t>
      </w:r>
      <w:r>
        <w:t xml:space="preserve"> [If applicable]</w:t>
      </w:r>
    </w:p>
    <w:p w14:paraId="0939EA42" w14:textId="77777777" w:rsidR="00B1589B" w:rsidRDefault="00000000">
      <w:pPr>
        <w:spacing w:after="0"/>
        <w:pPrChange w:id="3078" w:author="Jujia Li" w:date="2026-02-14T17:36:00Z" w16du:dateUtc="2026-02-14T23:36:00Z">
          <w:pPr/>
        </w:pPrChange>
      </w:pPr>
      <w:r>
        <w:rPr>
          <w:b/>
        </w:rPr>
        <w:t>Data Sharing Statement:</w:t>
      </w:r>
      <w:r>
        <w:t xml:space="preserve"> [Describe data availability]</w:t>
      </w:r>
    </w:p>
    <w:p w14:paraId="0DDC9A94" w14:textId="77777777" w:rsidR="00B1589B" w:rsidRDefault="00000000">
      <w:pPr>
        <w:spacing w:after="0"/>
        <w:rPr>
          <w:ins w:id="3079" w:author="Jujia Li" w:date="2026-02-10T20:23:00Z" w16du:dateUtc="2026-02-11T02:23:00Z"/>
        </w:rPr>
        <w:pPrChange w:id="3080" w:author="Jujia Li" w:date="2026-02-14T17:36:00Z" w16du:dateUtc="2026-02-14T23:36:00Z">
          <w:pPr/>
        </w:pPrChange>
      </w:pPr>
      <w:r>
        <w:rPr>
          <w:b/>
        </w:rPr>
        <w:t>Additional Contributions:</w:t>
      </w:r>
      <w:r>
        <w:t xml:space="preserve"> [Acknowledgments if any]</w:t>
      </w:r>
    </w:p>
    <w:p w14:paraId="1B2714E8" w14:textId="77777777" w:rsidR="00616F86" w:rsidRDefault="00616F86">
      <w:pPr>
        <w:spacing w:after="0"/>
        <w:rPr>
          <w:ins w:id="3081" w:author="Jujia Li" w:date="2026-02-10T20:23:00Z" w16du:dateUtc="2026-02-11T02:23:00Z"/>
        </w:rPr>
        <w:pPrChange w:id="3082" w:author="Jujia Li" w:date="2026-02-14T17:36:00Z" w16du:dateUtc="2026-02-14T23:36:00Z">
          <w:pPr/>
        </w:pPrChange>
      </w:pPr>
    </w:p>
    <w:p w14:paraId="2547FC44" w14:textId="30152ECC" w:rsidR="00616F86" w:rsidRPr="00325A04" w:rsidRDefault="00616F86">
      <w:pPr>
        <w:spacing w:after="0" w:line="276" w:lineRule="auto"/>
        <w:rPr>
          <w:ins w:id="3083" w:author="Jujia Li" w:date="2026-02-10T20:24:00Z" w16du:dateUtc="2026-02-11T02:24:00Z"/>
          <w:b/>
          <w:bCs/>
          <w:rPrChange w:id="3084" w:author="Jujia Li" w:date="2026-02-10T23:22:00Z" w16du:dateUtc="2026-02-11T05:22:00Z">
            <w:rPr>
              <w:ins w:id="3085" w:author="Jujia Li" w:date="2026-02-10T20:24:00Z" w16du:dateUtc="2026-02-11T02:24:00Z"/>
            </w:rPr>
          </w:rPrChange>
        </w:rPr>
        <w:pPrChange w:id="3086" w:author="Jujia Li" w:date="2026-02-16T10:14:00Z" w16du:dateUtc="2026-02-16T16:14:00Z">
          <w:pPr>
            <w:spacing w:after="200" w:line="276" w:lineRule="auto"/>
          </w:pPr>
        </w:pPrChange>
      </w:pPr>
      <w:ins w:id="3087" w:author="Jujia Li" w:date="2026-02-10T20:24:00Z" w16du:dateUtc="2026-02-11T02:24:00Z">
        <w:r w:rsidRPr="00325A04">
          <w:rPr>
            <w:b/>
            <w:bCs/>
            <w:rPrChange w:id="3088" w:author="Jujia Li" w:date="2026-02-10T23:22:00Z" w16du:dateUtc="2026-02-11T05:22:00Z">
              <w:rPr/>
            </w:rPrChange>
          </w:rPr>
          <w:br w:type="page"/>
        </w:r>
      </w:ins>
    </w:p>
    <w:p w14:paraId="44CB6F4D" w14:textId="77777777" w:rsidR="00616F86" w:rsidRDefault="00616F86">
      <w:pPr>
        <w:spacing w:after="0" w:line="276" w:lineRule="auto"/>
        <w:rPr>
          <w:ins w:id="3089" w:author="Jujia Li" w:date="2026-02-10T20:25:00Z" w16du:dateUtc="2026-02-11T02:25:00Z"/>
        </w:rPr>
        <w:sectPr w:rsidR="00616F86" w:rsidSect="00034616">
          <w:footerReference w:type="default" r:id="rId21"/>
          <w:pgSz w:w="12240" w:h="15840"/>
          <w:pgMar w:top="1440" w:right="1800" w:bottom="1440" w:left="1800" w:header="720" w:footer="720" w:gutter="0"/>
          <w:cols w:space="720"/>
          <w:docGrid w:linePitch="360"/>
        </w:sectPr>
        <w:pPrChange w:id="3094" w:author="Jujia Li" w:date="2026-02-14T17:36:00Z" w16du:dateUtc="2026-02-14T23:36:00Z">
          <w:pPr>
            <w:spacing w:after="200" w:line="276" w:lineRule="auto"/>
          </w:pPr>
        </w:pPrChange>
      </w:pPr>
    </w:p>
    <w:p w14:paraId="6744D23C" w14:textId="37534761" w:rsidR="000B2F6F" w:rsidRPr="000331EB" w:rsidRDefault="000B2F6F">
      <w:pPr>
        <w:spacing w:after="0" w:line="240" w:lineRule="auto"/>
        <w:rPr>
          <w:ins w:id="3095" w:author="Jujia Li" w:date="2026-02-10T22:33:00Z" w16du:dateUtc="2026-02-11T04:33:00Z"/>
          <w:b/>
          <w:bCs/>
          <w:iCs/>
        </w:rPr>
        <w:pPrChange w:id="3096" w:author="Jujia Li" w:date="2026-02-14T17:36:00Z" w16du:dateUtc="2026-02-14T23:36:00Z">
          <w:pPr/>
        </w:pPrChange>
      </w:pPr>
      <w:ins w:id="3097" w:author="Jujia Li" w:date="2026-02-10T22:33:00Z" w16du:dateUtc="2026-02-11T04:33:00Z">
        <w:r w:rsidRPr="000331EB">
          <w:rPr>
            <w:b/>
            <w:bCs/>
            <w:iCs/>
          </w:rPr>
          <w:lastRenderedPageBreak/>
          <w:t xml:space="preserve">Table </w:t>
        </w:r>
      </w:ins>
      <w:ins w:id="3098" w:author="Jujia Li" w:date="2026-02-10T23:22:00Z" w16du:dateUtc="2026-02-11T05:22:00Z">
        <w:r w:rsidR="00325A04">
          <w:rPr>
            <w:b/>
            <w:bCs/>
            <w:iCs/>
          </w:rPr>
          <w:t>A</w:t>
        </w:r>
      </w:ins>
      <w:ins w:id="3099" w:author="Jujia Li" w:date="2026-02-10T22:33:00Z" w16du:dateUtc="2026-02-11T04:33:00Z">
        <w:r w:rsidRPr="000331EB">
          <w:rPr>
            <w:b/>
            <w:bCs/>
            <w:iCs/>
          </w:rPr>
          <w:t>1</w:t>
        </w:r>
      </w:ins>
    </w:p>
    <w:p w14:paraId="7A4186AE" w14:textId="1E9EA08C" w:rsidR="000B2F6F" w:rsidRDefault="000C7A78">
      <w:pPr>
        <w:spacing w:after="0" w:line="240" w:lineRule="auto"/>
        <w:rPr>
          <w:ins w:id="3100" w:author="Jujia Li" w:date="2026-02-10T22:19:00Z" w16du:dateUtc="2026-02-11T04:19:00Z"/>
          <w:rFonts w:eastAsia="SimSun"/>
          <w:lang w:eastAsia="zh-CN"/>
        </w:rPr>
        <w:pPrChange w:id="3101" w:author="Jujia Li" w:date="2026-02-14T17:36:00Z" w16du:dateUtc="2026-02-14T23:36:00Z">
          <w:pPr/>
        </w:pPrChange>
      </w:pPr>
      <w:ins w:id="3102" w:author="Jujia Li" w:date="2026-02-10T22:50:00Z" w16du:dateUtc="2026-02-11T04:50:00Z">
        <w:r w:rsidRPr="000331EB">
          <w:rPr>
            <w:i/>
          </w:rPr>
          <w:t>Opioid-Related ED Visits</w:t>
        </w:r>
        <w:r>
          <w:rPr>
            <w:rFonts w:eastAsia="SimSun" w:hint="eastAsia"/>
            <w:i/>
            <w:lang w:eastAsia="zh-CN"/>
          </w:rPr>
          <w:t>,</w:t>
        </w:r>
        <w:r w:rsidRPr="000331EB">
          <w:rPr>
            <w:i/>
          </w:rPr>
          <w:t xml:space="preserve"> Mortality</w:t>
        </w:r>
        <w:r>
          <w:rPr>
            <w:rFonts w:eastAsia="SimSun" w:hint="eastAsia"/>
            <w:i/>
            <w:lang w:eastAsia="zh-CN"/>
          </w:rPr>
          <w:t>, and</w:t>
        </w:r>
        <w:r>
          <w:rPr>
            <w:i/>
          </w:rPr>
          <w:t xml:space="preserve"> </w:t>
        </w:r>
      </w:ins>
      <w:ins w:id="3103" w:author="Jujia Li" w:date="2026-02-10T22:33:00Z" w16du:dateUtc="2026-02-11T04:33:00Z">
        <w:r w:rsidR="000B2F6F">
          <w:rPr>
            <w:i/>
          </w:rPr>
          <w:t>Characteristics of Northwestern Alabama Counties 2016-2019</w:t>
        </w:r>
      </w:ins>
    </w:p>
    <w:tbl>
      <w:tblPr>
        <w:tblW w:w="5000" w:type="pct"/>
        <w:tblBorders>
          <w:top w:val="single" w:sz="4" w:space="0" w:color="auto"/>
          <w:bottom w:val="single" w:sz="4" w:space="0" w:color="auto"/>
        </w:tblBorders>
        <w:tblLook w:val="04A0" w:firstRow="1" w:lastRow="0" w:firstColumn="1" w:lastColumn="0" w:noHBand="0" w:noVBand="1"/>
        <w:tblPrChange w:id="3104" w:author="Jujia Li" w:date="2026-02-10T22:49:00Z" w16du:dateUtc="2026-02-11T04:49:00Z">
          <w:tblPr>
            <w:tblW w:w="5000" w:type="pct"/>
            <w:tblBorders>
              <w:top w:val="single" w:sz="4" w:space="0" w:color="auto"/>
              <w:bottom w:val="single" w:sz="4" w:space="0" w:color="auto"/>
            </w:tblBorders>
            <w:tblLook w:val="04A0" w:firstRow="1" w:lastRow="0" w:firstColumn="1" w:lastColumn="0" w:noHBand="0" w:noVBand="1"/>
          </w:tblPr>
        </w:tblPrChange>
      </w:tblPr>
      <w:tblGrid>
        <w:gridCol w:w="1097"/>
        <w:gridCol w:w="1000"/>
        <w:gridCol w:w="488"/>
        <w:gridCol w:w="754"/>
        <w:gridCol w:w="656"/>
        <w:gridCol w:w="754"/>
        <w:gridCol w:w="754"/>
        <w:gridCol w:w="607"/>
        <w:gridCol w:w="607"/>
        <w:gridCol w:w="607"/>
        <w:gridCol w:w="607"/>
        <w:gridCol w:w="966"/>
        <w:gridCol w:w="1032"/>
        <w:gridCol w:w="1434"/>
        <w:gridCol w:w="825"/>
        <w:gridCol w:w="988"/>
        <w:tblGridChange w:id="3105">
          <w:tblGrid>
            <w:gridCol w:w="1097"/>
            <w:gridCol w:w="17"/>
            <w:gridCol w:w="877"/>
            <w:gridCol w:w="106"/>
            <w:gridCol w:w="389"/>
            <w:gridCol w:w="99"/>
            <w:gridCol w:w="754"/>
            <w:gridCol w:w="77"/>
            <w:gridCol w:w="579"/>
            <w:gridCol w:w="88"/>
            <w:gridCol w:w="666"/>
            <w:gridCol w:w="101"/>
            <w:gridCol w:w="653"/>
            <w:gridCol w:w="114"/>
            <w:gridCol w:w="493"/>
            <w:gridCol w:w="124"/>
            <w:gridCol w:w="483"/>
            <w:gridCol w:w="134"/>
            <w:gridCol w:w="473"/>
            <w:gridCol w:w="144"/>
            <w:gridCol w:w="463"/>
            <w:gridCol w:w="156"/>
            <w:gridCol w:w="609"/>
            <w:gridCol w:w="201"/>
            <w:gridCol w:w="901"/>
            <w:gridCol w:w="131"/>
            <w:gridCol w:w="1173"/>
            <w:gridCol w:w="261"/>
            <w:gridCol w:w="603"/>
            <w:gridCol w:w="222"/>
            <w:gridCol w:w="988"/>
          </w:tblGrid>
        </w:tblGridChange>
      </w:tblGrid>
      <w:tr w:rsidR="000C7A78" w:rsidRPr="000C7A78" w14:paraId="39E388D1" w14:textId="77777777" w:rsidTr="000C7A78">
        <w:trPr>
          <w:trHeight w:val="144"/>
          <w:ins w:id="3106" w:author="Jujia Li" w:date="2026-02-10T22:34:00Z"/>
          <w:trPrChange w:id="3107" w:author="Jujia Li" w:date="2026-02-10T22:49:00Z" w16du:dateUtc="2026-02-11T04:49:00Z">
            <w:trPr>
              <w:trHeight w:val="300"/>
            </w:trPr>
          </w:trPrChange>
        </w:trPr>
        <w:tc>
          <w:tcPr>
            <w:tcW w:w="423" w:type="pct"/>
            <w:vMerge w:val="restart"/>
            <w:noWrap/>
            <w:vAlign w:val="center"/>
            <w:hideMark/>
            <w:tcPrChange w:id="3108" w:author="Jujia Li" w:date="2026-02-10T22:49:00Z" w16du:dateUtc="2026-02-11T04:49:00Z">
              <w:tcPr>
                <w:tcW w:w="423" w:type="pct"/>
                <w:gridSpan w:val="2"/>
                <w:vMerge w:val="restart"/>
                <w:noWrap/>
                <w:vAlign w:val="center"/>
                <w:hideMark/>
              </w:tcPr>
            </w:tcPrChange>
          </w:tcPr>
          <w:p w14:paraId="73AE1DA1" w14:textId="77777777" w:rsidR="002E1EB5" w:rsidRPr="000C7A78" w:rsidRDefault="002E1EB5" w:rsidP="001D3C56">
            <w:pPr>
              <w:spacing w:after="0" w:line="240" w:lineRule="auto"/>
              <w:rPr>
                <w:ins w:id="3109" w:author="Jujia Li" w:date="2026-02-10T22:34:00Z" w16du:dateUtc="2026-02-11T04:34:00Z"/>
                <w:rFonts w:eastAsia="Times New Roman" w:cs="Times New Roman"/>
                <w:sz w:val="20"/>
                <w:szCs w:val="20"/>
                <w:lang w:eastAsia="zh-CN"/>
              </w:rPr>
            </w:pPr>
            <w:ins w:id="3110" w:author="Jujia Li" w:date="2026-02-10T22:34:00Z" w16du:dateUtc="2026-02-11T04:34:00Z">
              <w:r w:rsidRPr="000C7A78">
                <w:rPr>
                  <w:rFonts w:eastAsia="Times New Roman" w:cs="Times New Roman"/>
                  <w:color w:val="000000"/>
                  <w:sz w:val="20"/>
                  <w:szCs w:val="20"/>
                  <w:lang w:eastAsia="zh-CN"/>
                </w:rPr>
                <w:t>County</w:t>
              </w:r>
            </w:ins>
          </w:p>
        </w:tc>
        <w:tc>
          <w:tcPr>
            <w:tcW w:w="333" w:type="pct"/>
            <w:vMerge w:val="restart"/>
            <w:vAlign w:val="center"/>
            <w:tcPrChange w:id="3111" w:author="Jujia Li" w:date="2026-02-10T22:49:00Z" w16du:dateUtc="2026-02-11T04:49:00Z">
              <w:tcPr>
                <w:tcW w:w="333" w:type="pct"/>
                <w:vMerge w:val="restart"/>
                <w:vAlign w:val="center"/>
              </w:tcPr>
            </w:tcPrChange>
          </w:tcPr>
          <w:p w14:paraId="79B3A4E4" w14:textId="77777777" w:rsidR="002E1EB5" w:rsidRPr="000C7A78" w:rsidRDefault="002E1EB5" w:rsidP="001D3C56">
            <w:pPr>
              <w:spacing w:after="0" w:line="240" w:lineRule="auto"/>
              <w:jc w:val="center"/>
              <w:rPr>
                <w:ins w:id="3112" w:author="Jujia Li" w:date="2026-02-10T22:34:00Z" w16du:dateUtc="2026-02-11T04:34:00Z"/>
                <w:rFonts w:eastAsia="Times New Roman" w:cs="Times New Roman"/>
                <w:sz w:val="20"/>
                <w:szCs w:val="20"/>
                <w:lang w:eastAsia="zh-CN"/>
              </w:rPr>
            </w:pPr>
            <w:ins w:id="3113" w:author="Jujia Li" w:date="2026-02-10T22:34:00Z" w16du:dateUtc="2026-02-11T04:34:00Z">
              <w:r w:rsidRPr="000C7A78">
                <w:rPr>
                  <w:rFonts w:eastAsia="Times New Roman" w:cs="Times New Roman"/>
                  <w:sz w:val="20"/>
                  <w:szCs w:val="20"/>
                  <w:lang w:eastAsia="zh-CN"/>
                </w:rPr>
                <w:t>Pop</w:t>
              </w:r>
            </w:ins>
          </w:p>
        </w:tc>
        <w:tc>
          <w:tcPr>
            <w:tcW w:w="188" w:type="pct"/>
            <w:vMerge w:val="restart"/>
            <w:vAlign w:val="center"/>
            <w:tcPrChange w:id="3114" w:author="Jujia Li" w:date="2026-02-10T22:49:00Z" w16du:dateUtc="2026-02-11T04:49:00Z">
              <w:tcPr>
                <w:tcW w:w="188" w:type="pct"/>
                <w:gridSpan w:val="2"/>
                <w:vMerge w:val="restart"/>
                <w:vAlign w:val="center"/>
              </w:tcPr>
            </w:tcPrChange>
          </w:tcPr>
          <w:p w14:paraId="7BC9C552" w14:textId="77777777" w:rsidR="002E1EB5" w:rsidRPr="000C7A78" w:rsidRDefault="002E1EB5" w:rsidP="001D3C56">
            <w:pPr>
              <w:spacing w:after="0" w:line="240" w:lineRule="auto"/>
              <w:jc w:val="center"/>
              <w:rPr>
                <w:ins w:id="3115" w:author="Jujia Li" w:date="2026-02-10T22:34:00Z" w16du:dateUtc="2026-02-11T04:34:00Z"/>
                <w:rFonts w:eastAsia="Times New Roman" w:cs="Times New Roman"/>
                <w:color w:val="000000"/>
                <w:sz w:val="20"/>
                <w:szCs w:val="20"/>
                <w:lang w:eastAsia="zh-CN"/>
              </w:rPr>
            </w:pPr>
            <w:ins w:id="3116" w:author="Jujia Li" w:date="2026-02-10T22:34:00Z" w16du:dateUtc="2026-02-11T04:34:00Z">
              <w:r w:rsidRPr="000C7A78">
                <w:rPr>
                  <w:rFonts w:eastAsia="Times New Roman" w:cs="Times New Roman"/>
                  <w:sz w:val="20"/>
                  <w:szCs w:val="20"/>
                  <w:lang w:eastAsia="zh-CN"/>
                </w:rPr>
                <w:t>UR</w:t>
              </w:r>
            </w:ins>
          </w:p>
        </w:tc>
        <w:tc>
          <w:tcPr>
            <w:tcW w:w="1188" w:type="pct"/>
            <w:gridSpan w:val="4"/>
            <w:tcBorders>
              <w:top w:val="single" w:sz="4" w:space="0" w:color="auto"/>
              <w:bottom w:val="single" w:sz="4" w:space="0" w:color="auto"/>
            </w:tcBorders>
            <w:noWrap/>
            <w:vAlign w:val="center"/>
            <w:hideMark/>
            <w:tcPrChange w:id="3117" w:author="Jujia Li" w:date="2026-02-10T22:49:00Z" w16du:dateUtc="2026-02-11T04:49:00Z">
              <w:tcPr>
                <w:tcW w:w="1188" w:type="pct"/>
                <w:gridSpan w:val="9"/>
                <w:tcBorders>
                  <w:top w:val="single" w:sz="4" w:space="0" w:color="auto"/>
                  <w:bottom w:val="single" w:sz="4" w:space="0" w:color="auto"/>
                </w:tcBorders>
                <w:noWrap/>
                <w:vAlign w:val="center"/>
                <w:hideMark/>
              </w:tcPr>
            </w:tcPrChange>
          </w:tcPr>
          <w:p w14:paraId="06A3DCCB" w14:textId="77777777" w:rsidR="002E1EB5" w:rsidRPr="000C7A78" w:rsidRDefault="002E1EB5" w:rsidP="001D3C56">
            <w:pPr>
              <w:spacing w:after="0" w:line="240" w:lineRule="auto"/>
              <w:jc w:val="center"/>
              <w:rPr>
                <w:ins w:id="3118" w:author="Jujia Li" w:date="2026-02-10T22:34:00Z" w16du:dateUtc="2026-02-11T04:34:00Z"/>
                <w:rFonts w:eastAsia="Times New Roman" w:cs="Times New Roman"/>
                <w:sz w:val="20"/>
                <w:szCs w:val="20"/>
                <w:lang w:eastAsia="zh-CN"/>
              </w:rPr>
            </w:pPr>
            <w:ins w:id="3119" w:author="Jujia Li" w:date="2026-02-10T22:34:00Z" w16du:dateUtc="2026-02-11T04:34:00Z">
              <w:r w:rsidRPr="000C7A78">
                <w:rPr>
                  <w:rFonts w:eastAsia="Times New Roman" w:cs="Times New Roman"/>
                  <w:color w:val="000000"/>
                  <w:sz w:val="20"/>
                  <w:szCs w:val="20"/>
                  <w:lang w:eastAsia="zh-CN"/>
                </w:rPr>
                <w:t>ED (per 10k)</w:t>
              </w:r>
            </w:ins>
          </w:p>
        </w:tc>
        <w:tc>
          <w:tcPr>
            <w:tcW w:w="937" w:type="pct"/>
            <w:gridSpan w:val="4"/>
            <w:tcBorders>
              <w:top w:val="single" w:sz="4" w:space="0" w:color="auto"/>
              <w:bottom w:val="single" w:sz="4" w:space="0" w:color="auto"/>
            </w:tcBorders>
            <w:noWrap/>
            <w:vAlign w:val="center"/>
            <w:hideMark/>
            <w:tcPrChange w:id="3120" w:author="Jujia Li" w:date="2026-02-10T22:49:00Z" w16du:dateUtc="2026-02-11T04:49:00Z">
              <w:tcPr>
                <w:tcW w:w="937" w:type="pct"/>
                <w:gridSpan w:val="8"/>
                <w:tcBorders>
                  <w:top w:val="single" w:sz="4" w:space="0" w:color="auto"/>
                  <w:bottom w:val="single" w:sz="4" w:space="0" w:color="auto"/>
                </w:tcBorders>
                <w:noWrap/>
                <w:vAlign w:val="center"/>
                <w:hideMark/>
              </w:tcPr>
            </w:tcPrChange>
          </w:tcPr>
          <w:p w14:paraId="575A10EA" w14:textId="77777777" w:rsidR="002E1EB5" w:rsidRPr="000C7A78" w:rsidRDefault="002E1EB5" w:rsidP="001D3C56">
            <w:pPr>
              <w:spacing w:after="0" w:line="240" w:lineRule="auto"/>
              <w:jc w:val="center"/>
              <w:rPr>
                <w:ins w:id="3121" w:author="Jujia Li" w:date="2026-02-10T22:34:00Z" w16du:dateUtc="2026-02-11T04:34:00Z"/>
                <w:rFonts w:eastAsia="Times New Roman" w:cs="Times New Roman"/>
                <w:sz w:val="20"/>
                <w:szCs w:val="20"/>
                <w:lang w:eastAsia="zh-CN"/>
              </w:rPr>
            </w:pPr>
            <w:ins w:id="3122" w:author="Jujia Li" w:date="2026-02-10T22:34:00Z" w16du:dateUtc="2026-02-11T04:34:00Z">
              <w:r w:rsidRPr="000C7A78">
                <w:rPr>
                  <w:rFonts w:eastAsia="Times New Roman" w:cs="Times New Roman"/>
                  <w:color w:val="000000"/>
                  <w:sz w:val="20"/>
                  <w:szCs w:val="20"/>
                  <w:lang w:eastAsia="zh-CN"/>
                </w:rPr>
                <w:t>Deaths (per 10k)</w:t>
              </w:r>
            </w:ins>
          </w:p>
        </w:tc>
        <w:tc>
          <w:tcPr>
            <w:tcW w:w="231" w:type="pct"/>
            <w:vMerge w:val="restart"/>
            <w:tcBorders>
              <w:top w:val="single" w:sz="4" w:space="0" w:color="auto"/>
            </w:tcBorders>
            <w:vAlign w:val="center"/>
            <w:tcPrChange w:id="3123" w:author="Jujia Li" w:date="2026-02-10T22:49:00Z" w16du:dateUtc="2026-02-11T04:49:00Z">
              <w:tcPr>
                <w:tcW w:w="231" w:type="pct"/>
                <w:vMerge w:val="restart"/>
                <w:tcBorders>
                  <w:top w:val="single" w:sz="4" w:space="0" w:color="auto"/>
                </w:tcBorders>
                <w:vAlign w:val="center"/>
              </w:tcPr>
            </w:tcPrChange>
          </w:tcPr>
          <w:p w14:paraId="3547D18D" w14:textId="77777777" w:rsidR="002E1EB5" w:rsidRPr="000C7A78" w:rsidRDefault="002E1EB5" w:rsidP="001D3C56">
            <w:pPr>
              <w:spacing w:after="0" w:line="240" w:lineRule="auto"/>
              <w:jc w:val="center"/>
              <w:rPr>
                <w:ins w:id="3124" w:author="Jujia Li" w:date="2026-02-10T22:34:00Z" w16du:dateUtc="2026-02-11T04:34:00Z"/>
                <w:rFonts w:eastAsia="Times New Roman" w:cs="Times New Roman"/>
                <w:color w:val="000000"/>
                <w:sz w:val="20"/>
                <w:szCs w:val="20"/>
                <w:lang w:eastAsia="zh-CN"/>
              </w:rPr>
            </w:pPr>
            <w:ins w:id="3125" w:author="Jujia Li" w:date="2026-02-10T22:34:00Z" w16du:dateUtc="2026-02-11T04:34:00Z">
              <w:r w:rsidRPr="000C7A78">
                <w:rPr>
                  <w:rFonts w:eastAsia="Times New Roman" w:cs="Times New Roman"/>
                  <w:color w:val="000000"/>
                  <w:sz w:val="20"/>
                  <w:szCs w:val="20"/>
                  <w:lang w:eastAsia="zh-CN"/>
                </w:rPr>
                <w:t>Gini</w:t>
              </w:r>
            </w:ins>
          </w:p>
        </w:tc>
        <w:tc>
          <w:tcPr>
            <w:tcW w:w="418" w:type="pct"/>
            <w:vMerge w:val="restart"/>
            <w:tcBorders>
              <w:top w:val="single" w:sz="4" w:space="0" w:color="auto"/>
            </w:tcBorders>
            <w:vAlign w:val="center"/>
            <w:tcPrChange w:id="3126" w:author="Jujia Li" w:date="2026-02-10T22:49:00Z" w16du:dateUtc="2026-02-11T04:49:00Z">
              <w:tcPr>
                <w:tcW w:w="418" w:type="pct"/>
                <w:gridSpan w:val="2"/>
                <w:vMerge w:val="restart"/>
                <w:tcBorders>
                  <w:top w:val="single" w:sz="4" w:space="0" w:color="auto"/>
                </w:tcBorders>
                <w:vAlign w:val="center"/>
              </w:tcPr>
            </w:tcPrChange>
          </w:tcPr>
          <w:p w14:paraId="1F3EE152" w14:textId="51CC4A91" w:rsidR="002E1EB5" w:rsidRPr="000C7A78" w:rsidRDefault="00682AB7" w:rsidP="001D3C56">
            <w:pPr>
              <w:spacing w:after="0" w:line="240" w:lineRule="auto"/>
              <w:jc w:val="center"/>
              <w:rPr>
                <w:ins w:id="3127" w:author="Jujia Li" w:date="2026-02-10T22:34:00Z" w16du:dateUtc="2026-02-11T04:34:00Z"/>
                <w:rFonts w:eastAsia="Times New Roman" w:cs="Times New Roman"/>
                <w:color w:val="000000"/>
                <w:sz w:val="20"/>
                <w:szCs w:val="20"/>
                <w:lang w:eastAsia="zh-CN"/>
              </w:rPr>
            </w:pPr>
            <w:ins w:id="3128" w:author="Jujia Li" w:date="2026-02-10T23:06:00Z" w16du:dateUtc="2026-02-11T05:06:00Z">
              <w:r>
                <w:rPr>
                  <w:rFonts w:eastAsia="SimSun" w:cs="Times New Roman" w:hint="eastAsia"/>
                  <w:color w:val="000000"/>
                  <w:sz w:val="20"/>
                  <w:szCs w:val="20"/>
                  <w:lang w:eastAsia="zh-CN"/>
                </w:rPr>
                <w:t>U</w:t>
              </w:r>
            </w:ins>
            <w:ins w:id="3129" w:author="Jujia Li" w:date="2026-02-10T22:34:00Z" w16du:dateUtc="2026-02-11T04:34:00Z">
              <w:r w:rsidR="002E1EB5" w:rsidRPr="000C7A78">
                <w:rPr>
                  <w:rFonts w:cs="Times New Roman"/>
                  <w:color w:val="000000"/>
                  <w:sz w:val="20"/>
                  <w:szCs w:val="20"/>
                  <w:rPrChange w:id="3130" w:author="Jujia Li" w:date="2026-02-10T22:50:00Z" w16du:dateUtc="2026-02-11T04:50:00Z">
                    <w:rPr>
                      <w:rFonts w:ascii="Aptos Narrow" w:hAnsi="Aptos Narrow"/>
                      <w:color w:val="000000"/>
                    </w:rPr>
                  </w:rPrChange>
                </w:rPr>
                <w:t>ninsured</w:t>
              </w:r>
            </w:ins>
          </w:p>
        </w:tc>
        <w:tc>
          <w:tcPr>
            <w:tcW w:w="495" w:type="pct"/>
            <w:vMerge w:val="restart"/>
            <w:tcBorders>
              <w:top w:val="single" w:sz="4" w:space="0" w:color="auto"/>
            </w:tcBorders>
            <w:vAlign w:val="center"/>
            <w:tcPrChange w:id="3131" w:author="Jujia Li" w:date="2026-02-10T22:49:00Z" w16du:dateUtc="2026-02-11T04:49:00Z">
              <w:tcPr>
                <w:tcW w:w="495" w:type="pct"/>
                <w:gridSpan w:val="2"/>
                <w:vMerge w:val="restart"/>
                <w:tcBorders>
                  <w:top w:val="single" w:sz="4" w:space="0" w:color="auto"/>
                </w:tcBorders>
                <w:vAlign w:val="center"/>
              </w:tcPr>
            </w:tcPrChange>
          </w:tcPr>
          <w:p w14:paraId="4A56CB20" w14:textId="0008E011" w:rsidR="002E1EB5" w:rsidRPr="000C7A78" w:rsidRDefault="00941C0E" w:rsidP="001D3C56">
            <w:pPr>
              <w:spacing w:after="0" w:line="240" w:lineRule="auto"/>
              <w:jc w:val="center"/>
              <w:rPr>
                <w:ins w:id="3132" w:author="Jujia Li" w:date="2026-02-10T22:34:00Z" w16du:dateUtc="2026-02-11T04:34:00Z"/>
                <w:rFonts w:eastAsia="Times New Roman" w:cs="Times New Roman"/>
                <w:color w:val="000000"/>
                <w:sz w:val="20"/>
                <w:szCs w:val="20"/>
                <w:lang w:eastAsia="zh-CN"/>
              </w:rPr>
            </w:pPr>
            <w:ins w:id="3133" w:author="Jujia Li" w:date="2026-02-10T23:17:00Z" w16du:dateUtc="2026-02-11T05:17:00Z">
              <w:r>
                <w:rPr>
                  <w:rFonts w:cs="Times New Roman"/>
                  <w:color w:val="000000"/>
                  <w:sz w:val="20"/>
                  <w:szCs w:val="20"/>
                </w:rPr>
                <w:t>U</w:t>
              </w:r>
              <w:r w:rsidRPr="00941C0E">
                <w:rPr>
                  <w:rFonts w:cs="Times New Roman"/>
                  <w:color w:val="000000"/>
                  <w:sz w:val="20"/>
                  <w:szCs w:val="20"/>
                </w:rPr>
                <w:t>nemployment</w:t>
              </w:r>
            </w:ins>
          </w:p>
        </w:tc>
        <w:tc>
          <w:tcPr>
            <w:tcW w:w="328" w:type="pct"/>
            <w:vMerge w:val="restart"/>
            <w:tcBorders>
              <w:top w:val="single" w:sz="4" w:space="0" w:color="auto"/>
            </w:tcBorders>
            <w:vAlign w:val="center"/>
            <w:tcPrChange w:id="3134" w:author="Jujia Li" w:date="2026-02-10T22:49:00Z" w16du:dateUtc="2026-02-11T04:49:00Z">
              <w:tcPr>
                <w:tcW w:w="328" w:type="pct"/>
                <w:gridSpan w:val="2"/>
                <w:vMerge w:val="restart"/>
                <w:tcBorders>
                  <w:top w:val="single" w:sz="4" w:space="0" w:color="auto"/>
                </w:tcBorders>
                <w:vAlign w:val="center"/>
              </w:tcPr>
            </w:tcPrChange>
          </w:tcPr>
          <w:p w14:paraId="7EBB5746" w14:textId="1DBEA530" w:rsidR="002E1EB5" w:rsidRPr="000C7A78" w:rsidRDefault="00941C0E" w:rsidP="001D3C56">
            <w:pPr>
              <w:spacing w:after="0" w:line="240" w:lineRule="auto"/>
              <w:jc w:val="center"/>
              <w:rPr>
                <w:ins w:id="3135" w:author="Jujia Li" w:date="2026-02-10T22:34:00Z" w16du:dateUtc="2026-02-11T04:34:00Z"/>
                <w:rFonts w:eastAsia="Times New Roman" w:cs="Times New Roman"/>
                <w:color w:val="000000"/>
                <w:sz w:val="20"/>
                <w:szCs w:val="20"/>
                <w:lang w:eastAsia="zh-CN"/>
              </w:rPr>
            </w:pPr>
            <w:ins w:id="3136" w:author="Jujia Li" w:date="2026-02-10T23:17:00Z" w16du:dateUtc="2026-02-11T05:17:00Z">
              <w:r>
                <w:rPr>
                  <w:rFonts w:cs="Times New Roman"/>
                  <w:color w:val="000000"/>
                  <w:sz w:val="20"/>
                  <w:szCs w:val="20"/>
                </w:rPr>
                <w:t>P</w:t>
              </w:r>
            </w:ins>
            <w:ins w:id="3137" w:author="Jujia Li" w:date="2026-02-10T22:34:00Z" w16du:dateUtc="2026-02-11T04:34:00Z">
              <w:r w:rsidR="002E1EB5" w:rsidRPr="000C7A78">
                <w:rPr>
                  <w:rFonts w:cs="Times New Roman"/>
                  <w:color w:val="000000"/>
                  <w:sz w:val="20"/>
                  <w:szCs w:val="20"/>
                  <w:rPrChange w:id="3138" w:author="Jujia Li" w:date="2026-02-10T22:50:00Z" w16du:dateUtc="2026-02-11T04:50:00Z">
                    <w:rPr>
                      <w:rFonts w:ascii="Aptos Narrow" w:hAnsi="Aptos Narrow"/>
                      <w:color w:val="000000"/>
                    </w:rPr>
                  </w:rPrChange>
                </w:rPr>
                <w:t>overty</w:t>
              </w:r>
            </w:ins>
          </w:p>
        </w:tc>
        <w:tc>
          <w:tcPr>
            <w:tcW w:w="459" w:type="pct"/>
            <w:vMerge w:val="restart"/>
            <w:tcBorders>
              <w:top w:val="single" w:sz="4" w:space="0" w:color="auto"/>
            </w:tcBorders>
            <w:vAlign w:val="center"/>
            <w:tcPrChange w:id="3139" w:author="Jujia Li" w:date="2026-02-10T22:49:00Z" w16du:dateUtc="2026-02-11T04:49:00Z">
              <w:tcPr>
                <w:tcW w:w="459" w:type="pct"/>
                <w:gridSpan w:val="2"/>
                <w:vMerge w:val="restart"/>
                <w:tcBorders>
                  <w:top w:val="single" w:sz="4" w:space="0" w:color="auto"/>
                </w:tcBorders>
                <w:vAlign w:val="center"/>
              </w:tcPr>
            </w:tcPrChange>
          </w:tcPr>
          <w:p w14:paraId="741011A9" w14:textId="3BF8E08D" w:rsidR="002E1EB5" w:rsidRPr="000C7A78" w:rsidRDefault="00941C0E" w:rsidP="001D3C56">
            <w:pPr>
              <w:spacing w:after="0" w:line="240" w:lineRule="auto"/>
              <w:jc w:val="center"/>
              <w:rPr>
                <w:ins w:id="3140" w:author="Jujia Li" w:date="2026-02-10T22:34:00Z" w16du:dateUtc="2026-02-11T04:34:00Z"/>
                <w:rFonts w:eastAsia="Times New Roman" w:cs="Times New Roman"/>
                <w:color w:val="000000"/>
                <w:sz w:val="20"/>
                <w:szCs w:val="20"/>
                <w:lang w:eastAsia="zh-CN"/>
              </w:rPr>
            </w:pPr>
            <w:ins w:id="3141" w:author="Jujia Li" w:date="2026-02-10T23:17:00Z" w16du:dateUtc="2026-02-11T05:17:00Z">
              <w:r>
                <w:rPr>
                  <w:rFonts w:cs="Times New Roman"/>
                  <w:color w:val="000000"/>
                  <w:sz w:val="20"/>
                  <w:szCs w:val="20"/>
                </w:rPr>
                <w:t>D</w:t>
              </w:r>
            </w:ins>
            <w:ins w:id="3142" w:author="Jujia Li" w:date="2026-02-10T22:34:00Z" w16du:dateUtc="2026-02-11T04:34:00Z">
              <w:r w:rsidR="002E1EB5" w:rsidRPr="000C7A78">
                <w:rPr>
                  <w:rFonts w:cs="Times New Roman"/>
                  <w:color w:val="000000"/>
                  <w:sz w:val="20"/>
                  <w:szCs w:val="20"/>
                  <w:rPrChange w:id="3143" w:author="Jujia Li" w:date="2026-02-10T22:50:00Z" w16du:dateUtc="2026-02-11T04:50:00Z">
                    <w:rPr>
                      <w:rFonts w:ascii="Aptos Narrow" w:hAnsi="Aptos Narrow"/>
                      <w:color w:val="000000"/>
                    </w:rPr>
                  </w:rPrChange>
                </w:rPr>
                <w:t>isability</w:t>
              </w:r>
            </w:ins>
          </w:p>
        </w:tc>
      </w:tr>
      <w:tr w:rsidR="000C7A78" w:rsidRPr="000C7A78" w14:paraId="1DF6DF8F" w14:textId="77777777" w:rsidTr="000C7A78">
        <w:trPr>
          <w:trHeight w:val="144"/>
          <w:ins w:id="3144" w:author="Jujia Li" w:date="2026-02-10T22:34:00Z"/>
          <w:trPrChange w:id="3145" w:author="Jujia Li" w:date="2026-02-10T22:49:00Z" w16du:dateUtc="2026-02-11T04:49:00Z">
            <w:trPr>
              <w:trHeight w:val="300"/>
            </w:trPr>
          </w:trPrChange>
        </w:trPr>
        <w:tc>
          <w:tcPr>
            <w:tcW w:w="423" w:type="pct"/>
            <w:vMerge/>
            <w:tcBorders>
              <w:bottom w:val="single" w:sz="4" w:space="0" w:color="auto"/>
            </w:tcBorders>
            <w:noWrap/>
            <w:vAlign w:val="center"/>
            <w:hideMark/>
            <w:tcPrChange w:id="3146" w:author="Jujia Li" w:date="2026-02-10T22:49:00Z" w16du:dateUtc="2026-02-11T04:49:00Z">
              <w:tcPr>
                <w:tcW w:w="423" w:type="pct"/>
                <w:gridSpan w:val="2"/>
                <w:vMerge/>
                <w:tcBorders>
                  <w:bottom w:val="single" w:sz="4" w:space="0" w:color="auto"/>
                </w:tcBorders>
                <w:noWrap/>
                <w:vAlign w:val="center"/>
                <w:hideMark/>
              </w:tcPr>
            </w:tcPrChange>
          </w:tcPr>
          <w:p w14:paraId="53F6C60E" w14:textId="77777777" w:rsidR="002E1EB5" w:rsidRPr="000C7A78" w:rsidRDefault="002E1EB5" w:rsidP="001D3C56">
            <w:pPr>
              <w:spacing w:after="0" w:line="240" w:lineRule="auto"/>
              <w:rPr>
                <w:ins w:id="3147" w:author="Jujia Li" w:date="2026-02-10T22:34:00Z" w16du:dateUtc="2026-02-11T04:34:00Z"/>
                <w:rFonts w:eastAsia="Times New Roman" w:cs="Times New Roman"/>
                <w:color w:val="000000"/>
                <w:sz w:val="20"/>
                <w:szCs w:val="20"/>
                <w:lang w:eastAsia="zh-CN"/>
              </w:rPr>
            </w:pPr>
          </w:p>
        </w:tc>
        <w:tc>
          <w:tcPr>
            <w:tcW w:w="333" w:type="pct"/>
            <w:vMerge/>
            <w:tcBorders>
              <w:bottom w:val="single" w:sz="4" w:space="0" w:color="auto"/>
            </w:tcBorders>
            <w:vAlign w:val="center"/>
            <w:tcPrChange w:id="3148" w:author="Jujia Li" w:date="2026-02-10T22:49:00Z" w16du:dateUtc="2026-02-11T04:49:00Z">
              <w:tcPr>
                <w:tcW w:w="333" w:type="pct"/>
                <w:vMerge/>
                <w:tcBorders>
                  <w:bottom w:val="single" w:sz="4" w:space="0" w:color="auto"/>
                </w:tcBorders>
                <w:vAlign w:val="center"/>
              </w:tcPr>
            </w:tcPrChange>
          </w:tcPr>
          <w:p w14:paraId="3D18D78F" w14:textId="77777777" w:rsidR="002E1EB5" w:rsidRPr="000C7A78" w:rsidRDefault="002E1EB5" w:rsidP="001D3C56">
            <w:pPr>
              <w:spacing w:after="0" w:line="240" w:lineRule="auto"/>
              <w:jc w:val="right"/>
              <w:rPr>
                <w:ins w:id="3149" w:author="Jujia Li" w:date="2026-02-10T22:34:00Z" w16du:dateUtc="2026-02-11T04:34:00Z"/>
                <w:rFonts w:eastAsia="Times New Roman" w:cs="Times New Roman"/>
                <w:color w:val="000000"/>
                <w:sz w:val="20"/>
                <w:szCs w:val="20"/>
                <w:lang w:eastAsia="zh-CN"/>
              </w:rPr>
            </w:pPr>
          </w:p>
        </w:tc>
        <w:tc>
          <w:tcPr>
            <w:tcW w:w="188" w:type="pct"/>
            <w:vMerge/>
            <w:tcBorders>
              <w:bottom w:val="single" w:sz="4" w:space="0" w:color="auto"/>
            </w:tcBorders>
            <w:vAlign w:val="center"/>
            <w:tcPrChange w:id="3150" w:author="Jujia Li" w:date="2026-02-10T22:49:00Z" w16du:dateUtc="2026-02-11T04:49:00Z">
              <w:tcPr>
                <w:tcW w:w="188" w:type="pct"/>
                <w:gridSpan w:val="2"/>
                <w:vMerge/>
                <w:tcBorders>
                  <w:bottom w:val="single" w:sz="4" w:space="0" w:color="auto"/>
                </w:tcBorders>
                <w:vAlign w:val="center"/>
              </w:tcPr>
            </w:tcPrChange>
          </w:tcPr>
          <w:p w14:paraId="7D1265EF" w14:textId="77777777" w:rsidR="002E1EB5" w:rsidRPr="000C7A78" w:rsidRDefault="002E1EB5" w:rsidP="001D3C56">
            <w:pPr>
              <w:spacing w:after="0" w:line="240" w:lineRule="auto"/>
              <w:jc w:val="right"/>
              <w:rPr>
                <w:ins w:id="3151" w:author="Jujia Li" w:date="2026-02-10T22:34:00Z" w16du:dateUtc="2026-02-11T04:34:00Z"/>
                <w:rFonts w:eastAsia="Times New Roman" w:cs="Times New Roman"/>
                <w:color w:val="000000"/>
                <w:sz w:val="20"/>
                <w:szCs w:val="20"/>
                <w:lang w:eastAsia="zh-CN"/>
              </w:rPr>
            </w:pPr>
          </w:p>
        </w:tc>
        <w:tc>
          <w:tcPr>
            <w:tcW w:w="353" w:type="pct"/>
            <w:tcBorders>
              <w:top w:val="single" w:sz="4" w:space="0" w:color="auto"/>
              <w:bottom w:val="single" w:sz="4" w:space="0" w:color="auto"/>
            </w:tcBorders>
            <w:noWrap/>
            <w:vAlign w:val="center"/>
            <w:hideMark/>
            <w:tcPrChange w:id="3152" w:author="Jujia Li" w:date="2026-02-10T22:49:00Z" w16du:dateUtc="2026-02-11T04:49:00Z">
              <w:tcPr>
                <w:tcW w:w="353" w:type="pct"/>
                <w:gridSpan w:val="3"/>
                <w:tcBorders>
                  <w:top w:val="single" w:sz="4" w:space="0" w:color="auto"/>
                  <w:bottom w:val="single" w:sz="4" w:space="0" w:color="auto"/>
                </w:tcBorders>
                <w:noWrap/>
                <w:vAlign w:val="center"/>
                <w:hideMark/>
              </w:tcPr>
            </w:tcPrChange>
          </w:tcPr>
          <w:p w14:paraId="45DD6B9F" w14:textId="77777777" w:rsidR="002E1EB5" w:rsidRPr="000C7A78" w:rsidRDefault="002E1EB5" w:rsidP="001D3C56">
            <w:pPr>
              <w:spacing w:after="0" w:line="240" w:lineRule="auto"/>
              <w:jc w:val="right"/>
              <w:rPr>
                <w:ins w:id="3153" w:author="Jujia Li" w:date="2026-02-10T22:34:00Z" w16du:dateUtc="2026-02-11T04:34:00Z"/>
                <w:rFonts w:eastAsia="Times New Roman" w:cs="Times New Roman"/>
                <w:color w:val="000000"/>
                <w:sz w:val="20"/>
                <w:szCs w:val="20"/>
                <w:lang w:eastAsia="zh-CN"/>
              </w:rPr>
            </w:pPr>
            <w:ins w:id="3154" w:author="Jujia Li" w:date="2026-02-10T22:34:00Z" w16du:dateUtc="2026-02-11T04:34:00Z">
              <w:r w:rsidRPr="000C7A78">
                <w:rPr>
                  <w:rFonts w:eastAsia="Times New Roman" w:cs="Times New Roman"/>
                  <w:color w:val="000000"/>
                  <w:sz w:val="20"/>
                  <w:szCs w:val="20"/>
                  <w:lang w:eastAsia="zh-CN"/>
                </w:rPr>
                <w:t>2016</w:t>
              </w:r>
            </w:ins>
          </w:p>
        </w:tc>
        <w:tc>
          <w:tcPr>
            <w:tcW w:w="253" w:type="pct"/>
            <w:tcBorders>
              <w:top w:val="single" w:sz="4" w:space="0" w:color="auto"/>
              <w:bottom w:val="single" w:sz="4" w:space="0" w:color="auto"/>
            </w:tcBorders>
            <w:noWrap/>
            <w:vAlign w:val="center"/>
            <w:hideMark/>
            <w:tcPrChange w:id="3155" w:author="Jujia Li" w:date="2026-02-10T22:49:00Z" w16du:dateUtc="2026-02-11T04:49:00Z">
              <w:tcPr>
                <w:tcW w:w="253" w:type="pct"/>
                <w:gridSpan w:val="2"/>
                <w:tcBorders>
                  <w:top w:val="single" w:sz="4" w:space="0" w:color="auto"/>
                  <w:bottom w:val="single" w:sz="4" w:space="0" w:color="auto"/>
                </w:tcBorders>
                <w:noWrap/>
                <w:vAlign w:val="center"/>
                <w:hideMark/>
              </w:tcPr>
            </w:tcPrChange>
          </w:tcPr>
          <w:p w14:paraId="5A769EE2" w14:textId="77777777" w:rsidR="002E1EB5" w:rsidRPr="000C7A78" w:rsidRDefault="002E1EB5" w:rsidP="001D3C56">
            <w:pPr>
              <w:spacing w:after="0" w:line="240" w:lineRule="auto"/>
              <w:jc w:val="right"/>
              <w:rPr>
                <w:ins w:id="3156" w:author="Jujia Li" w:date="2026-02-10T22:34:00Z" w16du:dateUtc="2026-02-11T04:34:00Z"/>
                <w:rFonts w:eastAsia="Times New Roman" w:cs="Times New Roman"/>
                <w:color w:val="000000"/>
                <w:sz w:val="20"/>
                <w:szCs w:val="20"/>
                <w:lang w:eastAsia="zh-CN"/>
              </w:rPr>
            </w:pPr>
            <w:ins w:id="3157" w:author="Jujia Li" w:date="2026-02-10T22:34:00Z" w16du:dateUtc="2026-02-11T04:34:00Z">
              <w:r w:rsidRPr="000C7A78">
                <w:rPr>
                  <w:rFonts w:eastAsia="Times New Roman" w:cs="Times New Roman"/>
                  <w:color w:val="000000"/>
                  <w:sz w:val="20"/>
                  <w:szCs w:val="20"/>
                  <w:lang w:eastAsia="zh-CN"/>
                </w:rPr>
                <w:t>2017</w:t>
              </w:r>
            </w:ins>
          </w:p>
        </w:tc>
        <w:tc>
          <w:tcPr>
            <w:tcW w:w="291" w:type="pct"/>
            <w:tcBorders>
              <w:top w:val="single" w:sz="4" w:space="0" w:color="auto"/>
              <w:bottom w:val="single" w:sz="4" w:space="0" w:color="auto"/>
            </w:tcBorders>
            <w:noWrap/>
            <w:vAlign w:val="center"/>
            <w:hideMark/>
            <w:tcPrChange w:id="3158" w:author="Jujia Li" w:date="2026-02-10T22:49:00Z" w16du:dateUtc="2026-02-11T04:49:00Z">
              <w:tcPr>
                <w:tcW w:w="291" w:type="pct"/>
                <w:gridSpan w:val="2"/>
                <w:tcBorders>
                  <w:top w:val="single" w:sz="4" w:space="0" w:color="auto"/>
                  <w:bottom w:val="single" w:sz="4" w:space="0" w:color="auto"/>
                </w:tcBorders>
                <w:noWrap/>
                <w:vAlign w:val="center"/>
                <w:hideMark/>
              </w:tcPr>
            </w:tcPrChange>
          </w:tcPr>
          <w:p w14:paraId="13BA2211" w14:textId="77777777" w:rsidR="002E1EB5" w:rsidRPr="000C7A78" w:rsidRDefault="002E1EB5" w:rsidP="001D3C56">
            <w:pPr>
              <w:spacing w:after="0" w:line="240" w:lineRule="auto"/>
              <w:jc w:val="right"/>
              <w:rPr>
                <w:ins w:id="3159" w:author="Jujia Li" w:date="2026-02-10T22:34:00Z" w16du:dateUtc="2026-02-11T04:34:00Z"/>
                <w:rFonts w:eastAsia="Times New Roman" w:cs="Times New Roman"/>
                <w:color w:val="000000"/>
                <w:sz w:val="20"/>
                <w:szCs w:val="20"/>
                <w:lang w:eastAsia="zh-CN"/>
              </w:rPr>
            </w:pPr>
            <w:ins w:id="3160" w:author="Jujia Li" w:date="2026-02-10T22:34:00Z" w16du:dateUtc="2026-02-11T04:34:00Z">
              <w:r w:rsidRPr="000C7A78">
                <w:rPr>
                  <w:rFonts w:eastAsia="Times New Roman" w:cs="Times New Roman"/>
                  <w:color w:val="000000"/>
                  <w:sz w:val="20"/>
                  <w:szCs w:val="20"/>
                  <w:lang w:eastAsia="zh-CN"/>
                </w:rPr>
                <w:t>2018</w:t>
              </w:r>
            </w:ins>
          </w:p>
        </w:tc>
        <w:tc>
          <w:tcPr>
            <w:tcW w:w="291" w:type="pct"/>
            <w:tcBorders>
              <w:top w:val="single" w:sz="4" w:space="0" w:color="auto"/>
              <w:bottom w:val="single" w:sz="4" w:space="0" w:color="auto"/>
            </w:tcBorders>
            <w:noWrap/>
            <w:vAlign w:val="center"/>
            <w:hideMark/>
            <w:tcPrChange w:id="3161" w:author="Jujia Li" w:date="2026-02-10T22:49:00Z" w16du:dateUtc="2026-02-11T04:49:00Z">
              <w:tcPr>
                <w:tcW w:w="291" w:type="pct"/>
                <w:gridSpan w:val="2"/>
                <w:tcBorders>
                  <w:top w:val="single" w:sz="4" w:space="0" w:color="auto"/>
                  <w:bottom w:val="single" w:sz="4" w:space="0" w:color="auto"/>
                </w:tcBorders>
                <w:noWrap/>
                <w:vAlign w:val="center"/>
                <w:hideMark/>
              </w:tcPr>
            </w:tcPrChange>
          </w:tcPr>
          <w:p w14:paraId="66B9911C" w14:textId="77777777" w:rsidR="002E1EB5" w:rsidRPr="000C7A78" w:rsidRDefault="002E1EB5" w:rsidP="001D3C56">
            <w:pPr>
              <w:spacing w:after="0" w:line="240" w:lineRule="auto"/>
              <w:jc w:val="right"/>
              <w:rPr>
                <w:ins w:id="3162" w:author="Jujia Li" w:date="2026-02-10T22:34:00Z" w16du:dateUtc="2026-02-11T04:34:00Z"/>
                <w:rFonts w:eastAsia="Times New Roman" w:cs="Times New Roman"/>
                <w:color w:val="000000"/>
                <w:sz w:val="20"/>
                <w:szCs w:val="20"/>
                <w:lang w:eastAsia="zh-CN"/>
              </w:rPr>
            </w:pPr>
            <w:ins w:id="3163" w:author="Jujia Li" w:date="2026-02-10T22:34:00Z" w16du:dateUtc="2026-02-11T04:34:00Z">
              <w:r w:rsidRPr="000C7A78">
                <w:rPr>
                  <w:rFonts w:eastAsia="Times New Roman" w:cs="Times New Roman"/>
                  <w:color w:val="000000"/>
                  <w:sz w:val="20"/>
                  <w:szCs w:val="20"/>
                  <w:lang w:eastAsia="zh-CN"/>
                </w:rPr>
                <w:t>2019</w:t>
              </w:r>
            </w:ins>
          </w:p>
        </w:tc>
        <w:tc>
          <w:tcPr>
            <w:tcW w:w="234" w:type="pct"/>
            <w:tcBorders>
              <w:top w:val="single" w:sz="4" w:space="0" w:color="auto"/>
              <w:bottom w:val="single" w:sz="4" w:space="0" w:color="auto"/>
            </w:tcBorders>
            <w:noWrap/>
            <w:vAlign w:val="center"/>
            <w:hideMark/>
            <w:tcPrChange w:id="3164" w:author="Jujia Li" w:date="2026-02-10T22:49:00Z" w16du:dateUtc="2026-02-11T04:49:00Z">
              <w:tcPr>
                <w:tcW w:w="234" w:type="pct"/>
                <w:gridSpan w:val="2"/>
                <w:tcBorders>
                  <w:top w:val="single" w:sz="4" w:space="0" w:color="auto"/>
                  <w:bottom w:val="single" w:sz="4" w:space="0" w:color="auto"/>
                </w:tcBorders>
                <w:noWrap/>
                <w:vAlign w:val="center"/>
                <w:hideMark/>
              </w:tcPr>
            </w:tcPrChange>
          </w:tcPr>
          <w:p w14:paraId="7800BC14" w14:textId="77777777" w:rsidR="002E1EB5" w:rsidRPr="000C7A78" w:rsidRDefault="002E1EB5" w:rsidP="001D3C56">
            <w:pPr>
              <w:spacing w:after="0" w:line="240" w:lineRule="auto"/>
              <w:jc w:val="right"/>
              <w:rPr>
                <w:ins w:id="3165" w:author="Jujia Li" w:date="2026-02-10T22:34:00Z" w16du:dateUtc="2026-02-11T04:34:00Z"/>
                <w:rFonts w:eastAsia="Times New Roman" w:cs="Times New Roman"/>
                <w:color w:val="000000"/>
                <w:sz w:val="20"/>
                <w:szCs w:val="20"/>
                <w:lang w:eastAsia="zh-CN"/>
              </w:rPr>
            </w:pPr>
            <w:ins w:id="3166" w:author="Jujia Li" w:date="2026-02-10T22:34:00Z" w16du:dateUtc="2026-02-11T04:34:00Z">
              <w:r w:rsidRPr="000C7A78">
                <w:rPr>
                  <w:rFonts w:eastAsia="Times New Roman" w:cs="Times New Roman"/>
                  <w:color w:val="000000"/>
                  <w:sz w:val="20"/>
                  <w:szCs w:val="20"/>
                  <w:lang w:eastAsia="zh-CN"/>
                </w:rPr>
                <w:t>2016</w:t>
              </w:r>
            </w:ins>
          </w:p>
        </w:tc>
        <w:tc>
          <w:tcPr>
            <w:tcW w:w="234" w:type="pct"/>
            <w:tcBorders>
              <w:top w:val="single" w:sz="4" w:space="0" w:color="auto"/>
              <w:bottom w:val="single" w:sz="4" w:space="0" w:color="auto"/>
            </w:tcBorders>
            <w:noWrap/>
            <w:vAlign w:val="center"/>
            <w:hideMark/>
            <w:tcPrChange w:id="3167" w:author="Jujia Li" w:date="2026-02-10T22:49:00Z" w16du:dateUtc="2026-02-11T04:49:00Z">
              <w:tcPr>
                <w:tcW w:w="234" w:type="pct"/>
                <w:gridSpan w:val="2"/>
                <w:tcBorders>
                  <w:top w:val="single" w:sz="4" w:space="0" w:color="auto"/>
                  <w:bottom w:val="single" w:sz="4" w:space="0" w:color="auto"/>
                </w:tcBorders>
                <w:noWrap/>
                <w:vAlign w:val="center"/>
                <w:hideMark/>
              </w:tcPr>
            </w:tcPrChange>
          </w:tcPr>
          <w:p w14:paraId="4F3C5475" w14:textId="77777777" w:rsidR="002E1EB5" w:rsidRPr="000C7A78" w:rsidRDefault="002E1EB5" w:rsidP="001D3C56">
            <w:pPr>
              <w:spacing w:after="0" w:line="240" w:lineRule="auto"/>
              <w:jc w:val="right"/>
              <w:rPr>
                <w:ins w:id="3168" w:author="Jujia Li" w:date="2026-02-10T22:34:00Z" w16du:dateUtc="2026-02-11T04:34:00Z"/>
                <w:rFonts w:eastAsia="Times New Roman" w:cs="Times New Roman"/>
                <w:color w:val="000000"/>
                <w:sz w:val="20"/>
                <w:szCs w:val="20"/>
                <w:lang w:eastAsia="zh-CN"/>
              </w:rPr>
            </w:pPr>
            <w:ins w:id="3169" w:author="Jujia Li" w:date="2026-02-10T22:34:00Z" w16du:dateUtc="2026-02-11T04:34:00Z">
              <w:r w:rsidRPr="000C7A78">
                <w:rPr>
                  <w:rFonts w:eastAsia="Times New Roman" w:cs="Times New Roman"/>
                  <w:color w:val="000000"/>
                  <w:sz w:val="20"/>
                  <w:szCs w:val="20"/>
                  <w:lang w:eastAsia="zh-CN"/>
                </w:rPr>
                <w:t>2017</w:t>
              </w:r>
            </w:ins>
          </w:p>
        </w:tc>
        <w:tc>
          <w:tcPr>
            <w:tcW w:w="234" w:type="pct"/>
            <w:tcBorders>
              <w:top w:val="single" w:sz="4" w:space="0" w:color="auto"/>
              <w:bottom w:val="single" w:sz="4" w:space="0" w:color="auto"/>
            </w:tcBorders>
            <w:noWrap/>
            <w:vAlign w:val="center"/>
            <w:hideMark/>
            <w:tcPrChange w:id="3170" w:author="Jujia Li" w:date="2026-02-10T22:49:00Z" w16du:dateUtc="2026-02-11T04:49:00Z">
              <w:tcPr>
                <w:tcW w:w="234" w:type="pct"/>
                <w:gridSpan w:val="2"/>
                <w:tcBorders>
                  <w:top w:val="single" w:sz="4" w:space="0" w:color="auto"/>
                  <w:bottom w:val="single" w:sz="4" w:space="0" w:color="auto"/>
                </w:tcBorders>
                <w:noWrap/>
                <w:vAlign w:val="center"/>
                <w:hideMark/>
              </w:tcPr>
            </w:tcPrChange>
          </w:tcPr>
          <w:p w14:paraId="5880FCD2" w14:textId="77777777" w:rsidR="002E1EB5" w:rsidRPr="000C7A78" w:rsidRDefault="002E1EB5" w:rsidP="001D3C56">
            <w:pPr>
              <w:spacing w:after="0" w:line="240" w:lineRule="auto"/>
              <w:jc w:val="right"/>
              <w:rPr>
                <w:ins w:id="3171" w:author="Jujia Li" w:date="2026-02-10T22:34:00Z" w16du:dateUtc="2026-02-11T04:34:00Z"/>
                <w:rFonts w:eastAsia="Times New Roman" w:cs="Times New Roman"/>
                <w:color w:val="000000"/>
                <w:sz w:val="20"/>
                <w:szCs w:val="20"/>
                <w:lang w:eastAsia="zh-CN"/>
              </w:rPr>
            </w:pPr>
            <w:ins w:id="3172" w:author="Jujia Li" w:date="2026-02-10T22:34:00Z" w16du:dateUtc="2026-02-11T04:34:00Z">
              <w:r w:rsidRPr="000C7A78">
                <w:rPr>
                  <w:rFonts w:eastAsia="Times New Roman" w:cs="Times New Roman"/>
                  <w:color w:val="000000"/>
                  <w:sz w:val="20"/>
                  <w:szCs w:val="20"/>
                  <w:lang w:eastAsia="zh-CN"/>
                </w:rPr>
                <w:t>2018</w:t>
              </w:r>
            </w:ins>
          </w:p>
        </w:tc>
        <w:tc>
          <w:tcPr>
            <w:tcW w:w="234" w:type="pct"/>
            <w:tcBorders>
              <w:top w:val="single" w:sz="4" w:space="0" w:color="auto"/>
              <w:bottom w:val="single" w:sz="4" w:space="0" w:color="auto"/>
            </w:tcBorders>
            <w:noWrap/>
            <w:vAlign w:val="center"/>
            <w:hideMark/>
            <w:tcPrChange w:id="3173" w:author="Jujia Li" w:date="2026-02-10T22:49:00Z" w16du:dateUtc="2026-02-11T04:49:00Z">
              <w:tcPr>
                <w:tcW w:w="234" w:type="pct"/>
                <w:gridSpan w:val="2"/>
                <w:tcBorders>
                  <w:top w:val="single" w:sz="4" w:space="0" w:color="auto"/>
                  <w:bottom w:val="single" w:sz="4" w:space="0" w:color="auto"/>
                </w:tcBorders>
                <w:noWrap/>
                <w:vAlign w:val="center"/>
                <w:hideMark/>
              </w:tcPr>
            </w:tcPrChange>
          </w:tcPr>
          <w:p w14:paraId="676FE8D7" w14:textId="77777777" w:rsidR="002E1EB5" w:rsidRPr="000C7A78" w:rsidRDefault="002E1EB5" w:rsidP="001D3C56">
            <w:pPr>
              <w:spacing w:after="0" w:line="240" w:lineRule="auto"/>
              <w:jc w:val="right"/>
              <w:rPr>
                <w:ins w:id="3174" w:author="Jujia Li" w:date="2026-02-10T22:34:00Z" w16du:dateUtc="2026-02-11T04:34:00Z"/>
                <w:rFonts w:eastAsia="Times New Roman" w:cs="Times New Roman"/>
                <w:color w:val="000000"/>
                <w:sz w:val="20"/>
                <w:szCs w:val="20"/>
                <w:lang w:eastAsia="zh-CN"/>
              </w:rPr>
            </w:pPr>
            <w:ins w:id="3175" w:author="Jujia Li" w:date="2026-02-10T22:34:00Z" w16du:dateUtc="2026-02-11T04:34:00Z">
              <w:r w:rsidRPr="000C7A78">
                <w:rPr>
                  <w:rFonts w:eastAsia="Times New Roman" w:cs="Times New Roman"/>
                  <w:color w:val="000000"/>
                  <w:sz w:val="20"/>
                  <w:szCs w:val="20"/>
                  <w:lang w:eastAsia="zh-CN"/>
                </w:rPr>
                <w:t>2019</w:t>
              </w:r>
            </w:ins>
          </w:p>
        </w:tc>
        <w:tc>
          <w:tcPr>
            <w:tcW w:w="231" w:type="pct"/>
            <w:vMerge/>
            <w:tcBorders>
              <w:bottom w:val="single" w:sz="4" w:space="0" w:color="auto"/>
            </w:tcBorders>
            <w:vAlign w:val="bottom"/>
            <w:tcPrChange w:id="3176" w:author="Jujia Li" w:date="2026-02-10T22:49:00Z" w16du:dateUtc="2026-02-11T04:49:00Z">
              <w:tcPr>
                <w:tcW w:w="231" w:type="pct"/>
                <w:vMerge/>
                <w:tcBorders>
                  <w:bottom w:val="single" w:sz="4" w:space="0" w:color="auto"/>
                </w:tcBorders>
                <w:vAlign w:val="bottom"/>
              </w:tcPr>
            </w:tcPrChange>
          </w:tcPr>
          <w:p w14:paraId="4B44772B" w14:textId="77777777" w:rsidR="002E1EB5" w:rsidRPr="000C7A78" w:rsidRDefault="002E1EB5" w:rsidP="001D3C56">
            <w:pPr>
              <w:spacing w:after="0" w:line="240" w:lineRule="auto"/>
              <w:jc w:val="right"/>
              <w:rPr>
                <w:ins w:id="3177" w:author="Jujia Li" w:date="2026-02-10T22:34:00Z" w16du:dateUtc="2026-02-11T04:34:00Z"/>
                <w:rFonts w:eastAsia="Times New Roman" w:cs="Times New Roman"/>
                <w:color w:val="000000"/>
                <w:sz w:val="20"/>
                <w:szCs w:val="20"/>
                <w:lang w:eastAsia="zh-CN"/>
              </w:rPr>
            </w:pPr>
          </w:p>
        </w:tc>
        <w:tc>
          <w:tcPr>
            <w:tcW w:w="418" w:type="pct"/>
            <w:vMerge/>
            <w:tcBorders>
              <w:bottom w:val="single" w:sz="4" w:space="0" w:color="auto"/>
            </w:tcBorders>
            <w:vAlign w:val="bottom"/>
            <w:tcPrChange w:id="3178" w:author="Jujia Li" w:date="2026-02-10T22:49:00Z" w16du:dateUtc="2026-02-11T04:49:00Z">
              <w:tcPr>
                <w:tcW w:w="418" w:type="pct"/>
                <w:gridSpan w:val="2"/>
                <w:vMerge/>
                <w:tcBorders>
                  <w:bottom w:val="single" w:sz="4" w:space="0" w:color="auto"/>
                </w:tcBorders>
                <w:vAlign w:val="bottom"/>
              </w:tcPr>
            </w:tcPrChange>
          </w:tcPr>
          <w:p w14:paraId="1C9C7827" w14:textId="77777777" w:rsidR="002E1EB5" w:rsidRPr="000C7A78" w:rsidRDefault="002E1EB5" w:rsidP="001D3C56">
            <w:pPr>
              <w:spacing w:after="0" w:line="240" w:lineRule="auto"/>
              <w:jc w:val="right"/>
              <w:rPr>
                <w:ins w:id="3179" w:author="Jujia Li" w:date="2026-02-10T22:34:00Z" w16du:dateUtc="2026-02-11T04:34:00Z"/>
                <w:rFonts w:eastAsia="Times New Roman" w:cs="Times New Roman"/>
                <w:sz w:val="20"/>
                <w:szCs w:val="20"/>
                <w:lang w:eastAsia="zh-CN"/>
              </w:rPr>
            </w:pPr>
          </w:p>
        </w:tc>
        <w:tc>
          <w:tcPr>
            <w:tcW w:w="495" w:type="pct"/>
            <w:vMerge/>
            <w:tcBorders>
              <w:bottom w:val="single" w:sz="4" w:space="0" w:color="auto"/>
            </w:tcBorders>
            <w:vAlign w:val="bottom"/>
            <w:tcPrChange w:id="3180" w:author="Jujia Li" w:date="2026-02-10T22:49:00Z" w16du:dateUtc="2026-02-11T04:49:00Z">
              <w:tcPr>
                <w:tcW w:w="495" w:type="pct"/>
                <w:gridSpan w:val="2"/>
                <w:vMerge/>
                <w:tcBorders>
                  <w:bottom w:val="single" w:sz="4" w:space="0" w:color="auto"/>
                </w:tcBorders>
                <w:vAlign w:val="bottom"/>
              </w:tcPr>
            </w:tcPrChange>
          </w:tcPr>
          <w:p w14:paraId="39BA273E" w14:textId="77777777" w:rsidR="002E1EB5" w:rsidRPr="000C7A78" w:rsidRDefault="002E1EB5" w:rsidP="001D3C56">
            <w:pPr>
              <w:spacing w:after="0" w:line="240" w:lineRule="auto"/>
              <w:jc w:val="right"/>
              <w:rPr>
                <w:ins w:id="3181" w:author="Jujia Li" w:date="2026-02-10T22:34:00Z" w16du:dateUtc="2026-02-11T04:34:00Z"/>
                <w:rFonts w:eastAsia="Times New Roman" w:cs="Times New Roman"/>
                <w:sz w:val="20"/>
                <w:szCs w:val="20"/>
                <w:lang w:eastAsia="zh-CN"/>
              </w:rPr>
            </w:pPr>
          </w:p>
        </w:tc>
        <w:tc>
          <w:tcPr>
            <w:tcW w:w="328" w:type="pct"/>
            <w:vMerge/>
            <w:tcBorders>
              <w:bottom w:val="single" w:sz="4" w:space="0" w:color="auto"/>
            </w:tcBorders>
            <w:vAlign w:val="bottom"/>
            <w:tcPrChange w:id="3182" w:author="Jujia Li" w:date="2026-02-10T22:49:00Z" w16du:dateUtc="2026-02-11T04:49:00Z">
              <w:tcPr>
                <w:tcW w:w="328" w:type="pct"/>
                <w:gridSpan w:val="2"/>
                <w:vMerge/>
                <w:tcBorders>
                  <w:bottom w:val="single" w:sz="4" w:space="0" w:color="auto"/>
                </w:tcBorders>
                <w:vAlign w:val="bottom"/>
              </w:tcPr>
            </w:tcPrChange>
          </w:tcPr>
          <w:p w14:paraId="35803C68" w14:textId="77777777" w:rsidR="002E1EB5" w:rsidRPr="000C7A78" w:rsidRDefault="002E1EB5" w:rsidP="001D3C56">
            <w:pPr>
              <w:spacing w:after="0" w:line="240" w:lineRule="auto"/>
              <w:jc w:val="right"/>
              <w:rPr>
                <w:ins w:id="3183" w:author="Jujia Li" w:date="2026-02-10T22:34:00Z" w16du:dateUtc="2026-02-11T04:34:00Z"/>
                <w:rFonts w:eastAsia="Times New Roman" w:cs="Times New Roman"/>
                <w:sz w:val="20"/>
                <w:szCs w:val="20"/>
                <w:lang w:eastAsia="zh-CN"/>
              </w:rPr>
            </w:pPr>
          </w:p>
        </w:tc>
        <w:tc>
          <w:tcPr>
            <w:tcW w:w="459" w:type="pct"/>
            <w:vMerge/>
            <w:tcBorders>
              <w:bottom w:val="single" w:sz="4" w:space="0" w:color="auto"/>
            </w:tcBorders>
            <w:vAlign w:val="bottom"/>
            <w:tcPrChange w:id="3184" w:author="Jujia Li" w:date="2026-02-10T22:49:00Z" w16du:dateUtc="2026-02-11T04:49:00Z">
              <w:tcPr>
                <w:tcW w:w="459" w:type="pct"/>
                <w:gridSpan w:val="2"/>
                <w:vMerge/>
                <w:tcBorders>
                  <w:bottom w:val="single" w:sz="4" w:space="0" w:color="auto"/>
                </w:tcBorders>
                <w:vAlign w:val="bottom"/>
              </w:tcPr>
            </w:tcPrChange>
          </w:tcPr>
          <w:p w14:paraId="139A352E" w14:textId="77777777" w:rsidR="002E1EB5" w:rsidRPr="000C7A78" w:rsidRDefault="002E1EB5" w:rsidP="001D3C56">
            <w:pPr>
              <w:spacing w:after="0" w:line="240" w:lineRule="auto"/>
              <w:jc w:val="right"/>
              <w:rPr>
                <w:ins w:id="3185" w:author="Jujia Li" w:date="2026-02-10T22:34:00Z" w16du:dateUtc="2026-02-11T04:34:00Z"/>
                <w:rFonts w:eastAsia="Times New Roman" w:cs="Times New Roman"/>
                <w:sz w:val="20"/>
                <w:szCs w:val="20"/>
                <w:lang w:eastAsia="zh-CN"/>
              </w:rPr>
            </w:pPr>
          </w:p>
        </w:tc>
      </w:tr>
      <w:tr w:rsidR="00246190" w:rsidRPr="00246190" w14:paraId="2D67C61A" w14:textId="77777777" w:rsidTr="000C7A78">
        <w:trPr>
          <w:trHeight w:val="144"/>
          <w:ins w:id="3186" w:author="Jujia Li" w:date="2026-02-10T22:34:00Z"/>
        </w:trPr>
        <w:tc>
          <w:tcPr>
            <w:tcW w:w="423" w:type="pct"/>
            <w:tcBorders>
              <w:top w:val="single" w:sz="4" w:space="0" w:color="auto"/>
            </w:tcBorders>
            <w:noWrap/>
            <w:vAlign w:val="center"/>
            <w:hideMark/>
          </w:tcPr>
          <w:p w14:paraId="22EB2D1E" w14:textId="77777777" w:rsidR="002E1EB5" w:rsidRPr="000C7A78" w:rsidRDefault="002E1EB5" w:rsidP="001D3C56">
            <w:pPr>
              <w:spacing w:after="0" w:line="240" w:lineRule="auto"/>
              <w:rPr>
                <w:ins w:id="3187" w:author="Jujia Li" w:date="2026-02-10T22:34:00Z" w16du:dateUtc="2026-02-11T04:34:00Z"/>
                <w:rFonts w:eastAsia="Times New Roman" w:cs="Times New Roman"/>
                <w:color w:val="000000"/>
                <w:sz w:val="20"/>
                <w:szCs w:val="20"/>
                <w:lang w:eastAsia="zh-CN"/>
              </w:rPr>
            </w:pPr>
            <w:ins w:id="3188" w:author="Jujia Li" w:date="2026-02-10T22:34:00Z" w16du:dateUtc="2026-02-11T04:34:00Z">
              <w:r w:rsidRPr="000C7A78">
                <w:rPr>
                  <w:rFonts w:cs="Times New Roman"/>
                  <w:sz w:val="20"/>
                  <w:szCs w:val="20"/>
                </w:rPr>
                <w:t>Blount</w:t>
              </w:r>
            </w:ins>
          </w:p>
        </w:tc>
        <w:tc>
          <w:tcPr>
            <w:tcW w:w="333" w:type="pct"/>
            <w:tcBorders>
              <w:top w:val="single" w:sz="4" w:space="0" w:color="auto"/>
            </w:tcBorders>
            <w:vAlign w:val="center"/>
          </w:tcPr>
          <w:p w14:paraId="332EAC45" w14:textId="6C90CD0C" w:rsidR="002E1EB5" w:rsidRPr="000C7A78" w:rsidRDefault="002E1EB5" w:rsidP="001D3C56">
            <w:pPr>
              <w:spacing w:after="0" w:line="240" w:lineRule="auto"/>
              <w:jc w:val="right"/>
              <w:rPr>
                <w:ins w:id="3189" w:author="Jujia Li" w:date="2026-02-10T22:34:00Z" w16du:dateUtc="2026-02-11T04:34:00Z"/>
                <w:rFonts w:cs="Times New Roman"/>
                <w:color w:val="000000"/>
                <w:sz w:val="20"/>
                <w:szCs w:val="20"/>
              </w:rPr>
            </w:pPr>
            <w:ins w:id="3190" w:author="Jujia Li" w:date="2026-02-10T22:34:00Z" w16du:dateUtc="2026-02-11T04:34:00Z">
              <w:r w:rsidRPr="000C7A78">
                <w:rPr>
                  <w:rFonts w:cs="Times New Roman"/>
                  <w:sz w:val="20"/>
                  <w:szCs w:val="20"/>
                  <w:rPrChange w:id="3191" w:author="Jujia Li" w:date="2026-02-10T22:50:00Z" w16du:dateUtc="2026-02-11T04:50:00Z">
                    <w:rPr>
                      <w:rFonts w:cs="Times New Roman"/>
                    </w:rPr>
                  </w:rPrChange>
                </w:rPr>
                <w:t>57</w:t>
              </w:r>
            </w:ins>
            <w:ins w:id="3192" w:author="Jujia Li" w:date="2026-02-10T22:51:00Z" w16du:dateUtc="2026-02-11T04:51:00Z">
              <w:r w:rsidR="000C7A78">
                <w:rPr>
                  <w:rFonts w:eastAsia="SimSun" w:cs="Times New Roman" w:hint="eastAsia"/>
                  <w:sz w:val="20"/>
                  <w:szCs w:val="20"/>
                  <w:lang w:eastAsia="zh-CN"/>
                </w:rPr>
                <w:t>,</w:t>
              </w:r>
            </w:ins>
            <w:ins w:id="3193" w:author="Jujia Li" w:date="2026-02-10T22:34:00Z" w16du:dateUtc="2026-02-11T04:34:00Z">
              <w:r w:rsidRPr="000C7A78">
                <w:rPr>
                  <w:rFonts w:cs="Times New Roman"/>
                  <w:sz w:val="20"/>
                  <w:szCs w:val="20"/>
                  <w:rPrChange w:id="3194" w:author="Jujia Li" w:date="2026-02-10T22:50:00Z" w16du:dateUtc="2026-02-11T04:50:00Z">
                    <w:rPr>
                      <w:rFonts w:cs="Times New Roman"/>
                    </w:rPr>
                  </w:rPrChange>
                </w:rPr>
                <w:t>846</w:t>
              </w:r>
            </w:ins>
          </w:p>
        </w:tc>
        <w:tc>
          <w:tcPr>
            <w:tcW w:w="188" w:type="pct"/>
            <w:tcBorders>
              <w:top w:val="single" w:sz="4" w:space="0" w:color="auto"/>
            </w:tcBorders>
            <w:vAlign w:val="center"/>
          </w:tcPr>
          <w:p w14:paraId="20939AC6" w14:textId="77777777" w:rsidR="002E1EB5" w:rsidRPr="000C7A78" w:rsidRDefault="002E1EB5" w:rsidP="001D3C56">
            <w:pPr>
              <w:spacing w:after="0" w:line="240" w:lineRule="auto"/>
              <w:jc w:val="right"/>
              <w:rPr>
                <w:ins w:id="3195" w:author="Jujia Li" w:date="2026-02-10T22:34:00Z" w16du:dateUtc="2026-02-11T04:34:00Z"/>
                <w:rFonts w:cs="Times New Roman"/>
                <w:color w:val="000000"/>
                <w:sz w:val="20"/>
                <w:szCs w:val="20"/>
              </w:rPr>
            </w:pPr>
            <w:ins w:id="3196" w:author="Jujia Li" w:date="2026-02-10T22:34:00Z" w16du:dateUtc="2026-02-11T04:34:00Z">
              <w:r w:rsidRPr="000C7A78">
                <w:rPr>
                  <w:rFonts w:cs="Times New Roman"/>
                  <w:color w:val="000000"/>
                  <w:sz w:val="20"/>
                  <w:szCs w:val="20"/>
                </w:rPr>
                <w:t>2</w:t>
              </w:r>
            </w:ins>
          </w:p>
        </w:tc>
        <w:tc>
          <w:tcPr>
            <w:tcW w:w="353" w:type="pct"/>
            <w:tcBorders>
              <w:top w:val="single" w:sz="4" w:space="0" w:color="auto"/>
            </w:tcBorders>
            <w:noWrap/>
            <w:vAlign w:val="bottom"/>
            <w:hideMark/>
          </w:tcPr>
          <w:p w14:paraId="59A57140" w14:textId="77777777" w:rsidR="002E1EB5" w:rsidRPr="000C7A78" w:rsidRDefault="002E1EB5" w:rsidP="001D3C56">
            <w:pPr>
              <w:spacing w:after="0" w:line="240" w:lineRule="auto"/>
              <w:jc w:val="right"/>
              <w:rPr>
                <w:ins w:id="3197" w:author="Jujia Li" w:date="2026-02-10T22:34:00Z" w16du:dateUtc="2026-02-11T04:34:00Z"/>
                <w:rFonts w:eastAsia="Times New Roman" w:cs="Times New Roman"/>
                <w:color w:val="000000"/>
                <w:sz w:val="20"/>
                <w:szCs w:val="20"/>
                <w:lang w:eastAsia="zh-CN"/>
              </w:rPr>
            </w:pPr>
            <w:ins w:id="3198" w:author="Jujia Li" w:date="2026-02-10T22:34:00Z" w16du:dateUtc="2026-02-11T04:34:00Z">
              <w:r w:rsidRPr="000C7A78">
                <w:rPr>
                  <w:rFonts w:cs="Times New Roman"/>
                  <w:color w:val="000000"/>
                  <w:sz w:val="20"/>
                  <w:szCs w:val="20"/>
                </w:rPr>
                <w:t>17.74</w:t>
              </w:r>
            </w:ins>
          </w:p>
        </w:tc>
        <w:tc>
          <w:tcPr>
            <w:tcW w:w="253" w:type="pct"/>
            <w:tcBorders>
              <w:top w:val="single" w:sz="4" w:space="0" w:color="auto"/>
            </w:tcBorders>
            <w:noWrap/>
            <w:vAlign w:val="bottom"/>
            <w:hideMark/>
          </w:tcPr>
          <w:p w14:paraId="3AF67D7D" w14:textId="77777777" w:rsidR="002E1EB5" w:rsidRPr="000C7A78" w:rsidRDefault="002E1EB5" w:rsidP="001D3C56">
            <w:pPr>
              <w:spacing w:after="0" w:line="240" w:lineRule="auto"/>
              <w:jc w:val="right"/>
              <w:rPr>
                <w:ins w:id="3199" w:author="Jujia Li" w:date="2026-02-10T22:34:00Z" w16du:dateUtc="2026-02-11T04:34:00Z"/>
                <w:rFonts w:eastAsia="Times New Roman" w:cs="Times New Roman"/>
                <w:color w:val="000000"/>
                <w:sz w:val="20"/>
                <w:szCs w:val="20"/>
                <w:lang w:eastAsia="zh-CN"/>
              </w:rPr>
            </w:pPr>
            <w:ins w:id="3200" w:author="Jujia Li" w:date="2026-02-10T22:34:00Z" w16du:dateUtc="2026-02-11T04:34:00Z">
              <w:r w:rsidRPr="000C7A78">
                <w:rPr>
                  <w:rFonts w:cs="Times New Roman"/>
                  <w:color w:val="000000"/>
                  <w:sz w:val="20"/>
                  <w:szCs w:val="20"/>
                </w:rPr>
                <w:t>16.27</w:t>
              </w:r>
            </w:ins>
          </w:p>
        </w:tc>
        <w:tc>
          <w:tcPr>
            <w:tcW w:w="291" w:type="pct"/>
            <w:tcBorders>
              <w:top w:val="single" w:sz="4" w:space="0" w:color="auto"/>
            </w:tcBorders>
            <w:noWrap/>
            <w:vAlign w:val="bottom"/>
            <w:hideMark/>
          </w:tcPr>
          <w:p w14:paraId="1D390B10" w14:textId="77777777" w:rsidR="002E1EB5" w:rsidRPr="000C7A78" w:rsidRDefault="002E1EB5" w:rsidP="001D3C56">
            <w:pPr>
              <w:spacing w:after="0" w:line="240" w:lineRule="auto"/>
              <w:jc w:val="right"/>
              <w:rPr>
                <w:ins w:id="3201" w:author="Jujia Li" w:date="2026-02-10T22:34:00Z" w16du:dateUtc="2026-02-11T04:34:00Z"/>
                <w:rFonts w:eastAsia="Times New Roman" w:cs="Times New Roman"/>
                <w:color w:val="000000"/>
                <w:sz w:val="20"/>
                <w:szCs w:val="20"/>
                <w:lang w:eastAsia="zh-CN"/>
              </w:rPr>
            </w:pPr>
            <w:ins w:id="3202" w:author="Jujia Li" w:date="2026-02-10T22:34:00Z" w16du:dateUtc="2026-02-11T04:34:00Z">
              <w:r w:rsidRPr="000C7A78">
                <w:rPr>
                  <w:rFonts w:cs="Times New Roman"/>
                  <w:color w:val="000000"/>
                  <w:sz w:val="20"/>
                  <w:szCs w:val="20"/>
                </w:rPr>
                <w:t>10.04</w:t>
              </w:r>
            </w:ins>
          </w:p>
        </w:tc>
        <w:tc>
          <w:tcPr>
            <w:tcW w:w="291" w:type="pct"/>
            <w:tcBorders>
              <w:top w:val="single" w:sz="4" w:space="0" w:color="auto"/>
            </w:tcBorders>
            <w:noWrap/>
            <w:vAlign w:val="bottom"/>
            <w:hideMark/>
          </w:tcPr>
          <w:p w14:paraId="306A38CF" w14:textId="77777777" w:rsidR="002E1EB5" w:rsidRPr="000C7A78" w:rsidRDefault="002E1EB5" w:rsidP="001D3C56">
            <w:pPr>
              <w:spacing w:after="0" w:line="240" w:lineRule="auto"/>
              <w:jc w:val="right"/>
              <w:rPr>
                <w:ins w:id="3203" w:author="Jujia Li" w:date="2026-02-10T22:34:00Z" w16du:dateUtc="2026-02-11T04:34:00Z"/>
                <w:rFonts w:eastAsia="Times New Roman" w:cs="Times New Roman"/>
                <w:color w:val="000000"/>
                <w:sz w:val="20"/>
                <w:szCs w:val="20"/>
                <w:lang w:eastAsia="zh-CN"/>
              </w:rPr>
            </w:pPr>
            <w:ins w:id="3204" w:author="Jujia Li" w:date="2026-02-10T22:34:00Z" w16du:dateUtc="2026-02-11T04:34:00Z">
              <w:r w:rsidRPr="000C7A78">
                <w:rPr>
                  <w:rFonts w:cs="Times New Roman"/>
                  <w:color w:val="000000"/>
                  <w:sz w:val="20"/>
                  <w:szCs w:val="20"/>
                </w:rPr>
                <w:t>7.26</w:t>
              </w:r>
            </w:ins>
          </w:p>
        </w:tc>
        <w:tc>
          <w:tcPr>
            <w:tcW w:w="234" w:type="pct"/>
            <w:tcBorders>
              <w:top w:val="single" w:sz="4" w:space="0" w:color="auto"/>
            </w:tcBorders>
            <w:noWrap/>
            <w:vAlign w:val="bottom"/>
            <w:hideMark/>
          </w:tcPr>
          <w:p w14:paraId="7612286D" w14:textId="77777777" w:rsidR="002E1EB5" w:rsidRPr="000C7A78" w:rsidRDefault="002E1EB5" w:rsidP="001D3C56">
            <w:pPr>
              <w:spacing w:after="0" w:line="240" w:lineRule="auto"/>
              <w:jc w:val="right"/>
              <w:rPr>
                <w:ins w:id="3205" w:author="Jujia Li" w:date="2026-02-10T22:34:00Z" w16du:dateUtc="2026-02-11T04:34:00Z"/>
                <w:rFonts w:eastAsia="Times New Roman" w:cs="Times New Roman"/>
                <w:color w:val="000000"/>
                <w:sz w:val="20"/>
                <w:szCs w:val="20"/>
                <w:lang w:eastAsia="zh-CN"/>
              </w:rPr>
            </w:pPr>
            <w:ins w:id="3206" w:author="Jujia Li" w:date="2026-02-10T22:34:00Z" w16du:dateUtc="2026-02-11T04:34:00Z">
              <w:r w:rsidRPr="000C7A78">
                <w:rPr>
                  <w:rFonts w:cs="Times New Roman"/>
                  <w:color w:val="000000"/>
                  <w:sz w:val="20"/>
                  <w:szCs w:val="20"/>
                </w:rPr>
                <w:t>-</w:t>
              </w:r>
            </w:ins>
          </w:p>
        </w:tc>
        <w:tc>
          <w:tcPr>
            <w:tcW w:w="234" w:type="pct"/>
            <w:tcBorders>
              <w:top w:val="single" w:sz="4" w:space="0" w:color="auto"/>
            </w:tcBorders>
            <w:noWrap/>
            <w:vAlign w:val="bottom"/>
            <w:hideMark/>
          </w:tcPr>
          <w:p w14:paraId="31A5C586" w14:textId="77777777" w:rsidR="002E1EB5" w:rsidRPr="000C7A78" w:rsidRDefault="002E1EB5" w:rsidP="001D3C56">
            <w:pPr>
              <w:spacing w:after="0" w:line="240" w:lineRule="auto"/>
              <w:jc w:val="right"/>
              <w:rPr>
                <w:ins w:id="3207" w:author="Jujia Li" w:date="2026-02-10T22:34:00Z" w16du:dateUtc="2026-02-11T04:34:00Z"/>
                <w:rFonts w:eastAsia="Times New Roman" w:cs="Times New Roman"/>
                <w:color w:val="000000"/>
                <w:sz w:val="20"/>
                <w:szCs w:val="20"/>
                <w:lang w:eastAsia="zh-CN"/>
              </w:rPr>
            </w:pPr>
            <w:ins w:id="3208" w:author="Jujia Li" w:date="2026-02-10T22:34:00Z" w16du:dateUtc="2026-02-11T04:34:00Z">
              <w:r w:rsidRPr="000C7A78">
                <w:rPr>
                  <w:rFonts w:cs="Times New Roman"/>
                  <w:color w:val="000000"/>
                  <w:sz w:val="20"/>
                  <w:szCs w:val="20"/>
                </w:rPr>
                <w:t>-</w:t>
              </w:r>
            </w:ins>
          </w:p>
        </w:tc>
        <w:tc>
          <w:tcPr>
            <w:tcW w:w="234" w:type="pct"/>
            <w:tcBorders>
              <w:top w:val="single" w:sz="4" w:space="0" w:color="auto"/>
            </w:tcBorders>
            <w:noWrap/>
            <w:vAlign w:val="bottom"/>
            <w:hideMark/>
          </w:tcPr>
          <w:p w14:paraId="3F977D1F" w14:textId="77777777" w:rsidR="002E1EB5" w:rsidRPr="000C7A78" w:rsidRDefault="002E1EB5" w:rsidP="001D3C56">
            <w:pPr>
              <w:spacing w:after="0" w:line="240" w:lineRule="auto"/>
              <w:jc w:val="right"/>
              <w:rPr>
                <w:ins w:id="3209" w:author="Jujia Li" w:date="2026-02-10T22:34:00Z" w16du:dateUtc="2026-02-11T04:34:00Z"/>
                <w:rFonts w:eastAsia="Times New Roman" w:cs="Times New Roman"/>
                <w:color w:val="000000"/>
                <w:sz w:val="20"/>
                <w:szCs w:val="20"/>
                <w:lang w:eastAsia="zh-CN"/>
              </w:rPr>
            </w:pPr>
            <w:ins w:id="3210" w:author="Jujia Li" w:date="2026-02-10T22:34:00Z" w16du:dateUtc="2026-02-11T04:34:00Z">
              <w:r w:rsidRPr="000C7A78">
                <w:rPr>
                  <w:rFonts w:cs="Times New Roman"/>
                  <w:color w:val="000000"/>
                  <w:sz w:val="20"/>
                  <w:szCs w:val="20"/>
                </w:rPr>
                <w:t>-</w:t>
              </w:r>
            </w:ins>
          </w:p>
        </w:tc>
        <w:tc>
          <w:tcPr>
            <w:tcW w:w="234" w:type="pct"/>
            <w:tcBorders>
              <w:top w:val="single" w:sz="4" w:space="0" w:color="auto"/>
            </w:tcBorders>
            <w:noWrap/>
            <w:vAlign w:val="bottom"/>
            <w:hideMark/>
          </w:tcPr>
          <w:p w14:paraId="31A7E721" w14:textId="77777777" w:rsidR="002E1EB5" w:rsidRPr="000C7A78" w:rsidRDefault="002E1EB5" w:rsidP="001D3C56">
            <w:pPr>
              <w:spacing w:after="0" w:line="240" w:lineRule="auto"/>
              <w:jc w:val="right"/>
              <w:rPr>
                <w:ins w:id="3211" w:author="Jujia Li" w:date="2026-02-10T22:34:00Z" w16du:dateUtc="2026-02-11T04:34:00Z"/>
                <w:rFonts w:eastAsia="Times New Roman" w:cs="Times New Roman"/>
                <w:color w:val="000000"/>
                <w:sz w:val="20"/>
                <w:szCs w:val="20"/>
                <w:lang w:eastAsia="zh-CN"/>
              </w:rPr>
            </w:pPr>
            <w:ins w:id="3212" w:author="Jujia Li" w:date="2026-02-10T22:34:00Z" w16du:dateUtc="2026-02-11T04:34:00Z">
              <w:r w:rsidRPr="000C7A78">
                <w:rPr>
                  <w:rFonts w:cs="Times New Roman"/>
                  <w:color w:val="000000"/>
                  <w:sz w:val="20"/>
                  <w:szCs w:val="20"/>
                </w:rPr>
                <w:t>-</w:t>
              </w:r>
            </w:ins>
          </w:p>
        </w:tc>
        <w:tc>
          <w:tcPr>
            <w:tcW w:w="231" w:type="pct"/>
            <w:tcBorders>
              <w:top w:val="single" w:sz="4" w:space="0" w:color="auto"/>
            </w:tcBorders>
            <w:vAlign w:val="bottom"/>
          </w:tcPr>
          <w:p w14:paraId="115AA0CD" w14:textId="77777777" w:rsidR="002E1EB5" w:rsidRPr="000C7A78" w:rsidRDefault="002E1EB5" w:rsidP="001D3C56">
            <w:pPr>
              <w:spacing w:after="0" w:line="240" w:lineRule="auto"/>
              <w:jc w:val="right"/>
              <w:rPr>
                <w:ins w:id="3213" w:author="Jujia Li" w:date="2026-02-10T22:34:00Z" w16du:dateUtc="2026-02-11T04:34:00Z"/>
                <w:rFonts w:cs="Times New Roman"/>
                <w:color w:val="000000"/>
                <w:sz w:val="20"/>
                <w:szCs w:val="20"/>
              </w:rPr>
            </w:pPr>
            <w:ins w:id="3214" w:author="Jujia Li" w:date="2026-02-10T22:34:00Z" w16du:dateUtc="2026-02-11T04:34:00Z">
              <w:r w:rsidRPr="000C7A78">
                <w:rPr>
                  <w:rFonts w:cs="Times New Roman"/>
                  <w:color w:val="000000"/>
                  <w:sz w:val="20"/>
                  <w:szCs w:val="20"/>
                  <w:rPrChange w:id="3215" w:author="Jujia Li" w:date="2026-02-10T22:50:00Z" w16du:dateUtc="2026-02-11T04:50:00Z">
                    <w:rPr>
                      <w:rFonts w:ascii="Aptos Narrow" w:hAnsi="Aptos Narrow"/>
                      <w:color w:val="000000"/>
                    </w:rPr>
                  </w:rPrChange>
                </w:rPr>
                <w:t>45.7</w:t>
              </w:r>
            </w:ins>
          </w:p>
        </w:tc>
        <w:tc>
          <w:tcPr>
            <w:tcW w:w="418" w:type="pct"/>
            <w:tcBorders>
              <w:top w:val="single" w:sz="4" w:space="0" w:color="auto"/>
            </w:tcBorders>
            <w:vAlign w:val="bottom"/>
          </w:tcPr>
          <w:p w14:paraId="5CD79AB5" w14:textId="77777777" w:rsidR="002E1EB5" w:rsidRPr="000C7A78" w:rsidRDefault="002E1EB5" w:rsidP="001D3C56">
            <w:pPr>
              <w:spacing w:after="0" w:line="240" w:lineRule="auto"/>
              <w:jc w:val="right"/>
              <w:rPr>
                <w:ins w:id="3216" w:author="Jujia Li" w:date="2026-02-10T22:34:00Z" w16du:dateUtc="2026-02-11T04:34:00Z"/>
                <w:rFonts w:cs="Times New Roman"/>
                <w:sz w:val="20"/>
                <w:szCs w:val="20"/>
                <w:rPrChange w:id="3217" w:author="Jujia Li" w:date="2026-02-10T22:50:00Z" w16du:dateUtc="2026-02-11T04:50:00Z">
                  <w:rPr>
                    <w:ins w:id="3218" w:author="Jujia Li" w:date="2026-02-10T22:34:00Z" w16du:dateUtc="2026-02-11T04:34:00Z"/>
                    <w:rFonts w:cs="Times New Roman"/>
                  </w:rPr>
                </w:rPrChange>
              </w:rPr>
            </w:pPr>
            <w:ins w:id="3219" w:author="Jujia Li" w:date="2026-02-10T22:34:00Z" w16du:dateUtc="2026-02-11T04:34:00Z">
              <w:r w:rsidRPr="000C7A78">
                <w:rPr>
                  <w:rFonts w:cs="Times New Roman"/>
                  <w:color w:val="000000"/>
                  <w:sz w:val="20"/>
                  <w:szCs w:val="20"/>
                  <w:rPrChange w:id="3220" w:author="Jujia Li" w:date="2026-02-10T22:50:00Z" w16du:dateUtc="2026-02-11T04:50:00Z">
                    <w:rPr>
                      <w:rFonts w:ascii="Aptos Narrow" w:hAnsi="Aptos Narrow"/>
                      <w:color w:val="000000"/>
                    </w:rPr>
                  </w:rPrChange>
                </w:rPr>
                <w:t>4.6</w:t>
              </w:r>
            </w:ins>
          </w:p>
        </w:tc>
        <w:tc>
          <w:tcPr>
            <w:tcW w:w="495" w:type="pct"/>
            <w:tcBorders>
              <w:top w:val="single" w:sz="4" w:space="0" w:color="auto"/>
            </w:tcBorders>
            <w:vAlign w:val="bottom"/>
          </w:tcPr>
          <w:p w14:paraId="56570179" w14:textId="77777777" w:rsidR="002E1EB5" w:rsidRPr="000C7A78" w:rsidRDefault="002E1EB5" w:rsidP="001D3C56">
            <w:pPr>
              <w:spacing w:after="0" w:line="240" w:lineRule="auto"/>
              <w:jc w:val="right"/>
              <w:rPr>
                <w:ins w:id="3221" w:author="Jujia Li" w:date="2026-02-10T22:34:00Z" w16du:dateUtc="2026-02-11T04:34:00Z"/>
                <w:rFonts w:cs="Times New Roman"/>
                <w:sz w:val="20"/>
                <w:szCs w:val="20"/>
                <w:rPrChange w:id="3222" w:author="Jujia Li" w:date="2026-02-10T22:50:00Z" w16du:dateUtc="2026-02-11T04:50:00Z">
                  <w:rPr>
                    <w:ins w:id="3223" w:author="Jujia Li" w:date="2026-02-10T22:34:00Z" w16du:dateUtc="2026-02-11T04:34:00Z"/>
                    <w:rFonts w:cs="Times New Roman"/>
                  </w:rPr>
                </w:rPrChange>
              </w:rPr>
            </w:pPr>
            <w:ins w:id="3224" w:author="Jujia Li" w:date="2026-02-10T22:34:00Z" w16du:dateUtc="2026-02-11T04:34:00Z">
              <w:r w:rsidRPr="000C7A78">
                <w:rPr>
                  <w:rFonts w:cs="Times New Roman"/>
                  <w:color w:val="000000"/>
                  <w:sz w:val="20"/>
                  <w:szCs w:val="20"/>
                  <w:rPrChange w:id="3225" w:author="Jujia Li" w:date="2026-02-10T22:50:00Z" w16du:dateUtc="2026-02-11T04:50:00Z">
                    <w:rPr>
                      <w:rFonts w:ascii="Aptos Narrow" w:hAnsi="Aptos Narrow"/>
                      <w:color w:val="000000"/>
                    </w:rPr>
                  </w:rPrChange>
                </w:rPr>
                <w:t>3.4</w:t>
              </w:r>
            </w:ins>
          </w:p>
        </w:tc>
        <w:tc>
          <w:tcPr>
            <w:tcW w:w="328" w:type="pct"/>
            <w:tcBorders>
              <w:top w:val="single" w:sz="4" w:space="0" w:color="auto"/>
            </w:tcBorders>
            <w:vAlign w:val="bottom"/>
          </w:tcPr>
          <w:p w14:paraId="62E05220" w14:textId="77777777" w:rsidR="002E1EB5" w:rsidRPr="000C7A78" w:rsidRDefault="002E1EB5" w:rsidP="001D3C56">
            <w:pPr>
              <w:spacing w:after="0" w:line="240" w:lineRule="auto"/>
              <w:jc w:val="right"/>
              <w:rPr>
                <w:ins w:id="3226" w:author="Jujia Li" w:date="2026-02-10T22:34:00Z" w16du:dateUtc="2026-02-11T04:34:00Z"/>
                <w:rFonts w:cs="Times New Roman"/>
                <w:sz w:val="20"/>
                <w:szCs w:val="20"/>
                <w:rPrChange w:id="3227" w:author="Jujia Li" w:date="2026-02-10T22:50:00Z" w16du:dateUtc="2026-02-11T04:50:00Z">
                  <w:rPr>
                    <w:ins w:id="3228" w:author="Jujia Li" w:date="2026-02-10T22:34:00Z" w16du:dateUtc="2026-02-11T04:34:00Z"/>
                    <w:rFonts w:cs="Times New Roman"/>
                  </w:rPr>
                </w:rPrChange>
              </w:rPr>
            </w:pPr>
            <w:ins w:id="3229" w:author="Jujia Li" w:date="2026-02-10T22:34:00Z" w16du:dateUtc="2026-02-11T04:34:00Z">
              <w:r w:rsidRPr="000C7A78">
                <w:rPr>
                  <w:rFonts w:cs="Times New Roman"/>
                  <w:color w:val="000000"/>
                  <w:sz w:val="20"/>
                  <w:szCs w:val="20"/>
                  <w:rPrChange w:id="3230" w:author="Jujia Li" w:date="2026-02-10T22:50:00Z" w16du:dateUtc="2026-02-11T04:50:00Z">
                    <w:rPr>
                      <w:rFonts w:ascii="Aptos Narrow" w:hAnsi="Aptos Narrow"/>
                      <w:color w:val="000000"/>
                    </w:rPr>
                  </w:rPrChange>
                </w:rPr>
                <w:t>13.6</w:t>
              </w:r>
            </w:ins>
          </w:p>
        </w:tc>
        <w:tc>
          <w:tcPr>
            <w:tcW w:w="459" w:type="pct"/>
            <w:tcBorders>
              <w:top w:val="single" w:sz="4" w:space="0" w:color="auto"/>
            </w:tcBorders>
            <w:vAlign w:val="bottom"/>
          </w:tcPr>
          <w:p w14:paraId="52BB874A" w14:textId="3E3AA2B1" w:rsidR="002E1EB5" w:rsidRPr="000C7A78" w:rsidRDefault="002E1EB5" w:rsidP="001D3C56">
            <w:pPr>
              <w:spacing w:after="0" w:line="240" w:lineRule="auto"/>
              <w:jc w:val="right"/>
              <w:rPr>
                <w:ins w:id="3231" w:author="Jujia Li" w:date="2026-02-10T22:34:00Z" w16du:dateUtc="2026-02-11T04:34:00Z"/>
                <w:rFonts w:cs="Times New Roman"/>
                <w:sz w:val="20"/>
                <w:szCs w:val="20"/>
                <w:rPrChange w:id="3232" w:author="Jujia Li" w:date="2026-02-10T22:50:00Z" w16du:dateUtc="2026-02-11T04:50:00Z">
                  <w:rPr>
                    <w:ins w:id="3233" w:author="Jujia Li" w:date="2026-02-10T22:34:00Z" w16du:dateUtc="2026-02-11T04:34:00Z"/>
                    <w:rFonts w:cs="Times New Roman"/>
                  </w:rPr>
                </w:rPrChange>
              </w:rPr>
            </w:pPr>
            <w:ins w:id="3234" w:author="Jujia Li" w:date="2026-02-10T22:34:00Z" w16du:dateUtc="2026-02-11T04:34:00Z">
              <w:r w:rsidRPr="000C7A78">
                <w:rPr>
                  <w:rFonts w:cs="Times New Roman"/>
                  <w:color w:val="000000"/>
                  <w:sz w:val="20"/>
                  <w:szCs w:val="20"/>
                  <w:rPrChange w:id="3235" w:author="Jujia Li" w:date="2026-02-10T22:50:00Z" w16du:dateUtc="2026-02-11T04:50:00Z">
                    <w:rPr>
                      <w:rFonts w:ascii="Aptos Narrow" w:hAnsi="Aptos Narrow"/>
                      <w:color w:val="000000"/>
                    </w:rPr>
                  </w:rPrChange>
                </w:rPr>
                <w:t>17</w:t>
              </w:r>
            </w:ins>
            <w:ins w:id="3236" w:author="Jujia Li" w:date="2026-02-10T23:20:00Z" w16du:dateUtc="2026-02-11T05:20:00Z">
              <w:r w:rsidR="005D584A">
                <w:rPr>
                  <w:rFonts w:cs="Times New Roman"/>
                  <w:color w:val="000000"/>
                  <w:sz w:val="20"/>
                  <w:szCs w:val="20"/>
                </w:rPr>
                <w:t>.0</w:t>
              </w:r>
            </w:ins>
          </w:p>
        </w:tc>
      </w:tr>
      <w:tr w:rsidR="00246190" w:rsidRPr="00246190" w14:paraId="1604CB9B" w14:textId="77777777" w:rsidTr="000C7A78">
        <w:trPr>
          <w:trHeight w:val="144"/>
          <w:ins w:id="3237" w:author="Jujia Li" w:date="2026-02-10T22:34:00Z"/>
        </w:trPr>
        <w:tc>
          <w:tcPr>
            <w:tcW w:w="423" w:type="pct"/>
            <w:noWrap/>
            <w:vAlign w:val="center"/>
            <w:hideMark/>
          </w:tcPr>
          <w:p w14:paraId="248A758A" w14:textId="77777777" w:rsidR="002E1EB5" w:rsidRPr="000C7A78" w:rsidRDefault="002E1EB5" w:rsidP="001D3C56">
            <w:pPr>
              <w:spacing w:after="0" w:line="240" w:lineRule="auto"/>
              <w:rPr>
                <w:ins w:id="3238" w:author="Jujia Li" w:date="2026-02-10T22:34:00Z" w16du:dateUtc="2026-02-11T04:34:00Z"/>
                <w:rFonts w:eastAsia="Times New Roman" w:cs="Times New Roman"/>
                <w:color w:val="000000"/>
                <w:sz w:val="20"/>
                <w:szCs w:val="20"/>
                <w:lang w:eastAsia="zh-CN"/>
              </w:rPr>
            </w:pPr>
            <w:ins w:id="3239" w:author="Jujia Li" w:date="2026-02-10T22:34:00Z" w16du:dateUtc="2026-02-11T04:34:00Z">
              <w:r w:rsidRPr="000C7A78">
                <w:rPr>
                  <w:rFonts w:cs="Times New Roman"/>
                  <w:sz w:val="20"/>
                  <w:szCs w:val="20"/>
                </w:rPr>
                <w:t>Cherokee</w:t>
              </w:r>
            </w:ins>
          </w:p>
        </w:tc>
        <w:tc>
          <w:tcPr>
            <w:tcW w:w="333" w:type="pct"/>
            <w:vAlign w:val="center"/>
          </w:tcPr>
          <w:p w14:paraId="6ECC017A" w14:textId="5B5BC2E6" w:rsidR="002E1EB5" w:rsidRPr="000C7A78" w:rsidRDefault="002E1EB5" w:rsidP="001D3C56">
            <w:pPr>
              <w:spacing w:after="0" w:line="240" w:lineRule="auto"/>
              <w:jc w:val="right"/>
              <w:rPr>
                <w:ins w:id="3240" w:author="Jujia Li" w:date="2026-02-10T22:34:00Z" w16du:dateUtc="2026-02-11T04:34:00Z"/>
                <w:rFonts w:cs="Times New Roman"/>
                <w:color w:val="000000"/>
                <w:sz w:val="20"/>
                <w:szCs w:val="20"/>
              </w:rPr>
            </w:pPr>
            <w:ins w:id="3241" w:author="Jujia Li" w:date="2026-02-10T22:34:00Z" w16du:dateUtc="2026-02-11T04:34:00Z">
              <w:r w:rsidRPr="000C7A78">
                <w:rPr>
                  <w:rFonts w:cs="Times New Roman"/>
                  <w:sz w:val="20"/>
                  <w:szCs w:val="20"/>
                  <w:rPrChange w:id="3242" w:author="Jujia Li" w:date="2026-02-10T22:50:00Z" w16du:dateUtc="2026-02-11T04:50:00Z">
                    <w:rPr>
                      <w:rFonts w:cs="Times New Roman"/>
                    </w:rPr>
                  </w:rPrChange>
                </w:rPr>
                <w:t>25</w:t>
              </w:r>
            </w:ins>
            <w:ins w:id="3243" w:author="Jujia Li" w:date="2026-02-10T22:51:00Z" w16du:dateUtc="2026-02-11T04:51:00Z">
              <w:r w:rsidR="000C7A78">
                <w:rPr>
                  <w:rFonts w:eastAsia="SimSun" w:cs="Times New Roman" w:hint="eastAsia"/>
                  <w:sz w:val="20"/>
                  <w:szCs w:val="20"/>
                  <w:lang w:eastAsia="zh-CN"/>
                </w:rPr>
                <w:t>,</w:t>
              </w:r>
            </w:ins>
            <w:ins w:id="3244" w:author="Jujia Li" w:date="2026-02-10T22:34:00Z" w16du:dateUtc="2026-02-11T04:34:00Z">
              <w:r w:rsidRPr="000C7A78">
                <w:rPr>
                  <w:rFonts w:cs="Times New Roman"/>
                  <w:sz w:val="20"/>
                  <w:szCs w:val="20"/>
                  <w:rPrChange w:id="3245" w:author="Jujia Li" w:date="2026-02-10T22:50:00Z" w16du:dateUtc="2026-02-11T04:50:00Z">
                    <w:rPr>
                      <w:rFonts w:cs="Times New Roman"/>
                    </w:rPr>
                  </w:rPrChange>
                </w:rPr>
                <w:t>952</w:t>
              </w:r>
            </w:ins>
          </w:p>
        </w:tc>
        <w:tc>
          <w:tcPr>
            <w:tcW w:w="188" w:type="pct"/>
            <w:vAlign w:val="center"/>
          </w:tcPr>
          <w:p w14:paraId="23619710" w14:textId="77777777" w:rsidR="002E1EB5" w:rsidRPr="000C7A78" w:rsidRDefault="002E1EB5" w:rsidP="001D3C56">
            <w:pPr>
              <w:spacing w:after="0" w:line="240" w:lineRule="auto"/>
              <w:jc w:val="right"/>
              <w:rPr>
                <w:ins w:id="3246" w:author="Jujia Li" w:date="2026-02-10T22:34:00Z" w16du:dateUtc="2026-02-11T04:34:00Z"/>
                <w:rFonts w:cs="Times New Roman"/>
                <w:color w:val="000000"/>
                <w:sz w:val="20"/>
                <w:szCs w:val="20"/>
              </w:rPr>
            </w:pPr>
            <w:ins w:id="3247" w:author="Jujia Li" w:date="2026-02-10T22:34:00Z" w16du:dateUtc="2026-02-11T04:34:00Z">
              <w:r w:rsidRPr="000C7A78">
                <w:rPr>
                  <w:rFonts w:cs="Times New Roman"/>
                  <w:color w:val="000000"/>
                  <w:sz w:val="20"/>
                  <w:szCs w:val="20"/>
                </w:rPr>
                <w:t>6</w:t>
              </w:r>
            </w:ins>
          </w:p>
        </w:tc>
        <w:tc>
          <w:tcPr>
            <w:tcW w:w="353" w:type="pct"/>
            <w:noWrap/>
            <w:vAlign w:val="bottom"/>
            <w:hideMark/>
          </w:tcPr>
          <w:p w14:paraId="71ED1075" w14:textId="77777777" w:rsidR="002E1EB5" w:rsidRPr="000C7A78" w:rsidRDefault="002E1EB5" w:rsidP="001D3C56">
            <w:pPr>
              <w:spacing w:after="0" w:line="240" w:lineRule="auto"/>
              <w:jc w:val="right"/>
              <w:rPr>
                <w:ins w:id="3248" w:author="Jujia Li" w:date="2026-02-10T22:34:00Z" w16du:dateUtc="2026-02-11T04:34:00Z"/>
                <w:rFonts w:eastAsia="Times New Roman" w:cs="Times New Roman"/>
                <w:color w:val="000000"/>
                <w:sz w:val="20"/>
                <w:szCs w:val="20"/>
                <w:lang w:eastAsia="zh-CN"/>
              </w:rPr>
            </w:pPr>
            <w:ins w:id="3249" w:author="Jujia Li" w:date="2026-02-10T22:34:00Z" w16du:dateUtc="2026-02-11T04:34:00Z">
              <w:r w:rsidRPr="000C7A78">
                <w:rPr>
                  <w:rFonts w:cs="Times New Roman"/>
                  <w:color w:val="000000"/>
                  <w:sz w:val="20"/>
                  <w:szCs w:val="20"/>
                </w:rPr>
                <w:t>3.88</w:t>
              </w:r>
            </w:ins>
          </w:p>
        </w:tc>
        <w:tc>
          <w:tcPr>
            <w:tcW w:w="253" w:type="pct"/>
            <w:noWrap/>
            <w:vAlign w:val="bottom"/>
            <w:hideMark/>
          </w:tcPr>
          <w:p w14:paraId="2E9D5BEE" w14:textId="77777777" w:rsidR="002E1EB5" w:rsidRPr="000C7A78" w:rsidRDefault="002E1EB5" w:rsidP="001D3C56">
            <w:pPr>
              <w:spacing w:after="0" w:line="240" w:lineRule="auto"/>
              <w:jc w:val="right"/>
              <w:rPr>
                <w:ins w:id="3250" w:author="Jujia Li" w:date="2026-02-10T22:34:00Z" w16du:dateUtc="2026-02-11T04:34:00Z"/>
                <w:rFonts w:eastAsia="Times New Roman" w:cs="Times New Roman"/>
                <w:color w:val="000000"/>
                <w:sz w:val="20"/>
                <w:szCs w:val="20"/>
                <w:lang w:eastAsia="zh-CN"/>
              </w:rPr>
            </w:pPr>
            <w:ins w:id="3251" w:author="Jujia Li" w:date="2026-02-10T22:34:00Z" w16du:dateUtc="2026-02-11T04:34:00Z">
              <w:r w:rsidRPr="000C7A78">
                <w:rPr>
                  <w:rFonts w:cs="Times New Roman"/>
                  <w:color w:val="000000"/>
                  <w:sz w:val="20"/>
                  <w:szCs w:val="20"/>
                </w:rPr>
                <w:t>7.36</w:t>
              </w:r>
            </w:ins>
          </w:p>
        </w:tc>
        <w:tc>
          <w:tcPr>
            <w:tcW w:w="291" w:type="pct"/>
            <w:noWrap/>
            <w:vAlign w:val="bottom"/>
            <w:hideMark/>
          </w:tcPr>
          <w:p w14:paraId="65DC8403" w14:textId="77777777" w:rsidR="002E1EB5" w:rsidRPr="000C7A78" w:rsidRDefault="002E1EB5" w:rsidP="001D3C56">
            <w:pPr>
              <w:spacing w:after="0" w:line="240" w:lineRule="auto"/>
              <w:jc w:val="right"/>
              <w:rPr>
                <w:ins w:id="3252" w:author="Jujia Li" w:date="2026-02-10T22:34:00Z" w16du:dateUtc="2026-02-11T04:34:00Z"/>
                <w:rFonts w:eastAsia="Times New Roman" w:cs="Times New Roman"/>
                <w:color w:val="000000"/>
                <w:sz w:val="20"/>
                <w:szCs w:val="20"/>
                <w:lang w:eastAsia="zh-CN"/>
              </w:rPr>
            </w:pPr>
            <w:ins w:id="3253" w:author="Jujia Li" w:date="2026-02-10T22:34:00Z" w16du:dateUtc="2026-02-11T04:34:00Z">
              <w:r w:rsidRPr="000C7A78">
                <w:rPr>
                  <w:rFonts w:cs="Times New Roman"/>
                  <w:color w:val="000000"/>
                  <w:sz w:val="20"/>
                  <w:szCs w:val="20"/>
                </w:rPr>
                <w:t>14.99</w:t>
              </w:r>
            </w:ins>
          </w:p>
        </w:tc>
        <w:tc>
          <w:tcPr>
            <w:tcW w:w="291" w:type="pct"/>
            <w:noWrap/>
            <w:vAlign w:val="bottom"/>
            <w:hideMark/>
          </w:tcPr>
          <w:p w14:paraId="57C15D07" w14:textId="77777777" w:rsidR="002E1EB5" w:rsidRPr="000C7A78" w:rsidRDefault="002E1EB5" w:rsidP="001D3C56">
            <w:pPr>
              <w:spacing w:after="0" w:line="240" w:lineRule="auto"/>
              <w:jc w:val="right"/>
              <w:rPr>
                <w:ins w:id="3254" w:author="Jujia Li" w:date="2026-02-10T22:34:00Z" w16du:dateUtc="2026-02-11T04:34:00Z"/>
                <w:rFonts w:eastAsia="Times New Roman" w:cs="Times New Roman"/>
                <w:color w:val="000000"/>
                <w:sz w:val="20"/>
                <w:szCs w:val="20"/>
                <w:lang w:eastAsia="zh-CN"/>
              </w:rPr>
            </w:pPr>
            <w:ins w:id="3255" w:author="Jujia Li" w:date="2026-02-10T22:34:00Z" w16du:dateUtc="2026-02-11T04:34:00Z">
              <w:r w:rsidRPr="000C7A78">
                <w:rPr>
                  <w:rFonts w:cs="Times New Roman"/>
                  <w:color w:val="000000"/>
                  <w:sz w:val="20"/>
                  <w:szCs w:val="20"/>
                </w:rPr>
                <w:t>28.63</w:t>
              </w:r>
            </w:ins>
          </w:p>
        </w:tc>
        <w:tc>
          <w:tcPr>
            <w:tcW w:w="234" w:type="pct"/>
            <w:noWrap/>
            <w:vAlign w:val="bottom"/>
            <w:hideMark/>
          </w:tcPr>
          <w:p w14:paraId="301AABA3" w14:textId="77777777" w:rsidR="002E1EB5" w:rsidRPr="000C7A78" w:rsidRDefault="002E1EB5" w:rsidP="001D3C56">
            <w:pPr>
              <w:spacing w:after="0" w:line="240" w:lineRule="auto"/>
              <w:jc w:val="right"/>
              <w:rPr>
                <w:ins w:id="3256" w:author="Jujia Li" w:date="2026-02-10T22:34:00Z" w16du:dateUtc="2026-02-11T04:34:00Z"/>
                <w:rFonts w:eastAsia="Times New Roman" w:cs="Times New Roman"/>
                <w:color w:val="000000"/>
                <w:sz w:val="20"/>
                <w:szCs w:val="20"/>
                <w:lang w:eastAsia="zh-CN"/>
              </w:rPr>
            </w:pPr>
            <w:ins w:id="3257" w:author="Jujia Li" w:date="2026-02-10T22:34:00Z" w16du:dateUtc="2026-02-11T04:34:00Z">
              <w:r w:rsidRPr="000C7A78">
                <w:rPr>
                  <w:rFonts w:cs="Times New Roman"/>
                  <w:color w:val="000000"/>
                  <w:sz w:val="20"/>
                  <w:szCs w:val="20"/>
                </w:rPr>
                <w:t>-</w:t>
              </w:r>
            </w:ins>
          </w:p>
        </w:tc>
        <w:tc>
          <w:tcPr>
            <w:tcW w:w="234" w:type="pct"/>
            <w:noWrap/>
            <w:vAlign w:val="bottom"/>
            <w:hideMark/>
          </w:tcPr>
          <w:p w14:paraId="0A375ABE" w14:textId="77777777" w:rsidR="002E1EB5" w:rsidRPr="000C7A78" w:rsidRDefault="002E1EB5" w:rsidP="001D3C56">
            <w:pPr>
              <w:spacing w:after="0" w:line="240" w:lineRule="auto"/>
              <w:jc w:val="right"/>
              <w:rPr>
                <w:ins w:id="3258" w:author="Jujia Li" w:date="2026-02-10T22:34:00Z" w16du:dateUtc="2026-02-11T04:34:00Z"/>
                <w:rFonts w:eastAsia="Times New Roman" w:cs="Times New Roman"/>
                <w:color w:val="000000"/>
                <w:sz w:val="20"/>
                <w:szCs w:val="20"/>
                <w:lang w:eastAsia="zh-CN"/>
              </w:rPr>
            </w:pPr>
            <w:ins w:id="3259" w:author="Jujia Li" w:date="2026-02-10T22:34:00Z" w16du:dateUtc="2026-02-11T04:34:00Z">
              <w:r w:rsidRPr="000C7A78">
                <w:rPr>
                  <w:rFonts w:cs="Times New Roman"/>
                  <w:color w:val="000000"/>
                  <w:sz w:val="20"/>
                  <w:szCs w:val="20"/>
                </w:rPr>
                <w:t>-</w:t>
              </w:r>
            </w:ins>
          </w:p>
        </w:tc>
        <w:tc>
          <w:tcPr>
            <w:tcW w:w="234" w:type="pct"/>
            <w:noWrap/>
            <w:vAlign w:val="bottom"/>
            <w:hideMark/>
          </w:tcPr>
          <w:p w14:paraId="08A0EC4A" w14:textId="77777777" w:rsidR="002E1EB5" w:rsidRPr="000C7A78" w:rsidRDefault="002E1EB5" w:rsidP="001D3C56">
            <w:pPr>
              <w:spacing w:after="0" w:line="240" w:lineRule="auto"/>
              <w:jc w:val="right"/>
              <w:rPr>
                <w:ins w:id="3260" w:author="Jujia Li" w:date="2026-02-10T22:34:00Z" w16du:dateUtc="2026-02-11T04:34:00Z"/>
                <w:rFonts w:eastAsia="Times New Roman" w:cs="Times New Roman"/>
                <w:color w:val="000000"/>
                <w:sz w:val="20"/>
                <w:szCs w:val="20"/>
                <w:lang w:eastAsia="zh-CN"/>
              </w:rPr>
            </w:pPr>
            <w:ins w:id="3261" w:author="Jujia Li" w:date="2026-02-10T22:34:00Z" w16du:dateUtc="2026-02-11T04:34:00Z">
              <w:r w:rsidRPr="000C7A78">
                <w:rPr>
                  <w:rFonts w:cs="Times New Roman"/>
                  <w:color w:val="000000"/>
                  <w:sz w:val="20"/>
                  <w:szCs w:val="20"/>
                </w:rPr>
                <w:t>0</w:t>
              </w:r>
            </w:ins>
          </w:p>
        </w:tc>
        <w:tc>
          <w:tcPr>
            <w:tcW w:w="234" w:type="pct"/>
            <w:noWrap/>
            <w:vAlign w:val="bottom"/>
            <w:hideMark/>
          </w:tcPr>
          <w:p w14:paraId="20958E61" w14:textId="77777777" w:rsidR="002E1EB5" w:rsidRPr="000C7A78" w:rsidRDefault="002E1EB5" w:rsidP="001D3C56">
            <w:pPr>
              <w:spacing w:after="0" w:line="240" w:lineRule="auto"/>
              <w:jc w:val="right"/>
              <w:rPr>
                <w:ins w:id="3262" w:author="Jujia Li" w:date="2026-02-10T22:34:00Z" w16du:dateUtc="2026-02-11T04:34:00Z"/>
                <w:rFonts w:eastAsia="Times New Roman" w:cs="Times New Roman"/>
                <w:color w:val="000000"/>
                <w:sz w:val="20"/>
                <w:szCs w:val="20"/>
                <w:lang w:eastAsia="zh-CN"/>
              </w:rPr>
            </w:pPr>
            <w:ins w:id="3263" w:author="Jujia Li" w:date="2026-02-10T22:34:00Z" w16du:dateUtc="2026-02-11T04:34:00Z">
              <w:r w:rsidRPr="000C7A78">
                <w:rPr>
                  <w:rFonts w:cs="Times New Roman"/>
                  <w:color w:val="000000"/>
                  <w:sz w:val="20"/>
                  <w:szCs w:val="20"/>
                </w:rPr>
                <w:t>-</w:t>
              </w:r>
            </w:ins>
          </w:p>
        </w:tc>
        <w:tc>
          <w:tcPr>
            <w:tcW w:w="231" w:type="pct"/>
            <w:vAlign w:val="bottom"/>
          </w:tcPr>
          <w:p w14:paraId="2483DB42" w14:textId="77777777" w:rsidR="002E1EB5" w:rsidRPr="000C7A78" w:rsidRDefault="002E1EB5" w:rsidP="001D3C56">
            <w:pPr>
              <w:spacing w:after="0" w:line="240" w:lineRule="auto"/>
              <w:jc w:val="right"/>
              <w:rPr>
                <w:ins w:id="3264" w:author="Jujia Li" w:date="2026-02-10T22:34:00Z" w16du:dateUtc="2026-02-11T04:34:00Z"/>
                <w:rFonts w:cs="Times New Roman"/>
                <w:color w:val="000000"/>
                <w:sz w:val="20"/>
                <w:szCs w:val="20"/>
              </w:rPr>
            </w:pPr>
            <w:ins w:id="3265" w:author="Jujia Li" w:date="2026-02-10T22:34:00Z" w16du:dateUtc="2026-02-11T04:34:00Z">
              <w:r w:rsidRPr="000C7A78">
                <w:rPr>
                  <w:rFonts w:cs="Times New Roman"/>
                  <w:color w:val="000000"/>
                  <w:sz w:val="20"/>
                  <w:szCs w:val="20"/>
                  <w:rPrChange w:id="3266" w:author="Jujia Li" w:date="2026-02-10T22:50:00Z" w16du:dateUtc="2026-02-11T04:50:00Z">
                    <w:rPr>
                      <w:rFonts w:ascii="Aptos Narrow" w:hAnsi="Aptos Narrow"/>
                      <w:color w:val="000000"/>
                    </w:rPr>
                  </w:rPrChange>
                </w:rPr>
                <w:t>45.1</w:t>
              </w:r>
            </w:ins>
          </w:p>
        </w:tc>
        <w:tc>
          <w:tcPr>
            <w:tcW w:w="418" w:type="pct"/>
            <w:vAlign w:val="bottom"/>
          </w:tcPr>
          <w:p w14:paraId="717F3968" w14:textId="77777777" w:rsidR="002E1EB5" w:rsidRPr="000C7A78" w:rsidRDefault="002E1EB5" w:rsidP="001D3C56">
            <w:pPr>
              <w:spacing w:after="0" w:line="240" w:lineRule="auto"/>
              <w:jc w:val="right"/>
              <w:rPr>
                <w:ins w:id="3267" w:author="Jujia Li" w:date="2026-02-10T22:34:00Z" w16du:dateUtc="2026-02-11T04:34:00Z"/>
                <w:rFonts w:cs="Times New Roman"/>
                <w:sz w:val="20"/>
                <w:szCs w:val="20"/>
                <w:rPrChange w:id="3268" w:author="Jujia Li" w:date="2026-02-10T22:50:00Z" w16du:dateUtc="2026-02-11T04:50:00Z">
                  <w:rPr>
                    <w:ins w:id="3269" w:author="Jujia Li" w:date="2026-02-10T22:34:00Z" w16du:dateUtc="2026-02-11T04:34:00Z"/>
                    <w:rFonts w:cs="Times New Roman"/>
                  </w:rPr>
                </w:rPrChange>
              </w:rPr>
            </w:pPr>
            <w:ins w:id="3270" w:author="Jujia Li" w:date="2026-02-10T22:34:00Z" w16du:dateUtc="2026-02-11T04:34:00Z">
              <w:r w:rsidRPr="000C7A78">
                <w:rPr>
                  <w:rFonts w:cs="Times New Roman"/>
                  <w:color w:val="000000"/>
                  <w:sz w:val="20"/>
                  <w:szCs w:val="20"/>
                  <w:rPrChange w:id="3271" w:author="Jujia Li" w:date="2026-02-10T22:50:00Z" w16du:dateUtc="2026-02-11T04:50:00Z">
                    <w:rPr>
                      <w:rFonts w:ascii="Aptos Narrow" w:hAnsi="Aptos Narrow"/>
                      <w:color w:val="000000"/>
                    </w:rPr>
                  </w:rPrChange>
                </w:rPr>
                <w:t>3.5</w:t>
              </w:r>
            </w:ins>
          </w:p>
        </w:tc>
        <w:tc>
          <w:tcPr>
            <w:tcW w:w="495" w:type="pct"/>
            <w:vAlign w:val="bottom"/>
          </w:tcPr>
          <w:p w14:paraId="38CA4118" w14:textId="77777777" w:rsidR="002E1EB5" w:rsidRPr="000C7A78" w:rsidRDefault="002E1EB5" w:rsidP="001D3C56">
            <w:pPr>
              <w:spacing w:after="0" w:line="240" w:lineRule="auto"/>
              <w:jc w:val="right"/>
              <w:rPr>
                <w:ins w:id="3272" w:author="Jujia Li" w:date="2026-02-10T22:34:00Z" w16du:dateUtc="2026-02-11T04:34:00Z"/>
                <w:rFonts w:cs="Times New Roman"/>
                <w:sz w:val="20"/>
                <w:szCs w:val="20"/>
                <w:rPrChange w:id="3273" w:author="Jujia Li" w:date="2026-02-10T22:50:00Z" w16du:dateUtc="2026-02-11T04:50:00Z">
                  <w:rPr>
                    <w:ins w:id="3274" w:author="Jujia Li" w:date="2026-02-10T22:34:00Z" w16du:dateUtc="2026-02-11T04:34:00Z"/>
                    <w:rFonts w:cs="Times New Roman"/>
                  </w:rPr>
                </w:rPrChange>
              </w:rPr>
            </w:pPr>
            <w:ins w:id="3275" w:author="Jujia Li" w:date="2026-02-10T22:34:00Z" w16du:dateUtc="2026-02-11T04:34:00Z">
              <w:r w:rsidRPr="000C7A78">
                <w:rPr>
                  <w:rFonts w:cs="Times New Roman"/>
                  <w:color w:val="000000"/>
                  <w:sz w:val="20"/>
                  <w:szCs w:val="20"/>
                  <w:rPrChange w:id="3276" w:author="Jujia Li" w:date="2026-02-10T22:50:00Z" w16du:dateUtc="2026-02-11T04:50:00Z">
                    <w:rPr>
                      <w:rFonts w:ascii="Aptos Narrow" w:hAnsi="Aptos Narrow"/>
                      <w:color w:val="000000"/>
                    </w:rPr>
                  </w:rPrChange>
                </w:rPr>
                <w:t>4.4</w:t>
              </w:r>
            </w:ins>
          </w:p>
        </w:tc>
        <w:tc>
          <w:tcPr>
            <w:tcW w:w="328" w:type="pct"/>
            <w:vAlign w:val="bottom"/>
          </w:tcPr>
          <w:p w14:paraId="4230085D" w14:textId="77777777" w:rsidR="002E1EB5" w:rsidRPr="000C7A78" w:rsidRDefault="002E1EB5" w:rsidP="001D3C56">
            <w:pPr>
              <w:spacing w:after="0" w:line="240" w:lineRule="auto"/>
              <w:jc w:val="right"/>
              <w:rPr>
                <w:ins w:id="3277" w:author="Jujia Li" w:date="2026-02-10T22:34:00Z" w16du:dateUtc="2026-02-11T04:34:00Z"/>
                <w:rFonts w:cs="Times New Roman"/>
                <w:sz w:val="20"/>
                <w:szCs w:val="20"/>
                <w:rPrChange w:id="3278" w:author="Jujia Li" w:date="2026-02-10T22:50:00Z" w16du:dateUtc="2026-02-11T04:50:00Z">
                  <w:rPr>
                    <w:ins w:id="3279" w:author="Jujia Li" w:date="2026-02-10T22:34:00Z" w16du:dateUtc="2026-02-11T04:34:00Z"/>
                    <w:rFonts w:cs="Times New Roman"/>
                  </w:rPr>
                </w:rPrChange>
              </w:rPr>
            </w:pPr>
            <w:ins w:id="3280" w:author="Jujia Li" w:date="2026-02-10T22:34:00Z" w16du:dateUtc="2026-02-11T04:34:00Z">
              <w:r w:rsidRPr="000C7A78">
                <w:rPr>
                  <w:rFonts w:cs="Times New Roman"/>
                  <w:color w:val="000000"/>
                  <w:sz w:val="20"/>
                  <w:szCs w:val="20"/>
                  <w:rPrChange w:id="3281" w:author="Jujia Li" w:date="2026-02-10T22:50:00Z" w16du:dateUtc="2026-02-11T04:50:00Z">
                    <w:rPr>
                      <w:rFonts w:ascii="Aptos Narrow" w:hAnsi="Aptos Narrow"/>
                      <w:color w:val="000000"/>
                    </w:rPr>
                  </w:rPrChange>
                </w:rPr>
                <w:t>13.9</w:t>
              </w:r>
            </w:ins>
          </w:p>
        </w:tc>
        <w:tc>
          <w:tcPr>
            <w:tcW w:w="459" w:type="pct"/>
            <w:vAlign w:val="bottom"/>
          </w:tcPr>
          <w:p w14:paraId="47BDBF09" w14:textId="77777777" w:rsidR="002E1EB5" w:rsidRPr="000C7A78" w:rsidRDefault="002E1EB5" w:rsidP="001D3C56">
            <w:pPr>
              <w:spacing w:after="0" w:line="240" w:lineRule="auto"/>
              <w:jc w:val="right"/>
              <w:rPr>
                <w:ins w:id="3282" w:author="Jujia Li" w:date="2026-02-10T22:34:00Z" w16du:dateUtc="2026-02-11T04:34:00Z"/>
                <w:rFonts w:cs="Times New Roman"/>
                <w:sz w:val="20"/>
                <w:szCs w:val="20"/>
                <w:rPrChange w:id="3283" w:author="Jujia Li" w:date="2026-02-10T22:50:00Z" w16du:dateUtc="2026-02-11T04:50:00Z">
                  <w:rPr>
                    <w:ins w:id="3284" w:author="Jujia Li" w:date="2026-02-10T22:34:00Z" w16du:dateUtc="2026-02-11T04:34:00Z"/>
                    <w:rFonts w:cs="Times New Roman"/>
                  </w:rPr>
                </w:rPrChange>
              </w:rPr>
            </w:pPr>
            <w:ins w:id="3285" w:author="Jujia Li" w:date="2026-02-10T22:34:00Z" w16du:dateUtc="2026-02-11T04:34:00Z">
              <w:r w:rsidRPr="000C7A78">
                <w:rPr>
                  <w:rFonts w:cs="Times New Roman"/>
                  <w:color w:val="000000"/>
                  <w:sz w:val="20"/>
                  <w:szCs w:val="20"/>
                  <w:rPrChange w:id="3286" w:author="Jujia Li" w:date="2026-02-10T22:50:00Z" w16du:dateUtc="2026-02-11T04:50:00Z">
                    <w:rPr>
                      <w:rFonts w:ascii="Aptos Narrow" w:hAnsi="Aptos Narrow"/>
                      <w:color w:val="000000"/>
                    </w:rPr>
                  </w:rPrChange>
                </w:rPr>
                <w:t>20.2</w:t>
              </w:r>
            </w:ins>
          </w:p>
        </w:tc>
      </w:tr>
      <w:tr w:rsidR="00246190" w:rsidRPr="00246190" w14:paraId="31844DEC" w14:textId="77777777" w:rsidTr="000C7A78">
        <w:trPr>
          <w:trHeight w:val="144"/>
          <w:ins w:id="3287" w:author="Jujia Li" w:date="2026-02-10T22:34:00Z"/>
        </w:trPr>
        <w:tc>
          <w:tcPr>
            <w:tcW w:w="423" w:type="pct"/>
            <w:noWrap/>
            <w:vAlign w:val="center"/>
            <w:hideMark/>
          </w:tcPr>
          <w:p w14:paraId="77842DED" w14:textId="77777777" w:rsidR="002E1EB5" w:rsidRPr="000C7A78" w:rsidRDefault="002E1EB5" w:rsidP="001D3C56">
            <w:pPr>
              <w:spacing w:after="0" w:line="240" w:lineRule="auto"/>
              <w:rPr>
                <w:ins w:id="3288" w:author="Jujia Li" w:date="2026-02-10T22:34:00Z" w16du:dateUtc="2026-02-11T04:34:00Z"/>
                <w:rFonts w:eastAsia="Times New Roman" w:cs="Times New Roman"/>
                <w:color w:val="000000"/>
                <w:sz w:val="20"/>
                <w:szCs w:val="20"/>
                <w:lang w:eastAsia="zh-CN"/>
              </w:rPr>
            </w:pPr>
            <w:ins w:id="3289" w:author="Jujia Li" w:date="2026-02-10T22:34:00Z" w16du:dateUtc="2026-02-11T04:34:00Z">
              <w:r w:rsidRPr="000C7A78">
                <w:rPr>
                  <w:rFonts w:cs="Times New Roman"/>
                  <w:sz w:val="20"/>
                  <w:szCs w:val="20"/>
                </w:rPr>
                <w:t>Colbert</w:t>
              </w:r>
            </w:ins>
          </w:p>
        </w:tc>
        <w:tc>
          <w:tcPr>
            <w:tcW w:w="333" w:type="pct"/>
            <w:vAlign w:val="center"/>
          </w:tcPr>
          <w:p w14:paraId="24E2C806" w14:textId="7ACD9422" w:rsidR="002E1EB5" w:rsidRPr="000C7A78" w:rsidRDefault="002E1EB5" w:rsidP="001D3C56">
            <w:pPr>
              <w:spacing w:after="0" w:line="240" w:lineRule="auto"/>
              <w:jc w:val="right"/>
              <w:rPr>
                <w:ins w:id="3290" w:author="Jujia Li" w:date="2026-02-10T22:34:00Z" w16du:dateUtc="2026-02-11T04:34:00Z"/>
                <w:rFonts w:cs="Times New Roman"/>
                <w:color w:val="000000"/>
                <w:sz w:val="20"/>
                <w:szCs w:val="20"/>
              </w:rPr>
            </w:pPr>
            <w:ins w:id="3291" w:author="Jujia Li" w:date="2026-02-10T22:34:00Z" w16du:dateUtc="2026-02-11T04:34:00Z">
              <w:r w:rsidRPr="000C7A78">
                <w:rPr>
                  <w:rFonts w:cs="Times New Roman"/>
                  <w:sz w:val="20"/>
                  <w:szCs w:val="20"/>
                  <w:rPrChange w:id="3292" w:author="Jujia Li" w:date="2026-02-10T22:50:00Z" w16du:dateUtc="2026-02-11T04:50:00Z">
                    <w:rPr>
                      <w:rFonts w:cs="Times New Roman"/>
                    </w:rPr>
                  </w:rPrChange>
                </w:rPr>
                <w:t>54</w:t>
              </w:r>
            </w:ins>
            <w:ins w:id="3293" w:author="Jujia Li" w:date="2026-02-10T22:51:00Z" w16du:dateUtc="2026-02-11T04:51:00Z">
              <w:r w:rsidR="000C7A78">
                <w:rPr>
                  <w:rFonts w:eastAsia="SimSun" w:cs="Times New Roman" w:hint="eastAsia"/>
                  <w:sz w:val="20"/>
                  <w:szCs w:val="20"/>
                  <w:lang w:eastAsia="zh-CN"/>
                </w:rPr>
                <w:t>,</w:t>
              </w:r>
            </w:ins>
            <w:ins w:id="3294" w:author="Jujia Li" w:date="2026-02-10T22:34:00Z" w16du:dateUtc="2026-02-11T04:34:00Z">
              <w:r w:rsidRPr="000C7A78">
                <w:rPr>
                  <w:rFonts w:cs="Times New Roman"/>
                  <w:sz w:val="20"/>
                  <w:szCs w:val="20"/>
                  <w:rPrChange w:id="3295" w:author="Jujia Li" w:date="2026-02-10T22:50:00Z" w16du:dateUtc="2026-02-11T04:50:00Z">
                    <w:rPr>
                      <w:rFonts w:cs="Times New Roman"/>
                    </w:rPr>
                  </w:rPrChange>
                </w:rPr>
                <w:t>680</w:t>
              </w:r>
            </w:ins>
          </w:p>
        </w:tc>
        <w:tc>
          <w:tcPr>
            <w:tcW w:w="188" w:type="pct"/>
            <w:vAlign w:val="center"/>
          </w:tcPr>
          <w:p w14:paraId="2B204973" w14:textId="77777777" w:rsidR="002E1EB5" w:rsidRPr="000C7A78" w:rsidRDefault="002E1EB5" w:rsidP="001D3C56">
            <w:pPr>
              <w:spacing w:after="0" w:line="240" w:lineRule="auto"/>
              <w:jc w:val="right"/>
              <w:rPr>
                <w:ins w:id="3296" w:author="Jujia Li" w:date="2026-02-10T22:34:00Z" w16du:dateUtc="2026-02-11T04:34:00Z"/>
                <w:rFonts w:cs="Times New Roman"/>
                <w:color w:val="000000"/>
                <w:sz w:val="20"/>
                <w:szCs w:val="20"/>
              </w:rPr>
            </w:pPr>
            <w:ins w:id="3297" w:author="Jujia Li" w:date="2026-02-10T22:34:00Z" w16du:dateUtc="2026-02-11T04:34:00Z">
              <w:r w:rsidRPr="000C7A78">
                <w:rPr>
                  <w:rFonts w:cs="Times New Roman"/>
                  <w:color w:val="000000"/>
                  <w:sz w:val="20"/>
                  <w:szCs w:val="20"/>
                </w:rPr>
                <w:t>4</w:t>
              </w:r>
            </w:ins>
          </w:p>
        </w:tc>
        <w:tc>
          <w:tcPr>
            <w:tcW w:w="353" w:type="pct"/>
            <w:noWrap/>
            <w:vAlign w:val="bottom"/>
            <w:hideMark/>
          </w:tcPr>
          <w:p w14:paraId="10AE8E42" w14:textId="77777777" w:rsidR="002E1EB5" w:rsidRPr="000C7A78" w:rsidRDefault="002E1EB5" w:rsidP="001D3C56">
            <w:pPr>
              <w:spacing w:after="0" w:line="240" w:lineRule="auto"/>
              <w:jc w:val="right"/>
              <w:rPr>
                <w:ins w:id="3298" w:author="Jujia Li" w:date="2026-02-10T22:34:00Z" w16du:dateUtc="2026-02-11T04:34:00Z"/>
                <w:rFonts w:eastAsia="Times New Roman" w:cs="Times New Roman"/>
                <w:color w:val="000000"/>
                <w:sz w:val="20"/>
                <w:szCs w:val="20"/>
                <w:lang w:eastAsia="zh-CN"/>
              </w:rPr>
            </w:pPr>
            <w:ins w:id="3299" w:author="Jujia Li" w:date="2026-02-10T22:34:00Z" w16du:dateUtc="2026-02-11T04:34:00Z">
              <w:r w:rsidRPr="000C7A78">
                <w:rPr>
                  <w:rFonts w:cs="Times New Roman"/>
                  <w:color w:val="000000"/>
                  <w:sz w:val="20"/>
                  <w:szCs w:val="20"/>
                </w:rPr>
                <w:t>9.54</w:t>
              </w:r>
            </w:ins>
          </w:p>
        </w:tc>
        <w:tc>
          <w:tcPr>
            <w:tcW w:w="253" w:type="pct"/>
            <w:noWrap/>
            <w:vAlign w:val="bottom"/>
            <w:hideMark/>
          </w:tcPr>
          <w:p w14:paraId="13942669" w14:textId="77777777" w:rsidR="002E1EB5" w:rsidRPr="000C7A78" w:rsidRDefault="002E1EB5" w:rsidP="001D3C56">
            <w:pPr>
              <w:spacing w:after="0" w:line="240" w:lineRule="auto"/>
              <w:jc w:val="right"/>
              <w:rPr>
                <w:ins w:id="3300" w:author="Jujia Li" w:date="2026-02-10T22:34:00Z" w16du:dateUtc="2026-02-11T04:34:00Z"/>
                <w:rFonts w:eastAsia="Times New Roman" w:cs="Times New Roman"/>
                <w:color w:val="000000"/>
                <w:sz w:val="20"/>
                <w:szCs w:val="20"/>
                <w:lang w:eastAsia="zh-CN"/>
              </w:rPr>
            </w:pPr>
            <w:ins w:id="3301" w:author="Jujia Li" w:date="2026-02-10T22:34:00Z" w16du:dateUtc="2026-02-11T04:34:00Z">
              <w:r w:rsidRPr="000C7A78">
                <w:rPr>
                  <w:rFonts w:cs="Times New Roman"/>
                  <w:color w:val="000000"/>
                  <w:sz w:val="20"/>
                  <w:szCs w:val="20"/>
                </w:rPr>
                <w:t>15.72</w:t>
              </w:r>
            </w:ins>
          </w:p>
        </w:tc>
        <w:tc>
          <w:tcPr>
            <w:tcW w:w="291" w:type="pct"/>
            <w:noWrap/>
            <w:vAlign w:val="bottom"/>
            <w:hideMark/>
          </w:tcPr>
          <w:p w14:paraId="359258F8" w14:textId="77777777" w:rsidR="002E1EB5" w:rsidRPr="000C7A78" w:rsidRDefault="002E1EB5" w:rsidP="001D3C56">
            <w:pPr>
              <w:spacing w:after="0" w:line="240" w:lineRule="auto"/>
              <w:jc w:val="right"/>
              <w:rPr>
                <w:ins w:id="3302" w:author="Jujia Li" w:date="2026-02-10T22:34:00Z" w16du:dateUtc="2026-02-11T04:34:00Z"/>
                <w:rFonts w:eastAsia="Times New Roman" w:cs="Times New Roman"/>
                <w:color w:val="000000"/>
                <w:sz w:val="20"/>
                <w:szCs w:val="20"/>
                <w:lang w:eastAsia="zh-CN"/>
              </w:rPr>
            </w:pPr>
            <w:ins w:id="3303" w:author="Jujia Li" w:date="2026-02-10T22:34:00Z" w16du:dateUtc="2026-02-11T04:34:00Z">
              <w:r w:rsidRPr="000C7A78">
                <w:rPr>
                  <w:rFonts w:cs="Times New Roman"/>
                  <w:color w:val="000000"/>
                  <w:sz w:val="20"/>
                  <w:szCs w:val="20"/>
                </w:rPr>
                <w:t>11.09</w:t>
              </w:r>
            </w:ins>
          </w:p>
        </w:tc>
        <w:tc>
          <w:tcPr>
            <w:tcW w:w="291" w:type="pct"/>
            <w:noWrap/>
            <w:vAlign w:val="bottom"/>
            <w:hideMark/>
          </w:tcPr>
          <w:p w14:paraId="4A6BFF3B" w14:textId="77777777" w:rsidR="002E1EB5" w:rsidRPr="000C7A78" w:rsidRDefault="002E1EB5" w:rsidP="001D3C56">
            <w:pPr>
              <w:spacing w:after="0" w:line="240" w:lineRule="auto"/>
              <w:jc w:val="right"/>
              <w:rPr>
                <w:ins w:id="3304" w:author="Jujia Li" w:date="2026-02-10T22:34:00Z" w16du:dateUtc="2026-02-11T04:34:00Z"/>
                <w:rFonts w:eastAsia="Times New Roman" w:cs="Times New Roman"/>
                <w:color w:val="000000"/>
                <w:sz w:val="20"/>
                <w:szCs w:val="20"/>
                <w:lang w:eastAsia="zh-CN"/>
              </w:rPr>
            </w:pPr>
            <w:ins w:id="3305" w:author="Jujia Li" w:date="2026-02-10T22:34:00Z" w16du:dateUtc="2026-02-11T04:34:00Z">
              <w:r w:rsidRPr="000C7A78">
                <w:rPr>
                  <w:rFonts w:cs="Times New Roman"/>
                  <w:color w:val="000000"/>
                  <w:sz w:val="20"/>
                  <w:szCs w:val="20"/>
                </w:rPr>
                <w:t>24.26</w:t>
              </w:r>
            </w:ins>
          </w:p>
        </w:tc>
        <w:tc>
          <w:tcPr>
            <w:tcW w:w="234" w:type="pct"/>
            <w:noWrap/>
            <w:vAlign w:val="bottom"/>
            <w:hideMark/>
          </w:tcPr>
          <w:p w14:paraId="2C2B4BCF" w14:textId="77777777" w:rsidR="002E1EB5" w:rsidRPr="000C7A78" w:rsidRDefault="002E1EB5" w:rsidP="001D3C56">
            <w:pPr>
              <w:spacing w:after="0" w:line="240" w:lineRule="auto"/>
              <w:jc w:val="right"/>
              <w:rPr>
                <w:ins w:id="3306" w:author="Jujia Li" w:date="2026-02-10T22:34:00Z" w16du:dateUtc="2026-02-11T04:34:00Z"/>
                <w:rFonts w:eastAsia="Times New Roman" w:cs="Times New Roman"/>
                <w:color w:val="000000"/>
                <w:sz w:val="20"/>
                <w:szCs w:val="20"/>
                <w:lang w:eastAsia="zh-CN"/>
              </w:rPr>
            </w:pPr>
            <w:ins w:id="3307" w:author="Jujia Li" w:date="2026-02-10T22:34:00Z" w16du:dateUtc="2026-02-11T04:34:00Z">
              <w:r w:rsidRPr="000C7A78">
                <w:rPr>
                  <w:rFonts w:cs="Times New Roman"/>
                  <w:color w:val="000000"/>
                  <w:sz w:val="20"/>
                  <w:szCs w:val="20"/>
                </w:rPr>
                <w:t>0</w:t>
              </w:r>
            </w:ins>
          </w:p>
        </w:tc>
        <w:tc>
          <w:tcPr>
            <w:tcW w:w="234" w:type="pct"/>
            <w:noWrap/>
            <w:vAlign w:val="bottom"/>
            <w:hideMark/>
          </w:tcPr>
          <w:p w14:paraId="140801B8" w14:textId="77777777" w:rsidR="002E1EB5" w:rsidRPr="000C7A78" w:rsidRDefault="002E1EB5" w:rsidP="001D3C56">
            <w:pPr>
              <w:spacing w:after="0" w:line="240" w:lineRule="auto"/>
              <w:jc w:val="right"/>
              <w:rPr>
                <w:ins w:id="3308" w:author="Jujia Li" w:date="2026-02-10T22:34:00Z" w16du:dateUtc="2026-02-11T04:34:00Z"/>
                <w:rFonts w:eastAsia="Times New Roman" w:cs="Times New Roman"/>
                <w:color w:val="000000"/>
                <w:sz w:val="20"/>
                <w:szCs w:val="20"/>
                <w:lang w:eastAsia="zh-CN"/>
              </w:rPr>
            </w:pPr>
            <w:ins w:id="3309" w:author="Jujia Li" w:date="2026-02-10T22:34:00Z" w16du:dateUtc="2026-02-11T04:34:00Z">
              <w:r w:rsidRPr="000C7A78">
                <w:rPr>
                  <w:rFonts w:cs="Times New Roman"/>
                  <w:color w:val="000000"/>
                  <w:sz w:val="20"/>
                  <w:szCs w:val="20"/>
                </w:rPr>
                <w:t>0</w:t>
              </w:r>
            </w:ins>
          </w:p>
        </w:tc>
        <w:tc>
          <w:tcPr>
            <w:tcW w:w="234" w:type="pct"/>
            <w:noWrap/>
            <w:vAlign w:val="bottom"/>
            <w:hideMark/>
          </w:tcPr>
          <w:p w14:paraId="1236A831" w14:textId="77777777" w:rsidR="002E1EB5" w:rsidRPr="000C7A78" w:rsidRDefault="002E1EB5" w:rsidP="001D3C56">
            <w:pPr>
              <w:spacing w:after="0" w:line="240" w:lineRule="auto"/>
              <w:jc w:val="right"/>
              <w:rPr>
                <w:ins w:id="3310" w:author="Jujia Li" w:date="2026-02-10T22:34:00Z" w16du:dateUtc="2026-02-11T04:34:00Z"/>
                <w:rFonts w:eastAsia="Times New Roman" w:cs="Times New Roman"/>
                <w:color w:val="000000"/>
                <w:sz w:val="20"/>
                <w:szCs w:val="20"/>
                <w:lang w:eastAsia="zh-CN"/>
              </w:rPr>
            </w:pPr>
            <w:ins w:id="3311" w:author="Jujia Li" w:date="2026-02-10T22:34:00Z" w16du:dateUtc="2026-02-11T04:34:00Z">
              <w:r w:rsidRPr="000C7A78">
                <w:rPr>
                  <w:rFonts w:cs="Times New Roman"/>
                  <w:color w:val="000000"/>
                  <w:sz w:val="20"/>
                  <w:szCs w:val="20"/>
                </w:rPr>
                <w:t>0</w:t>
              </w:r>
            </w:ins>
          </w:p>
        </w:tc>
        <w:tc>
          <w:tcPr>
            <w:tcW w:w="234" w:type="pct"/>
            <w:noWrap/>
            <w:vAlign w:val="bottom"/>
            <w:hideMark/>
          </w:tcPr>
          <w:p w14:paraId="55DF2A0E" w14:textId="77777777" w:rsidR="002E1EB5" w:rsidRPr="000C7A78" w:rsidRDefault="002E1EB5" w:rsidP="001D3C56">
            <w:pPr>
              <w:spacing w:after="0" w:line="240" w:lineRule="auto"/>
              <w:jc w:val="right"/>
              <w:rPr>
                <w:ins w:id="3312" w:author="Jujia Li" w:date="2026-02-10T22:34:00Z" w16du:dateUtc="2026-02-11T04:34:00Z"/>
                <w:rFonts w:eastAsia="Times New Roman" w:cs="Times New Roman"/>
                <w:color w:val="000000"/>
                <w:sz w:val="20"/>
                <w:szCs w:val="20"/>
                <w:lang w:eastAsia="zh-CN"/>
              </w:rPr>
            </w:pPr>
            <w:ins w:id="3313" w:author="Jujia Li" w:date="2026-02-10T22:34:00Z" w16du:dateUtc="2026-02-11T04:34:00Z">
              <w:r w:rsidRPr="000C7A78">
                <w:rPr>
                  <w:rFonts w:cs="Times New Roman"/>
                  <w:color w:val="000000"/>
                  <w:sz w:val="20"/>
                  <w:szCs w:val="20"/>
                </w:rPr>
                <w:t>-</w:t>
              </w:r>
            </w:ins>
          </w:p>
        </w:tc>
        <w:tc>
          <w:tcPr>
            <w:tcW w:w="231" w:type="pct"/>
            <w:vAlign w:val="bottom"/>
          </w:tcPr>
          <w:p w14:paraId="6D5D3526" w14:textId="77777777" w:rsidR="002E1EB5" w:rsidRPr="000C7A78" w:rsidRDefault="002E1EB5" w:rsidP="001D3C56">
            <w:pPr>
              <w:spacing w:after="0" w:line="240" w:lineRule="auto"/>
              <w:jc w:val="right"/>
              <w:rPr>
                <w:ins w:id="3314" w:author="Jujia Li" w:date="2026-02-10T22:34:00Z" w16du:dateUtc="2026-02-11T04:34:00Z"/>
                <w:rFonts w:cs="Times New Roman"/>
                <w:color w:val="000000"/>
                <w:sz w:val="20"/>
                <w:szCs w:val="20"/>
              </w:rPr>
            </w:pPr>
            <w:ins w:id="3315" w:author="Jujia Li" w:date="2026-02-10T22:34:00Z" w16du:dateUtc="2026-02-11T04:34:00Z">
              <w:r w:rsidRPr="000C7A78">
                <w:rPr>
                  <w:rFonts w:cs="Times New Roman"/>
                  <w:color w:val="000000"/>
                  <w:sz w:val="20"/>
                  <w:szCs w:val="20"/>
                  <w:rPrChange w:id="3316" w:author="Jujia Li" w:date="2026-02-10T22:50:00Z" w16du:dateUtc="2026-02-11T04:50:00Z">
                    <w:rPr>
                      <w:rFonts w:ascii="Aptos Narrow" w:hAnsi="Aptos Narrow"/>
                      <w:color w:val="000000"/>
                    </w:rPr>
                  </w:rPrChange>
                </w:rPr>
                <w:t>44.7</w:t>
              </w:r>
            </w:ins>
          </w:p>
        </w:tc>
        <w:tc>
          <w:tcPr>
            <w:tcW w:w="418" w:type="pct"/>
            <w:vAlign w:val="bottom"/>
          </w:tcPr>
          <w:p w14:paraId="2BCCD962" w14:textId="77777777" w:rsidR="002E1EB5" w:rsidRPr="000C7A78" w:rsidRDefault="002E1EB5" w:rsidP="001D3C56">
            <w:pPr>
              <w:spacing w:after="0" w:line="240" w:lineRule="auto"/>
              <w:jc w:val="right"/>
              <w:rPr>
                <w:ins w:id="3317" w:author="Jujia Li" w:date="2026-02-10T22:34:00Z" w16du:dateUtc="2026-02-11T04:34:00Z"/>
                <w:rFonts w:cs="Times New Roman"/>
                <w:sz w:val="20"/>
                <w:szCs w:val="20"/>
                <w:rPrChange w:id="3318" w:author="Jujia Li" w:date="2026-02-10T22:50:00Z" w16du:dateUtc="2026-02-11T04:50:00Z">
                  <w:rPr>
                    <w:ins w:id="3319" w:author="Jujia Li" w:date="2026-02-10T22:34:00Z" w16du:dateUtc="2026-02-11T04:34:00Z"/>
                    <w:rFonts w:cs="Times New Roman"/>
                  </w:rPr>
                </w:rPrChange>
              </w:rPr>
            </w:pPr>
            <w:ins w:id="3320" w:author="Jujia Li" w:date="2026-02-10T22:34:00Z" w16du:dateUtc="2026-02-11T04:34:00Z">
              <w:r w:rsidRPr="000C7A78">
                <w:rPr>
                  <w:rFonts w:cs="Times New Roman"/>
                  <w:color w:val="000000"/>
                  <w:sz w:val="20"/>
                  <w:szCs w:val="20"/>
                  <w:rPrChange w:id="3321" w:author="Jujia Li" w:date="2026-02-10T22:50:00Z" w16du:dateUtc="2026-02-11T04:50:00Z">
                    <w:rPr>
                      <w:rFonts w:ascii="Aptos Narrow" w:hAnsi="Aptos Narrow"/>
                      <w:color w:val="000000"/>
                    </w:rPr>
                  </w:rPrChange>
                </w:rPr>
                <w:t>3.1</w:t>
              </w:r>
            </w:ins>
          </w:p>
        </w:tc>
        <w:tc>
          <w:tcPr>
            <w:tcW w:w="495" w:type="pct"/>
            <w:vAlign w:val="bottom"/>
          </w:tcPr>
          <w:p w14:paraId="6CBC51B3" w14:textId="77777777" w:rsidR="002E1EB5" w:rsidRPr="000C7A78" w:rsidRDefault="002E1EB5" w:rsidP="001D3C56">
            <w:pPr>
              <w:spacing w:after="0" w:line="240" w:lineRule="auto"/>
              <w:jc w:val="right"/>
              <w:rPr>
                <w:ins w:id="3322" w:author="Jujia Li" w:date="2026-02-10T22:34:00Z" w16du:dateUtc="2026-02-11T04:34:00Z"/>
                <w:rFonts w:cs="Times New Roman"/>
                <w:sz w:val="20"/>
                <w:szCs w:val="20"/>
                <w:rPrChange w:id="3323" w:author="Jujia Li" w:date="2026-02-10T22:50:00Z" w16du:dateUtc="2026-02-11T04:50:00Z">
                  <w:rPr>
                    <w:ins w:id="3324" w:author="Jujia Li" w:date="2026-02-10T22:34:00Z" w16du:dateUtc="2026-02-11T04:34:00Z"/>
                    <w:rFonts w:cs="Times New Roman"/>
                  </w:rPr>
                </w:rPrChange>
              </w:rPr>
            </w:pPr>
            <w:ins w:id="3325" w:author="Jujia Li" w:date="2026-02-10T22:34:00Z" w16du:dateUtc="2026-02-11T04:34:00Z">
              <w:r w:rsidRPr="000C7A78">
                <w:rPr>
                  <w:rFonts w:cs="Times New Roman"/>
                  <w:color w:val="000000"/>
                  <w:sz w:val="20"/>
                  <w:szCs w:val="20"/>
                  <w:rPrChange w:id="3326" w:author="Jujia Li" w:date="2026-02-10T22:50:00Z" w16du:dateUtc="2026-02-11T04:50:00Z">
                    <w:rPr>
                      <w:rFonts w:ascii="Aptos Narrow" w:hAnsi="Aptos Narrow"/>
                      <w:color w:val="000000"/>
                    </w:rPr>
                  </w:rPrChange>
                </w:rPr>
                <w:t>4.4</w:t>
              </w:r>
            </w:ins>
          </w:p>
        </w:tc>
        <w:tc>
          <w:tcPr>
            <w:tcW w:w="328" w:type="pct"/>
            <w:vAlign w:val="bottom"/>
          </w:tcPr>
          <w:p w14:paraId="0F973CB6" w14:textId="77777777" w:rsidR="002E1EB5" w:rsidRPr="000C7A78" w:rsidRDefault="002E1EB5" w:rsidP="001D3C56">
            <w:pPr>
              <w:spacing w:after="0" w:line="240" w:lineRule="auto"/>
              <w:jc w:val="right"/>
              <w:rPr>
                <w:ins w:id="3327" w:author="Jujia Li" w:date="2026-02-10T22:34:00Z" w16du:dateUtc="2026-02-11T04:34:00Z"/>
                <w:rFonts w:cs="Times New Roman"/>
                <w:sz w:val="20"/>
                <w:szCs w:val="20"/>
                <w:rPrChange w:id="3328" w:author="Jujia Li" w:date="2026-02-10T22:50:00Z" w16du:dateUtc="2026-02-11T04:50:00Z">
                  <w:rPr>
                    <w:ins w:id="3329" w:author="Jujia Li" w:date="2026-02-10T22:34:00Z" w16du:dateUtc="2026-02-11T04:34:00Z"/>
                    <w:rFonts w:cs="Times New Roman"/>
                  </w:rPr>
                </w:rPrChange>
              </w:rPr>
            </w:pPr>
            <w:ins w:id="3330" w:author="Jujia Li" w:date="2026-02-10T22:34:00Z" w16du:dateUtc="2026-02-11T04:34:00Z">
              <w:r w:rsidRPr="000C7A78">
                <w:rPr>
                  <w:rFonts w:cs="Times New Roman"/>
                  <w:color w:val="000000"/>
                  <w:sz w:val="20"/>
                  <w:szCs w:val="20"/>
                  <w:rPrChange w:id="3331" w:author="Jujia Li" w:date="2026-02-10T22:50:00Z" w16du:dateUtc="2026-02-11T04:50:00Z">
                    <w:rPr>
                      <w:rFonts w:ascii="Aptos Narrow" w:hAnsi="Aptos Narrow"/>
                      <w:color w:val="000000"/>
                    </w:rPr>
                  </w:rPrChange>
                </w:rPr>
                <w:t>15.5</w:t>
              </w:r>
            </w:ins>
          </w:p>
        </w:tc>
        <w:tc>
          <w:tcPr>
            <w:tcW w:w="459" w:type="pct"/>
            <w:vAlign w:val="bottom"/>
          </w:tcPr>
          <w:p w14:paraId="3800CF2F" w14:textId="77777777" w:rsidR="002E1EB5" w:rsidRPr="000C7A78" w:rsidRDefault="002E1EB5" w:rsidP="001D3C56">
            <w:pPr>
              <w:spacing w:after="0" w:line="240" w:lineRule="auto"/>
              <w:jc w:val="right"/>
              <w:rPr>
                <w:ins w:id="3332" w:author="Jujia Li" w:date="2026-02-10T22:34:00Z" w16du:dateUtc="2026-02-11T04:34:00Z"/>
                <w:rFonts w:cs="Times New Roman"/>
                <w:sz w:val="20"/>
                <w:szCs w:val="20"/>
                <w:rPrChange w:id="3333" w:author="Jujia Li" w:date="2026-02-10T22:50:00Z" w16du:dateUtc="2026-02-11T04:50:00Z">
                  <w:rPr>
                    <w:ins w:id="3334" w:author="Jujia Li" w:date="2026-02-10T22:34:00Z" w16du:dateUtc="2026-02-11T04:34:00Z"/>
                    <w:rFonts w:cs="Times New Roman"/>
                  </w:rPr>
                </w:rPrChange>
              </w:rPr>
            </w:pPr>
            <w:ins w:id="3335" w:author="Jujia Li" w:date="2026-02-10T22:34:00Z" w16du:dateUtc="2026-02-11T04:34:00Z">
              <w:r w:rsidRPr="000C7A78">
                <w:rPr>
                  <w:rFonts w:cs="Times New Roman"/>
                  <w:color w:val="000000"/>
                  <w:sz w:val="20"/>
                  <w:szCs w:val="20"/>
                  <w:rPrChange w:id="3336" w:author="Jujia Li" w:date="2026-02-10T22:50:00Z" w16du:dateUtc="2026-02-11T04:50:00Z">
                    <w:rPr>
                      <w:rFonts w:ascii="Aptos Narrow" w:hAnsi="Aptos Narrow"/>
                      <w:color w:val="000000"/>
                    </w:rPr>
                  </w:rPrChange>
                </w:rPr>
                <w:t>21.4</w:t>
              </w:r>
            </w:ins>
          </w:p>
        </w:tc>
      </w:tr>
      <w:tr w:rsidR="00246190" w:rsidRPr="00246190" w14:paraId="210E4CC1" w14:textId="77777777" w:rsidTr="000C7A78">
        <w:trPr>
          <w:trHeight w:val="144"/>
          <w:ins w:id="3337" w:author="Jujia Li" w:date="2026-02-10T22:34:00Z"/>
        </w:trPr>
        <w:tc>
          <w:tcPr>
            <w:tcW w:w="423" w:type="pct"/>
            <w:noWrap/>
            <w:vAlign w:val="center"/>
            <w:hideMark/>
          </w:tcPr>
          <w:p w14:paraId="67EDDB38" w14:textId="77777777" w:rsidR="002E1EB5" w:rsidRPr="000C7A78" w:rsidRDefault="002E1EB5" w:rsidP="001D3C56">
            <w:pPr>
              <w:spacing w:after="0" w:line="240" w:lineRule="auto"/>
              <w:rPr>
                <w:ins w:id="3338" w:author="Jujia Li" w:date="2026-02-10T22:34:00Z" w16du:dateUtc="2026-02-11T04:34:00Z"/>
                <w:rFonts w:eastAsia="Times New Roman" w:cs="Times New Roman"/>
                <w:color w:val="000000"/>
                <w:sz w:val="20"/>
                <w:szCs w:val="20"/>
                <w:lang w:eastAsia="zh-CN"/>
              </w:rPr>
            </w:pPr>
            <w:ins w:id="3339" w:author="Jujia Li" w:date="2026-02-10T22:34:00Z" w16du:dateUtc="2026-02-11T04:34:00Z">
              <w:r w:rsidRPr="000C7A78">
                <w:rPr>
                  <w:rFonts w:cs="Times New Roman"/>
                  <w:sz w:val="20"/>
                  <w:szCs w:val="20"/>
                </w:rPr>
                <w:t>Cullman</w:t>
              </w:r>
            </w:ins>
          </w:p>
        </w:tc>
        <w:tc>
          <w:tcPr>
            <w:tcW w:w="333" w:type="pct"/>
            <w:vAlign w:val="center"/>
          </w:tcPr>
          <w:p w14:paraId="2AFFF186" w14:textId="2029D506" w:rsidR="002E1EB5" w:rsidRPr="000C7A78" w:rsidRDefault="002E1EB5" w:rsidP="001D3C56">
            <w:pPr>
              <w:spacing w:after="0" w:line="240" w:lineRule="auto"/>
              <w:jc w:val="right"/>
              <w:rPr>
                <w:ins w:id="3340" w:author="Jujia Li" w:date="2026-02-10T22:34:00Z" w16du:dateUtc="2026-02-11T04:34:00Z"/>
                <w:rFonts w:cs="Times New Roman"/>
                <w:color w:val="000000"/>
                <w:sz w:val="20"/>
                <w:szCs w:val="20"/>
              </w:rPr>
            </w:pPr>
            <w:ins w:id="3341" w:author="Jujia Li" w:date="2026-02-10T22:34:00Z" w16du:dateUtc="2026-02-11T04:34:00Z">
              <w:r w:rsidRPr="000C7A78">
                <w:rPr>
                  <w:rFonts w:cs="Times New Roman"/>
                  <w:sz w:val="20"/>
                  <w:szCs w:val="20"/>
                  <w:rPrChange w:id="3342" w:author="Jujia Li" w:date="2026-02-10T22:50:00Z" w16du:dateUtc="2026-02-11T04:50:00Z">
                    <w:rPr>
                      <w:rFonts w:cs="Times New Roman"/>
                    </w:rPr>
                  </w:rPrChange>
                </w:rPr>
                <w:t>83</w:t>
              </w:r>
            </w:ins>
            <w:ins w:id="3343" w:author="Jujia Li" w:date="2026-02-10T22:51:00Z" w16du:dateUtc="2026-02-11T04:51:00Z">
              <w:r w:rsidR="000C7A78">
                <w:rPr>
                  <w:rFonts w:eastAsia="SimSun" w:cs="Times New Roman" w:hint="eastAsia"/>
                  <w:sz w:val="20"/>
                  <w:szCs w:val="20"/>
                  <w:lang w:eastAsia="zh-CN"/>
                </w:rPr>
                <w:t>,</w:t>
              </w:r>
            </w:ins>
            <w:ins w:id="3344" w:author="Jujia Li" w:date="2026-02-10T22:34:00Z" w16du:dateUtc="2026-02-11T04:34:00Z">
              <w:r w:rsidRPr="000C7A78">
                <w:rPr>
                  <w:rFonts w:cs="Times New Roman"/>
                  <w:sz w:val="20"/>
                  <w:szCs w:val="20"/>
                  <w:rPrChange w:id="3345" w:author="Jujia Li" w:date="2026-02-10T22:50:00Z" w16du:dateUtc="2026-02-11T04:50:00Z">
                    <w:rPr>
                      <w:rFonts w:cs="Times New Roman"/>
                    </w:rPr>
                  </w:rPrChange>
                </w:rPr>
                <w:t>109</w:t>
              </w:r>
            </w:ins>
          </w:p>
        </w:tc>
        <w:tc>
          <w:tcPr>
            <w:tcW w:w="188" w:type="pct"/>
            <w:vAlign w:val="center"/>
          </w:tcPr>
          <w:p w14:paraId="37E17706" w14:textId="77777777" w:rsidR="002E1EB5" w:rsidRPr="000C7A78" w:rsidRDefault="002E1EB5" w:rsidP="001D3C56">
            <w:pPr>
              <w:spacing w:after="0" w:line="240" w:lineRule="auto"/>
              <w:jc w:val="right"/>
              <w:rPr>
                <w:ins w:id="3346" w:author="Jujia Li" w:date="2026-02-10T22:34:00Z" w16du:dateUtc="2026-02-11T04:34:00Z"/>
                <w:rFonts w:cs="Times New Roman"/>
                <w:color w:val="000000"/>
                <w:sz w:val="20"/>
                <w:szCs w:val="20"/>
              </w:rPr>
            </w:pPr>
            <w:ins w:id="3347" w:author="Jujia Li" w:date="2026-02-10T22:34:00Z" w16du:dateUtc="2026-02-11T04:34:00Z">
              <w:r w:rsidRPr="000C7A78">
                <w:rPr>
                  <w:rFonts w:cs="Times New Roman"/>
                  <w:color w:val="000000"/>
                  <w:sz w:val="20"/>
                  <w:szCs w:val="20"/>
                </w:rPr>
                <w:t>5</w:t>
              </w:r>
            </w:ins>
          </w:p>
        </w:tc>
        <w:tc>
          <w:tcPr>
            <w:tcW w:w="353" w:type="pct"/>
            <w:noWrap/>
            <w:vAlign w:val="bottom"/>
            <w:hideMark/>
          </w:tcPr>
          <w:p w14:paraId="5F9FF6BF" w14:textId="77777777" w:rsidR="002E1EB5" w:rsidRPr="000C7A78" w:rsidRDefault="002E1EB5" w:rsidP="001D3C56">
            <w:pPr>
              <w:spacing w:after="0" w:line="240" w:lineRule="auto"/>
              <w:jc w:val="right"/>
              <w:rPr>
                <w:ins w:id="3348" w:author="Jujia Li" w:date="2026-02-10T22:34:00Z" w16du:dateUtc="2026-02-11T04:34:00Z"/>
                <w:rFonts w:eastAsia="Times New Roman" w:cs="Times New Roman"/>
                <w:color w:val="000000"/>
                <w:sz w:val="20"/>
                <w:szCs w:val="20"/>
                <w:lang w:eastAsia="zh-CN"/>
              </w:rPr>
            </w:pPr>
            <w:ins w:id="3349" w:author="Jujia Li" w:date="2026-02-10T22:34:00Z" w16du:dateUtc="2026-02-11T04:34:00Z">
              <w:r w:rsidRPr="000C7A78">
                <w:rPr>
                  <w:rFonts w:cs="Times New Roman"/>
                  <w:color w:val="000000"/>
                  <w:sz w:val="20"/>
                  <w:szCs w:val="20"/>
                </w:rPr>
                <w:t>6.43</w:t>
              </w:r>
            </w:ins>
          </w:p>
        </w:tc>
        <w:tc>
          <w:tcPr>
            <w:tcW w:w="253" w:type="pct"/>
            <w:noWrap/>
            <w:vAlign w:val="bottom"/>
            <w:hideMark/>
          </w:tcPr>
          <w:p w14:paraId="16C9E7DD" w14:textId="77777777" w:rsidR="002E1EB5" w:rsidRPr="000C7A78" w:rsidRDefault="002E1EB5" w:rsidP="001D3C56">
            <w:pPr>
              <w:spacing w:after="0" w:line="240" w:lineRule="auto"/>
              <w:jc w:val="right"/>
              <w:rPr>
                <w:ins w:id="3350" w:author="Jujia Li" w:date="2026-02-10T22:34:00Z" w16du:dateUtc="2026-02-11T04:34:00Z"/>
                <w:rFonts w:eastAsia="Times New Roman" w:cs="Times New Roman"/>
                <w:color w:val="000000"/>
                <w:sz w:val="20"/>
                <w:szCs w:val="20"/>
                <w:lang w:eastAsia="zh-CN"/>
              </w:rPr>
            </w:pPr>
            <w:ins w:id="3351" w:author="Jujia Li" w:date="2026-02-10T22:34:00Z" w16du:dateUtc="2026-02-11T04:34:00Z">
              <w:r w:rsidRPr="000C7A78">
                <w:rPr>
                  <w:rFonts w:cs="Times New Roman"/>
                  <w:color w:val="000000"/>
                  <w:sz w:val="20"/>
                  <w:szCs w:val="20"/>
                </w:rPr>
                <w:t>8.09</w:t>
              </w:r>
            </w:ins>
          </w:p>
        </w:tc>
        <w:tc>
          <w:tcPr>
            <w:tcW w:w="291" w:type="pct"/>
            <w:noWrap/>
            <w:vAlign w:val="bottom"/>
            <w:hideMark/>
          </w:tcPr>
          <w:p w14:paraId="5AD0C108" w14:textId="77777777" w:rsidR="002E1EB5" w:rsidRPr="000C7A78" w:rsidRDefault="002E1EB5" w:rsidP="001D3C56">
            <w:pPr>
              <w:spacing w:after="0" w:line="240" w:lineRule="auto"/>
              <w:jc w:val="right"/>
              <w:rPr>
                <w:ins w:id="3352" w:author="Jujia Li" w:date="2026-02-10T22:34:00Z" w16du:dateUtc="2026-02-11T04:34:00Z"/>
                <w:rFonts w:eastAsia="Times New Roman" w:cs="Times New Roman"/>
                <w:color w:val="000000"/>
                <w:sz w:val="20"/>
                <w:szCs w:val="20"/>
                <w:lang w:eastAsia="zh-CN"/>
              </w:rPr>
            </w:pPr>
            <w:ins w:id="3353" w:author="Jujia Li" w:date="2026-02-10T22:34:00Z" w16du:dateUtc="2026-02-11T04:34:00Z">
              <w:r w:rsidRPr="000C7A78">
                <w:rPr>
                  <w:rFonts w:cs="Times New Roman"/>
                  <w:color w:val="000000"/>
                  <w:sz w:val="20"/>
                  <w:szCs w:val="20"/>
                </w:rPr>
                <w:t>7.07</w:t>
              </w:r>
            </w:ins>
          </w:p>
        </w:tc>
        <w:tc>
          <w:tcPr>
            <w:tcW w:w="291" w:type="pct"/>
            <w:noWrap/>
            <w:vAlign w:val="bottom"/>
            <w:hideMark/>
          </w:tcPr>
          <w:p w14:paraId="158A2F25" w14:textId="77777777" w:rsidR="002E1EB5" w:rsidRPr="000C7A78" w:rsidRDefault="002E1EB5" w:rsidP="001D3C56">
            <w:pPr>
              <w:spacing w:after="0" w:line="240" w:lineRule="auto"/>
              <w:jc w:val="right"/>
              <w:rPr>
                <w:ins w:id="3354" w:author="Jujia Li" w:date="2026-02-10T22:34:00Z" w16du:dateUtc="2026-02-11T04:34:00Z"/>
                <w:rFonts w:eastAsia="Times New Roman" w:cs="Times New Roman"/>
                <w:color w:val="000000"/>
                <w:sz w:val="20"/>
                <w:szCs w:val="20"/>
                <w:lang w:eastAsia="zh-CN"/>
              </w:rPr>
            </w:pPr>
            <w:ins w:id="3355" w:author="Jujia Li" w:date="2026-02-10T22:34:00Z" w16du:dateUtc="2026-02-11T04:34:00Z">
              <w:r w:rsidRPr="000C7A78">
                <w:rPr>
                  <w:rFonts w:cs="Times New Roman"/>
                  <w:color w:val="000000"/>
                  <w:sz w:val="20"/>
                  <w:szCs w:val="20"/>
                </w:rPr>
                <w:t>6.21</w:t>
              </w:r>
            </w:ins>
          </w:p>
        </w:tc>
        <w:tc>
          <w:tcPr>
            <w:tcW w:w="234" w:type="pct"/>
            <w:noWrap/>
            <w:vAlign w:val="bottom"/>
            <w:hideMark/>
          </w:tcPr>
          <w:p w14:paraId="713F4CBF" w14:textId="77777777" w:rsidR="002E1EB5" w:rsidRPr="000C7A78" w:rsidRDefault="002E1EB5" w:rsidP="001D3C56">
            <w:pPr>
              <w:spacing w:after="0" w:line="240" w:lineRule="auto"/>
              <w:jc w:val="right"/>
              <w:rPr>
                <w:ins w:id="3356" w:author="Jujia Li" w:date="2026-02-10T22:34:00Z" w16du:dateUtc="2026-02-11T04:34:00Z"/>
                <w:rFonts w:eastAsia="Times New Roman" w:cs="Times New Roman"/>
                <w:color w:val="000000"/>
                <w:sz w:val="20"/>
                <w:szCs w:val="20"/>
                <w:lang w:eastAsia="zh-CN"/>
              </w:rPr>
            </w:pPr>
            <w:ins w:id="3357" w:author="Jujia Li" w:date="2026-02-10T22:34:00Z" w16du:dateUtc="2026-02-11T04:34:00Z">
              <w:r w:rsidRPr="000C7A78">
                <w:rPr>
                  <w:rFonts w:cs="Times New Roman"/>
                  <w:color w:val="000000"/>
                  <w:sz w:val="20"/>
                  <w:szCs w:val="20"/>
                </w:rPr>
                <w:t>1</w:t>
              </w:r>
              <w:r w:rsidRPr="000C7A78">
                <w:rPr>
                  <w:rFonts w:eastAsia="SimSun" w:cs="Times New Roman"/>
                  <w:color w:val="000000"/>
                  <w:sz w:val="20"/>
                  <w:szCs w:val="20"/>
                  <w:lang w:eastAsia="zh-CN"/>
                  <w:rPrChange w:id="3358" w:author="Jujia Li" w:date="2026-02-10T22:50:00Z" w16du:dateUtc="2026-02-11T04:50:00Z">
                    <w:rPr>
                      <w:rFonts w:ascii="SimSun" w:eastAsia="SimSun" w:hAnsi="SimSun" w:cs="Times New Roman"/>
                      <w:color w:val="000000"/>
                      <w:sz w:val="20"/>
                      <w:szCs w:val="20"/>
                      <w:lang w:eastAsia="zh-CN"/>
                    </w:rPr>
                  </w:rPrChange>
                </w:rPr>
                <w:t>.</w:t>
              </w:r>
              <w:r w:rsidRPr="000C7A78">
                <w:rPr>
                  <w:rFonts w:cs="Times New Roman"/>
                  <w:color w:val="000000"/>
                  <w:sz w:val="20"/>
                  <w:szCs w:val="20"/>
                </w:rPr>
                <w:t>57</w:t>
              </w:r>
            </w:ins>
          </w:p>
        </w:tc>
        <w:tc>
          <w:tcPr>
            <w:tcW w:w="234" w:type="pct"/>
            <w:noWrap/>
            <w:vAlign w:val="bottom"/>
            <w:hideMark/>
          </w:tcPr>
          <w:p w14:paraId="24701EF8" w14:textId="77777777" w:rsidR="002E1EB5" w:rsidRPr="000C7A78" w:rsidRDefault="002E1EB5" w:rsidP="001D3C56">
            <w:pPr>
              <w:spacing w:after="0" w:line="240" w:lineRule="auto"/>
              <w:jc w:val="right"/>
              <w:rPr>
                <w:ins w:id="3359" w:author="Jujia Li" w:date="2026-02-10T22:34:00Z" w16du:dateUtc="2026-02-11T04:34:00Z"/>
                <w:rFonts w:eastAsia="Times New Roman" w:cs="Times New Roman"/>
                <w:color w:val="000000"/>
                <w:sz w:val="20"/>
                <w:szCs w:val="20"/>
                <w:lang w:eastAsia="zh-CN"/>
              </w:rPr>
            </w:pPr>
            <w:ins w:id="3360" w:author="Jujia Li" w:date="2026-02-10T22:34:00Z" w16du:dateUtc="2026-02-11T04:34:00Z">
              <w:r w:rsidRPr="000C7A78">
                <w:rPr>
                  <w:rFonts w:cs="Times New Roman"/>
                  <w:color w:val="000000"/>
                  <w:sz w:val="20"/>
                  <w:szCs w:val="20"/>
                </w:rPr>
                <w:t>1.32</w:t>
              </w:r>
            </w:ins>
          </w:p>
        </w:tc>
        <w:tc>
          <w:tcPr>
            <w:tcW w:w="234" w:type="pct"/>
            <w:noWrap/>
            <w:vAlign w:val="bottom"/>
            <w:hideMark/>
          </w:tcPr>
          <w:p w14:paraId="7C60D300" w14:textId="77777777" w:rsidR="002E1EB5" w:rsidRPr="000C7A78" w:rsidRDefault="002E1EB5" w:rsidP="001D3C56">
            <w:pPr>
              <w:spacing w:after="0" w:line="240" w:lineRule="auto"/>
              <w:jc w:val="right"/>
              <w:rPr>
                <w:ins w:id="3361" w:author="Jujia Li" w:date="2026-02-10T22:34:00Z" w16du:dateUtc="2026-02-11T04:34:00Z"/>
                <w:rFonts w:eastAsia="Times New Roman" w:cs="Times New Roman"/>
                <w:color w:val="000000"/>
                <w:sz w:val="20"/>
                <w:szCs w:val="20"/>
                <w:lang w:eastAsia="zh-CN"/>
              </w:rPr>
            </w:pPr>
            <w:ins w:id="3362" w:author="Jujia Li" w:date="2026-02-10T22:34:00Z" w16du:dateUtc="2026-02-11T04:34:00Z">
              <w:r w:rsidRPr="000C7A78">
                <w:rPr>
                  <w:rFonts w:cs="Times New Roman"/>
                  <w:color w:val="000000"/>
                  <w:sz w:val="20"/>
                  <w:szCs w:val="20"/>
                </w:rPr>
                <w:t>1.31</w:t>
              </w:r>
            </w:ins>
          </w:p>
        </w:tc>
        <w:tc>
          <w:tcPr>
            <w:tcW w:w="234" w:type="pct"/>
            <w:noWrap/>
            <w:vAlign w:val="bottom"/>
            <w:hideMark/>
          </w:tcPr>
          <w:p w14:paraId="298BAF12" w14:textId="77777777" w:rsidR="002E1EB5" w:rsidRPr="000C7A78" w:rsidRDefault="002E1EB5" w:rsidP="001D3C56">
            <w:pPr>
              <w:spacing w:after="0" w:line="240" w:lineRule="auto"/>
              <w:jc w:val="right"/>
              <w:rPr>
                <w:ins w:id="3363" w:author="Jujia Li" w:date="2026-02-10T22:34:00Z" w16du:dateUtc="2026-02-11T04:34:00Z"/>
                <w:rFonts w:eastAsia="Times New Roman" w:cs="Times New Roman"/>
                <w:color w:val="000000"/>
                <w:sz w:val="20"/>
                <w:szCs w:val="20"/>
                <w:lang w:eastAsia="zh-CN"/>
              </w:rPr>
            </w:pPr>
            <w:ins w:id="3364" w:author="Jujia Li" w:date="2026-02-10T22:34:00Z" w16du:dateUtc="2026-02-11T04:34:00Z">
              <w:r w:rsidRPr="000C7A78">
                <w:rPr>
                  <w:rFonts w:cs="Times New Roman"/>
                  <w:color w:val="000000"/>
                  <w:sz w:val="20"/>
                  <w:szCs w:val="20"/>
                </w:rPr>
                <w:t>-</w:t>
              </w:r>
            </w:ins>
          </w:p>
        </w:tc>
        <w:tc>
          <w:tcPr>
            <w:tcW w:w="231" w:type="pct"/>
            <w:vAlign w:val="bottom"/>
          </w:tcPr>
          <w:p w14:paraId="6EC819FB" w14:textId="77777777" w:rsidR="002E1EB5" w:rsidRPr="000C7A78" w:rsidRDefault="002E1EB5" w:rsidP="001D3C56">
            <w:pPr>
              <w:spacing w:after="0" w:line="240" w:lineRule="auto"/>
              <w:jc w:val="right"/>
              <w:rPr>
                <w:ins w:id="3365" w:author="Jujia Li" w:date="2026-02-10T22:34:00Z" w16du:dateUtc="2026-02-11T04:34:00Z"/>
                <w:rFonts w:cs="Times New Roman"/>
                <w:color w:val="000000"/>
                <w:sz w:val="20"/>
                <w:szCs w:val="20"/>
              </w:rPr>
            </w:pPr>
            <w:ins w:id="3366" w:author="Jujia Li" w:date="2026-02-10T22:34:00Z" w16du:dateUtc="2026-02-11T04:34:00Z">
              <w:r w:rsidRPr="000C7A78">
                <w:rPr>
                  <w:rFonts w:cs="Times New Roman"/>
                  <w:color w:val="000000"/>
                  <w:sz w:val="20"/>
                  <w:szCs w:val="20"/>
                  <w:rPrChange w:id="3367" w:author="Jujia Li" w:date="2026-02-10T22:50:00Z" w16du:dateUtc="2026-02-11T04:50:00Z">
                    <w:rPr>
                      <w:rFonts w:ascii="Aptos Narrow" w:hAnsi="Aptos Narrow"/>
                      <w:color w:val="000000"/>
                    </w:rPr>
                  </w:rPrChange>
                </w:rPr>
                <w:t>44.2</w:t>
              </w:r>
            </w:ins>
          </w:p>
        </w:tc>
        <w:tc>
          <w:tcPr>
            <w:tcW w:w="418" w:type="pct"/>
            <w:vAlign w:val="bottom"/>
          </w:tcPr>
          <w:p w14:paraId="0D99A73A" w14:textId="77777777" w:rsidR="002E1EB5" w:rsidRPr="000C7A78" w:rsidRDefault="002E1EB5" w:rsidP="001D3C56">
            <w:pPr>
              <w:spacing w:after="0" w:line="240" w:lineRule="auto"/>
              <w:jc w:val="right"/>
              <w:rPr>
                <w:ins w:id="3368" w:author="Jujia Li" w:date="2026-02-10T22:34:00Z" w16du:dateUtc="2026-02-11T04:34:00Z"/>
                <w:rFonts w:cs="Times New Roman"/>
                <w:sz w:val="20"/>
                <w:szCs w:val="20"/>
                <w:rPrChange w:id="3369" w:author="Jujia Li" w:date="2026-02-10T22:50:00Z" w16du:dateUtc="2026-02-11T04:50:00Z">
                  <w:rPr>
                    <w:ins w:id="3370" w:author="Jujia Li" w:date="2026-02-10T22:34:00Z" w16du:dateUtc="2026-02-11T04:34:00Z"/>
                    <w:rFonts w:cs="Times New Roman"/>
                  </w:rPr>
                </w:rPrChange>
              </w:rPr>
            </w:pPr>
            <w:ins w:id="3371" w:author="Jujia Li" w:date="2026-02-10T22:34:00Z" w16du:dateUtc="2026-02-11T04:34:00Z">
              <w:r w:rsidRPr="000C7A78">
                <w:rPr>
                  <w:rFonts w:cs="Times New Roman"/>
                  <w:color w:val="000000"/>
                  <w:sz w:val="20"/>
                  <w:szCs w:val="20"/>
                  <w:rPrChange w:id="3372" w:author="Jujia Li" w:date="2026-02-10T22:50:00Z" w16du:dateUtc="2026-02-11T04:50:00Z">
                    <w:rPr>
                      <w:rFonts w:ascii="Aptos Narrow" w:hAnsi="Aptos Narrow"/>
                      <w:color w:val="000000"/>
                    </w:rPr>
                  </w:rPrChange>
                </w:rPr>
                <w:t>4.8</w:t>
              </w:r>
            </w:ins>
          </w:p>
        </w:tc>
        <w:tc>
          <w:tcPr>
            <w:tcW w:w="495" w:type="pct"/>
            <w:vAlign w:val="bottom"/>
          </w:tcPr>
          <w:p w14:paraId="5AB1050E" w14:textId="77777777" w:rsidR="002E1EB5" w:rsidRPr="000C7A78" w:rsidRDefault="002E1EB5" w:rsidP="001D3C56">
            <w:pPr>
              <w:spacing w:after="0" w:line="240" w:lineRule="auto"/>
              <w:jc w:val="right"/>
              <w:rPr>
                <w:ins w:id="3373" w:author="Jujia Li" w:date="2026-02-10T22:34:00Z" w16du:dateUtc="2026-02-11T04:34:00Z"/>
                <w:rFonts w:cs="Times New Roman"/>
                <w:sz w:val="20"/>
                <w:szCs w:val="20"/>
                <w:rPrChange w:id="3374" w:author="Jujia Li" w:date="2026-02-10T22:50:00Z" w16du:dateUtc="2026-02-11T04:50:00Z">
                  <w:rPr>
                    <w:ins w:id="3375" w:author="Jujia Li" w:date="2026-02-10T22:34:00Z" w16du:dateUtc="2026-02-11T04:34:00Z"/>
                    <w:rFonts w:cs="Times New Roman"/>
                  </w:rPr>
                </w:rPrChange>
              </w:rPr>
            </w:pPr>
            <w:ins w:id="3376" w:author="Jujia Li" w:date="2026-02-10T22:34:00Z" w16du:dateUtc="2026-02-11T04:34:00Z">
              <w:r w:rsidRPr="000C7A78">
                <w:rPr>
                  <w:rFonts w:cs="Times New Roman"/>
                  <w:color w:val="000000"/>
                  <w:sz w:val="20"/>
                  <w:szCs w:val="20"/>
                  <w:rPrChange w:id="3377" w:author="Jujia Li" w:date="2026-02-10T22:50:00Z" w16du:dateUtc="2026-02-11T04:50:00Z">
                    <w:rPr>
                      <w:rFonts w:ascii="Aptos Narrow" w:hAnsi="Aptos Narrow"/>
                      <w:color w:val="000000"/>
                    </w:rPr>
                  </w:rPrChange>
                </w:rPr>
                <w:t>5.1</w:t>
              </w:r>
            </w:ins>
          </w:p>
        </w:tc>
        <w:tc>
          <w:tcPr>
            <w:tcW w:w="328" w:type="pct"/>
            <w:vAlign w:val="bottom"/>
          </w:tcPr>
          <w:p w14:paraId="541BD1A3" w14:textId="77777777" w:rsidR="002E1EB5" w:rsidRPr="000C7A78" w:rsidRDefault="002E1EB5" w:rsidP="001D3C56">
            <w:pPr>
              <w:spacing w:after="0" w:line="240" w:lineRule="auto"/>
              <w:jc w:val="right"/>
              <w:rPr>
                <w:ins w:id="3378" w:author="Jujia Li" w:date="2026-02-10T22:34:00Z" w16du:dateUtc="2026-02-11T04:34:00Z"/>
                <w:rFonts w:cs="Times New Roman"/>
                <w:sz w:val="20"/>
                <w:szCs w:val="20"/>
                <w:rPrChange w:id="3379" w:author="Jujia Li" w:date="2026-02-10T22:50:00Z" w16du:dateUtc="2026-02-11T04:50:00Z">
                  <w:rPr>
                    <w:ins w:id="3380" w:author="Jujia Li" w:date="2026-02-10T22:34:00Z" w16du:dateUtc="2026-02-11T04:34:00Z"/>
                    <w:rFonts w:cs="Times New Roman"/>
                  </w:rPr>
                </w:rPrChange>
              </w:rPr>
            </w:pPr>
            <w:ins w:id="3381" w:author="Jujia Li" w:date="2026-02-10T22:34:00Z" w16du:dateUtc="2026-02-11T04:34:00Z">
              <w:r w:rsidRPr="000C7A78">
                <w:rPr>
                  <w:rFonts w:cs="Times New Roman"/>
                  <w:color w:val="000000"/>
                  <w:sz w:val="20"/>
                  <w:szCs w:val="20"/>
                  <w:rPrChange w:id="3382" w:author="Jujia Li" w:date="2026-02-10T22:50:00Z" w16du:dateUtc="2026-02-11T04:50:00Z">
                    <w:rPr>
                      <w:rFonts w:ascii="Aptos Narrow" w:hAnsi="Aptos Narrow"/>
                      <w:color w:val="000000"/>
                    </w:rPr>
                  </w:rPrChange>
                </w:rPr>
                <w:t>14.9</w:t>
              </w:r>
            </w:ins>
          </w:p>
        </w:tc>
        <w:tc>
          <w:tcPr>
            <w:tcW w:w="459" w:type="pct"/>
            <w:vAlign w:val="bottom"/>
          </w:tcPr>
          <w:p w14:paraId="4A46351A" w14:textId="77777777" w:rsidR="002E1EB5" w:rsidRPr="000C7A78" w:rsidRDefault="002E1EB5" w:rsidP="001D3C56">
            <w:pPr>
              <w:spacing w:after="0" w:line="240" w:lineRule="auto"/>
              <w:jc w:val="right"/>
              <w:rPr>
                <w:ins w:id="3383" w:author="Jujia Li" w:date="2026-02-10T22:34:00Z" w16du:dateUtc="2026-02-11T04:34:00Z"/>
                <w:rFonts w:cs="Times New Roman"/>
                <w:sz w:val="20"/>
                <w:szCs w:val="20"/>
                <w:rPrChange w:id="3384" w:author="Jujia Li" w:date="2026-02-10T22:50:00Z" w16du:dateUtc="2026-02-11T04:50:00Z">
                  <w:rPr>
                    <w:ins w:id="3385" w:author="Jujia Li" w:date="2026-02-10T22:34:00Z" w16du:dateUtc="2026-02-11T04:34:00Z"/>
                    <w:rFonts w:cs="Times New Roman"/>
                  </w:rPr>
                </w:rPrChange>
              </w:rPr>
            </w:pPr>
            <w:ins w:id="3386" w:author="Jujia Li" w:date="2026-02-10T22:34:00Z" w16du:dateUtc="2026-02-11T04:34:00Z">
              <w:r w:rsidRPr="000C7A78">
                <w:rPr>
                  <w:rFonts w:cs="Times New Roman"/>
                  <w:color w:val="000000"/>
                  <w:sz w:val="20"/>
                  <w:szCs w:val="20"/>
                  <w:rPrChange w:id="3387" w:author="Jujia Li" w:date="2026-02-10T22:50:00Z" w16du:dateUtc="2026-02-11T04:50:00Z">
                    <w:rPr>
                      <w:rFonts w:ascii="Aptos Narrow" w:hAnsi="Aptos Narrow"/>
                      <w:color w:val="000000"/>
                    </w:rPr>
                  </w:rPrChange>
                </w:rPr>
                <w:t>20.4</w:t>
              </w:r>
            </w:ins>
          </w:p>
        </w:tc>
      </w:tr>
      <w:tr w:rsidR="00246190" w:rsidRPr="00246190" w14:paraId="6693E261" w14:textId="77777777" w:rsidTr="000C7A78">
        <w:trPr>
          <w:trHeight w:val="144"/>
          <w:ins w:id="3388" w:author="Jujia Li" w:date="2026-02-10T22:34:00Z"/>
        </w:trPr>
        <w:tc>
          <w:tcPr>
            <w:tcW w:w="423" w:type="pct"/>
            <w:noWrap/>
            <w:vAlign w:val="center"/>
            <w:hideMark/>
          </w:tcPr>
          <w:p w14:paraId="1FAD8C56" w14:textId="77777777" w:rsidR="002E1EB5" w:rsidRPr="000C7A78" w:rsidRDefault="002E1EB5" w:rsidP="001D3C56">
            <w:pPr>
              <w:spacing w:after="0" w:line="240" w:lineRule="auto"/>
              <w:rPr>
                <w:ins w:id="3389" w:author="Jujia Li" w:date="2026-02-10T22:34:00Z" w16du:dateUtc="2026-02-11T04:34:00Z"/>
                <w:rFonts w:eastAsia="Times New Roman" w:cs="Times New Roman"/>
                <w:color w:val="000000"/>
                <w:sz w:val="20"/>
                <w:szCs w:val="20"/>
                <w:lang w:eastAsia="zh-CN"/>
              </w:rPr>
            </w:pPr>
            <w:ins w:id="3390" w:author="Jujia Li" w:date="2026-02-10T22:34:00Z" w16du:dateUtc="2026-02-11T04:34:00Z">
              <w:r w:rsidRPr="000C7A78">
                <w:rPr>
                  <w:rFonts w:cs="Times New Roman"/>
                  <w:sz w:val="20"/>
                  <w:szCs w:val="20"/>
                </w:rPr>
                <w:t>Etowah</w:t>
              </w:r>
            </w:ins>
          </w:p>
        </w:tc>
        <w:tc>
          <w:tcPr>
            <w:tcW w:w="333" w:type="pct"/>
            <w:vAlign w:val="center"/>
          </w:tcPr>
          <w:p w14:paraId="5FED92B7" w14:textId="5938878B" w:rsidR="002E1EB5" w:rsidRPr="000C7A78" w:rsidRDefault="002E1EB5" w:rsidP="001D3C56">
            <w:pPr>
              <w:spacing w:after="0" w:line="240" w:lineRule="auto"/>
              <w:jc w:val="right"/>
              <w:rPr>
                <w:ins w:id="3391" w:author="Jujia Li" w:date="2026-02-10T22:34:00Z" w16du:dateUtc="2026-02-11T04:34:00Z"/>
                <w:rFonts w:cs="Times New Roman"/>
                <w:color w:val="000000"/>
                <w:sz w:val="20"/>
                <w:szCs w:val="20"/>
              </w:rPr>
            </w:pPr>
            <w:ins w:id="3392" w:author="Jujia Li" w:date="2026-02-10T22:34:00Z" w16du:dateUtc="2026-02-11T04:34:00Z">
              <w:r w:rsidRPr="000C7A78">
                <w:rPr>
                  <w:rFonts w:cs="Times New Roman"/>
                  <w:sz w:val="20"/>
                  <w:szCs w:val="20"/>
                  <w:rPrChange w:id="3393" w:author="Jujia Li" w:date="2026-02-10T22:50:00Z" w16du:dateUtc="2026-02-11T04:50:00Z">
                    <w:rPr>
                      <w:rFonts w:cs="Times New Roman"/>
                    </w:rPr>
                  </w:rPrChange>
                </w:rPr>
                <w:t>102</w:t>
              </w:r>
            </w:ins>
            <w:ins w:id="3394" w:author="Jujia Li" w:date="2026-02-10T22:51:00Z" w16du:dateUtc="2026-02-11T04:51:00Z">
              <w:r w:rsidR="000C7A78">
                <w:rPr>
                  <w:rFonts w:eastAsia="SimSun" w:cs="Times New Roman" w:hint="eastAsia"/>
                  <w:sz w:val="20"/>
                  <w:szCs w:val="20"/>
                  <w:lang w:eastAsia="zh-CN"/>
                </w:rPr>
                <w:t>,</w:t>
              </w:r>
            </w:ins>
            <w:ins w:id="3395" w:author="Jujia Li" w:date="2026-02-10T22:34:00Z" w16du:dateUtc="2026-02-11T04:34:00Z">
              <w:r w:rsidRPr="000C7A78">
                <w:rPr>
                  <w:rFonts w:cs="Times New Roman"/>
                  <w:sz w:val="20"/>
                  <w:szCs w:val="20"/>
                  <w:rPrChange w:id="3396" w:author="Jujia Li" w:date="2026-02-10T22:50:00Z" w16du:dateUtc="2026-02-11T04:50:00Z">
                    <w:rPr>
                      <w:rFonts w:cs="Times New Roman"/>
                    </w:rPr>
                  </w:rPrChange>
                </w:rPr>
                <w:t>522</w:t>
              </w:r>
            </w:ins>
          </w:p>
        </w:tc>
        <w:tc>
          <w:tcPr>
            <w:tcW w:w="188" w:type="pct"/>
            <w:vAlign w:val="center"/>
          </w:tcPr>
          <w:p w14:paraId="38224E4C" w14:textId="77777777" w:rsidR="002E1EB5" w:rsidRPr="000C7A78" w:rsidRDefault="002E1EB5" w:rsidP="001D3C56">
            <w:pPr>
              <w:spacing w:after="0" w:line="240" w:lineRule="auto"/>
              <w:jc w:val="right"/>
              <w:rPr>
                <w:ins w:id="3397" w:author="Jujia Li" w:date="2026-02-10T22:34:00Z" w16du:dateUtc="2026-02-11T04:34:00Z"/>
                <w:rFonts w:cs="Times New Roman"/>
                <w:color w:val="000000"/>
                <w:sz w:val="20"/>
                <w:szCs w:val="20"/>
              </w:rPr>
            </w:pPr>
            <w:ins w:id="3398" w:author="Jujia Li" w:date="2026-02-10T22:34:00Z" w16du:dateUtc="2026-02-11T04:34:00Z">
              <w:r w:rsidRPr="000C7A78">
                <w:rPr>
                  <w:rFonts w:cs="Times New Roman"/>
                  <w:color w:val="000000"/>
                  <w:sz w:val="20"/>
                  <w:szCs w:val="20"/>
                </w:rPr>
                <w:t>4</w:t>
              </w:r>
            </w:ins>
          </w:p>
        </w:tc>
        <w:tc>
          <w:tcPr>
            <w:tcW w:w="353" w:type="pct"/>
            <w:noWrap/>
            <w:vAlign w:val="bottom"/>
            <w:hideMark/>
          </w:tcPr>
          <w:p w14:paraId="17228EF5" w14:textId="77777777" w:rsidR="002E1EB5" w:rsidRPr="000C7A78" w:rsidRDefault="002E1EB5" w:rsidP="001D3C56">
            <w:pPr>
              <w:spacing w:after="0" w:line="240" w:lineRule="auto"/>
              <w:jc w:val="right"/>
              <w:rPr>
                <w:ins w:id="3399" w:author="Jujia Li" w:date="2026-02-10T22:34:00Z" w16du:dateUtc="2026-02-11T04:34:00Z"/>
                <w:rFonts w:eastAsia="Times New Roman" w:cs="Times New Roman"/>
                <w:color w:val="000000"/>
                <w:sz w:val="20"/>
                <w:szCs w:val="20"/>
                <w:lang w:eastAsia="zh-CN"/>
              </w:rPr>
            </w:pPr>
            <w:ins w:id="3400" w:author="Jujia Li" w:date="2026-02-10T22:34:00Z" w16du:dateUtc="2026-02-11T04:34:00Z">
              <w:r w:rsidRPr="000C7A78">
                <w:rPr>
                  <w:rFonts w:cs="Times New Roman"/>
                  <w:color w:val="000000"/>
                  <w:sz w:val="20"/>
                  <w:szCs w:val="20"/>
                </w:rPr>
                <w:t>3.11</w:t>
              </w:r>
            </w:ins>
          </w:p>
        </w:tc>
        <w:tc>
          <w:tcPr>
            <w:tcW w:w="253" w:type="pct"/>
            <w:noWrap/>
            <w:vAlign w:val="bottom"/>
            <w:hideMark/>
          </w:tcPr>
          <w:p w14:paraId="23D2FC36" w14:textId="77777777" w:rsidR="002E1EB5" w:rsidRPr="000C7A78" w:rsidRDefault="002E1EB5" w:rsidP="001D3C56">
            <w:pPr>
              <w:spacing w:after="0" w:line="240" w:lineRule="auto"/>
              <w:jc w:val="right"/>
              <w:rPr>
                <w:ins w:id="3401" w:author="Jujia Li" w:date="2026-02-10T22:34:00Z" w16du:dateUtc="2026-02-11T04:34:00Z"/>
                <w:rFonts w:eastAsia="Times New Roman" w:cs="Times New Roman"/>
                <w:color w:val="000000"/>
                <w:sz w:val="20"/>
                <w:szCs w:val="20"/>
                <w:lang w:eastAsia="zh-CN"/>
              </w:rPr>
            </w:pPr>
            <w:ins w:id="3402" w:author="Jujia Li" w:date="2026-02-10T22:34:00Z" w16du:dateUtc="2026-02-11T04:34:00Z">
              <w:r w:rsidRPr="000C7A78">
                <w:rPr>
                  <w:rFonts w:cs="Times New Roman"/>
                  <w:color w:val="000000"/>
                  <w:sz w:val="20"/>
                  <w:szCs w:val="20"/>
                </w:rPr>
                <w:t>3.49</w:t>
              </w:r>
            </w:ins>
          </w:p>
        </w:tc>
        <w:tc>
          <w:tcPr>
            <w:tcW w:w="291" w:type="pct"/>
            <w:noWrap/>
            <w:vAlign w:val="bottom"/>
            <w:hideMark/>
          </w:tcPr>
          <w:p w14:paraId="702267B9" w14:textId="77777777" w:rsidR="002E1EB5" w:rsidRPr="000C7A78" w:rsidRDefault="002E1EB5" w:rsidP="001D3C56">
            <w:pPr>
              <w:spacing w:after="0" w:line="240" w:lineRule="auto"/>
              <w:jc w:val="right"/>
              <w:rPr>
                <w:ins w:id="3403" w:author="Jujia Li" w:date="2026-02-10T22:34:00Z" w16du:dateUtc="2026-02-11T04:34:00Z"/>
                <w:rFonts w:eastAsia="Times New Roman" w:cs="Times New Roman"/>
                <w:color w:val="000000"/>
                <w:sz w:val="20"/>
                <w:szCs w:val="20"/>
                <w:lang w:eastAsia="zh-CN"/>
              </w:rPr>
            </w:pPr>
            <w:ins w:id="3404" w:author="Jujia Li" w:date="2026-02-10T22:34:00Z" w16du:dateUtc="2026-02-11T04:34:00Z">
              <w:r w:rsidRPr="000C7A78">
                <w:rPr>
                  <w:rFonts w:cs="Times New Roman"/>
                  <w:color w:val="000000"/>
                  <w:sz w:val="20"/>
                  <w:szCs w:val="20"/>
                </w:rPr>
                <w:t>7.80</w:t>
              </w:r>
            </w:ins>
          </w:p>
        </w:tc>
        <w:tc>
          <w:tcPr>
            <w:tcW w:w="291" w:type="pct"/>
            <w:noWrap/>
            <w:vAlign w:val="bottom"/>
            <w:hideMark/>
          </w:tcPr>
          <w:p w14:paraId="72F228AD" w14:textId="77777777" w:rsidR="002E1EB5" w:rsidRPr="000C7A78" w:rsidRDefault="002E1EB5" w:rsidP="001D3C56">
            <w:pPr>
              <w:spacing w:after="0" w:line="240" w:lineRule="auto"/>
              <w:jc w:val="right"/>
              <w:rPr>
                <w:ins w:id="3405" w:author="Jujia Li" w:date="2026-02-10T22:34:00Z" w16du:dateUtc="2026-02-11T04:34:00Z"/>
                <w:rFonts w:eastAsia="Times New Roman" w:cs="Times New Roman"/>
                <w:color w:val="000000"/>
                <w:sz w:val="20"/>
                <w:szCs w:val="20"/>
                <w:lang w:eastAsia="zh-CN"/>
              </w:rPr>
            </w:pPr>
            <w:ins w:id="3406" w:author="Jujia Li" w:date="2026-02-10T22:34:00Z" w16du:dateUtc="2026-02-11T04:34:00Z">
              <w:r w:rsidRPr="000C7A78">
                <w:rPr>
                  <w:rFonts w:cs="Times New Roman"/>
                  <w:color w:val="000000"/>
                  <w:sz w:val="20"/>
                  <w:szCs w:val="20"/>
                </w:rPr>
                <w:t>12.13</w:t>
              </w:r>
            </w:ins>
          </w:p>
        </w:tc>
        <w:tc>
          <w:tcPr>
            <w:tcW w:w="234" w:type="pct"/>
            <w:noWrap/>
            <w:vAlign w:val="bottom"/>
            <w:hideMark/>
          </w:tcPr>
          <w:p w14:paraId="4F0F7A72" w14:textId="77777777" w:rsidR="002E1EB5" w:rsidRPr="000C7A78" w:rsidRDefault="002E1EB5" w:rsidP="001D3C56">
            <w:pPr>
              <w:spacing w:after="0" w:line="240" w:lineRule="auto"/>
              <w:jc w:val="right"/>
              <w:rPr>
                <w:ins w:id="3407" w:author="Jujia Li" w:date="2026-02-10T22:34:00Z" w16du:dateUtc="2026-02-11T04:34:00Z"/>
                <w:rFonts w:eastAsia="Times New Roman" w:cs="Times New Roman"/>
                <w:color w:val="000000"/>
                <w:sz w:val="20"/>
                <w:szCs w:val="20"/>
                <w:lang w:eastAsia="zh-CN"/>
              </w:rPr>
            </w:pPr>
            <w:ins w:id="3408" w:author="Jujia Li" w:date="2026-02-10T22:34:00Z" w16du:dateUtc="2026-02-11T04:34:00Z">
              <w:r w:rsidRPr="000C7A78">
                <w:rPr>
                  <w:rFonts w:cs="Times New Roman"/>
                  <w:color w:val="000000"/>
                  <w:sz w:val="20"/>
                  <w:szCs w:val="20"/>
                </w:rPr>
                <w:t>-</w:t>
              </w:r>
            </w:ins>
          </w:p>
        </w:tc>
        <w:tc>
          <w:tcPr>
            <w:tcW w:w="234" w:type="pct"/>
            <w:noWrap/>
            <w:vAlign w:val="bottom"/>
            <w:hideMark/>
          </w:tcPr>
          <w:p w14:paraId="1FD93C29" w14:textId="77777777" w:rsidR="002E1EB5" w:rsidRPr="000C7A78" w:rsidRDefault="002E1EB5" w:rsidP="001D3C56">
            <w:pPr>
              <w:spacing w:after="0" w:line="240" w:lineRule="auto"/>
              <w:jc w:val="right"/>
              <w:rPr>
                <w:ins w:id="3409" w:author="Jujia Li" w:date="2026-02-10T22:34:00Z" w16du:dateUtc="2026-02-11T04:34:00Z"/>
                <w:rFonts w:eastAsia="Times New Roman" w:cs="Times New Roman"/>
                <w:color w:val="000000"/>
                <w:sz w:val="20"/>
                <w:szCs w:val="20"/>
                <w:lang w:eastAsia="zh-CN"/>
              </w:rPr>
            </w:pPr>
            <w:ins w:id="3410" w:author="Jujia Li" w:date="2026-02-10T22:34:00Z" w16du:dateUtc="2026-02-11T04:34:00Z">
              <w:r w:rsidRPr="000C7A78">
                <w:rPr>
                  <w:rFonts w:cs="Times New Roman"/>
                  <w:color w:val="000000"/>
                  <w:sz w:val="20"/>
                  <w:szCs w:val="20"/>
                </w:rPr>
                <w:t>2.62</w:t>
              </w:r>
            </w:ins>
          </w:p>
        </w:tc>
        <w:tc>
          <w:tcPr>
            <w:tcW w:w="234" w:type="pct"/>
            <w:noWrap/>
            <w:vAlign w:val="bottom"/>
            <w:hideMark/>
          </w:tcPr>
          <w:p w14:paraId="6BE5B514" w14:textId="77777777" w:rsidR="002E1EB5" w:rsidRPr="000C7A78" w:rsidRDefault="002E1EB5" w:rsidP="001D3C56">
            <w:pPr>
              <w:spacing w:after="0" w:line="240" w:lineRule="auto"/>
              <w:jc w:val="right"/>
              <w:rPr>
                <w:ins w:id="3411" w:author="Jujia Li" w:date="2026-02-10T22:34:00Z" w16du:dateUtc="2026-02-11T04:34:00Z"/>
                <w:rFonts w:eastAsia="Times New Roman" w:cs="Times New Roman"/>
                <w:color w:val="000000"/>
                <w:sz w:val="20"/>
                <w:szCs w:val="20"/>
                <w:lang w:eastAsia="zh-CN"/>
              </w:rPr>
            </w:pPr>
            <w:ins w:id="3412" w:author="Jujia Li" w:date="2026-02-10T22:34:00Z" w16du:dateUtc="2026-02-11T04:34:00Z">
              <w:r w:rsidRPr="000C7A78">
                <w:rPr>
                  <w:rFonts w:cs="Times New Roman"/>
                  <w:color w:val="000000"/>
                  <w:sz w:val="20"/>
                  <w:szCs w:val="20"/>
                </w:rPr>
                <w:t>1.46</w:t>
              </w:r>
            </w:ins>
          </w:p>
        </w:tc>
        <w:tc>
          <w:tcPr>
            <w:tcW w:w="234" w:type="pct"/>
            <w:noWrap/>
            <w:vAlign w:val="bottom"/>
            <w:hideMark/>
          </w:tcPr>
          <w:p w14:paraId="6660A558" w14:textId="77777777" w:rsidR="002E1EB5" w:rsidRPr="000C7A78" w:rsidRDefault="002E1EB5" w:rsidP="001D3C56">
            <w:pPr>
              <w:spacing w:after="0" w:line="240" w:lineRule="auto"/>
              <w:jc w:val="right"/>
              <w:rPr>
                <w:ins w:id="3413" w:author="Jujia Li" w:date="2026-02-10T22:34:00Z" w16du:dateUtc="2026-02-11T04:34:00Z"/>
                <w:rFonts w:eastAsia="Times New Roman" w:cs="Times New Roman"/>
                <w:color w:val="000000"/>
                <w:sz w:val="20"/>
                <w:szCs w:val="20"/>
                <w:lang w:eastAsia="zh-CN"/>
              </w:rPr>
            </w:pPr>
            <w:ins w:id="3414" w:author="Jujia Li" w:date="2026-02-10T22:34:00Z" w16du:dateUtc="2026-02-11T04:34:00Z">
              <w:r w:rsidRPr="000C7A78">
                <w:rPr>
                  <w:rFonts w:cs="Times New Roman"/>
                  <w:color w:val="000000"/>
                  <w:sz w:val="20"/>
                  <w:szCs w:val="20"/>
                </w:rPr>
                <w:t>1.36</w:t>
              </w:r>
            </w:ins>
          </w:p>
        </w:tc>
        <w:tc>
          <w:tcPr>
            <w:tcW w:w="231" w:type="pct"/>
            <w:vAlign w:val="bottom"/>
          </w:tcPr>
          <w:p w14:paraId="24B3FC29" w14:textId="77777777" w:rsidR="002E1EB5" w:rsidRPr="000C7A78" w:rsidRDefault="002E1EB5" w:rsidP="001D3C56">
            <w:pPr>
              <w:spacing w:after="0" w:line="240" w:lineRule="auto"/>
              <w:jc w:val="right"/>
              <w:rPr>
                <w:ins w:id="3415" w:author="Jujia Li" w:date="2026-02-10T22:34:00Z" w16du:dateUtc="2026-02-11T04:34:00Z"/>
                <w:rFonts w:cs="Times New Roman"/>
                <w:color w:val="000000"/>
                <w:sz w:val="20"/>
                <w:szCs w:val="20"/>
              </w:rPr>
            </w:pPr>
            <w:ins w:id="3416" w:author="Jujia Li" w:date="2026-02-10T22:34:00Z" w16du:dateUtc="2026-02-11T04:34:00Z">
              <w:r w:rsidRPr="000C7A78">
                <w:rPr>
                  <w:rFonts w:cs="Times New Roman"/>
                  <w:color w:val="000000"/>
                  <w:sz w:val="20"/>
                  <w:szCs w:val="20"/>
                  <w:rPrChange w:id="3417" w:author="Jujia Li" w:date="2026-02-10T22:50:00Z" w16du:dateUtc="2026-02-11T04:50:00Z">
                    <w:rPr>
                      <w:rFonts w:ascii="Aptos Narrow" w:hAnsi="Aptos Narrow"/>
                      <w:color w:val="000000"/>
                    </w:rPr>
                  </w:rPrChange>
                </w:rPr>
                <w:t>45.9</w:t>
              </w:r>
            </w:ins>
          </w:p>
        </w:tc>
        <w:tc>
          <w:tcPr>
            <w:tcW w:w="418" w:type="pct"/>
            <w:vAlign w:val="bottom"/>
          </w:tcPr>
          <w:p w14:paraId="27DD668C" w14:textId="77777777" w:rsidR="002E1EB5" w:rsidRPr="000C7A78" w:rsidRDefault="002E1EB5" w:rsidP="001D3C56">
            <w:pPr>
              <w:spacing w:after="0" w:line="240" w:lineRule="auto"/>
              <w:jc w:val="right"/>
              <w:rPr>
                <w:ins w:id="3418" w:author="Jujia Li" w:date="2026-02-10T22:34:00Z" w16du:dateUtc="2026-02-11T04:34:00Z"/>
                <w:rFonts w:cs="Times New Roman"/>
                <w:sz w:val="20"/>
                <w:szCs w:val="20"/>
                <w:rPrChange w:id="3419" w:author="Jujia Li" w:date="2026-02-10T22:50:00Z" w16du:dateUtc="2026-02-11T04:50:00Z">
                  <w:rPr>
                    <w:ins w:id="3420" w:author="Jujia Li" w:date="2026-02-10T22:34:00Z" w16du:dateUtc="2026-02-11T04:34:00Z"/>
                    <w:rFonts w:cs="Times New Roman"/>
                  </w:rPr>
                </w:rPrChange>
              </w:rPr>
            </w:pPr>
            <w:ins w:id="3421" w:author="Jujia Li" w:date="2026-02-10T22:34:00Z" w16du:dateUtc="2026-02-11T04:34:00Z">
              <w:r w:rsidRPr="000C7A78">
                <w:rPr>
                  <w:rFonts w:cs="Times New Roman"/>
                  <w:color w:val="000000"/>
                  <w:sz w:val="20"/>
                  <w:szCs w:val="20"/>
                  <w:rPrChange w:id="3422" w:author="Jujia Li" w:date="2026-02-10T22:50:00Z" w16du:dateUtc="2026-02-11T04:50:00Z">
                    <w:rPr>
                      <w:rFonts w:ascii="Aptos Narrow" w:hAnsi="Aptos Narrow"/>
                      <w:color w:val="000000"/>
                    </w:rPr>
                  </w:rPrChange>
                </w:rPr>
                <w:t>4.8</w:t>
              </w:r>
            </w:ins>
          </w:p>
        </w:tc>
        <w:tc>
          <w:tcPr>
            <w:tcW w:w="495" w:type="pct"/>
            <w:vAlign w:val="bottom"/>
          </w:tcPr>
          <w:p w14:paraId="73B3BE6E" w14:textId="77777777" w:rsidR="002E1EB5" w:rsidRPr="000C7A78" w:rsidRDefault="002E1EB5" w:rsidP="001D3C56">
            <w:pPr>
              <w:spacing w:after="0" w:line="240" w:lineRule="auto"/>
              <w:jc w:val="right"/>
              <w:rPr>
                <w:ins w:id="3423" w:author="Jujia Li" w:date="2026-02-10T22:34:00Z" w16du:dateUtc="2026-02-11T04:34:00Z"/>
                <w:rFonts w:cs="Times New Roman"/>
                <w:sz w:val="20"/>
                <w:szCs w:val="20"/>
                <w:rPrChange w:id="3424" w:author="Jujia Li" w:date="2026-02-10T22:50:00Z" w16du:dateUtc="2026-02-11T04:50:00Z">
                  <w:rPr>
                    <w:ins w:id="3425" w:author="Jujia Li" w:date="2026-02-10T22:34:00Z" w16du:dateUtc="2026-02-11T04:34:00Z"/>
                    <w:rFonts w:cs="Times New Roman"/>
                  </w:rPr>
                </w:rPrChange>
              </w:rPr>
            </w:pPr>
            <w:ins w:id="3426" w:author="Jujia Li" w:date="2026-02-10T22:34:00Z" w16du:dateUtc="2026-02-11T04:34:00Z">
              <w:r w:rsidRPr="000C7A78">
                <w:rPr>
                  <w:rFonts w:cs="Times New Roman"/>
                  <w:color w:val="000000"/>
                  <w:sz w:val="20"/>
                  <w:szCs w:val="20"/>
                  <w:rPrChange w:id="3427" w:author="Jujia Li" w:date="2026-02-10T22:50:00Z" w16du:dateUtc="2026-02-11T04:50:00Z">
                    <w:rPr>
                      <w:rFonts w:ascii="Aptos Narrow" w:hAnsi="Aptos Narrow"/>
                      <w:color w:val="000000"/>
                    </w:rPr>
                  </w:rPrChange>
                </w:rPr>
                <w:t>5.5</w:t>
              </w:r>
            </w:ins>
          </w:p>
        </w:tc>
        <w:tc>
          <w:tcPr>
            <w:tcW w:w="328" w:type="pct"/>
            <w:vAlign w:val="bottom"/>
          </w:tcPr>
          <w:p w14:paraId="519D7D4B" w14:textId="77777777" w:rsidR="002E1EB5" w:rsidRPr="000C7A78" w:rsidRDefault="002E1EB5" w:rsidP="001D3C56">
            <w:pPr>
              <w:spacing w:after="0" w:line="240" w:lineRule="auto"/>
              <w:jc w:val="right"/>
              <w:rPr>
                <w:ins w:id="3428" w:author="Jujia Li" w:date="2026-02-10T22:34:00Z" w16du:dateUtc="2026-02-11T04:34:00Z"/>
                <w:rFonts w:cs="Times New Roman"/>
                <w:sz w:val="20"/>
                <w:szCs w:val="20"/>
                <w:rPrChange w:id="3429" w:author="Jujia Li" w:date="2026-02-10T22:50:00Z" w16du:dateUtc="2026-02-11T04:50:00Z">
                  <w:rPr>
                    <w:ins w:id="3430" w:author="Jujia Li" w:date="2026-02-10T22:34:00Z" w16du:dateUtc="2026-02-11T04:34:00Z"/>
                    <w:rFonts w:cs="Times New Roman"/>
                  </w:rPr>
                </w:rPrChange>
              </w:rPr>
            </w:pPr>
            <w:ins w:id="3431" w:author="Jujia Li" w:date="2026-02-10T22:34:00Z" w16du:dateUtc="2026-02-11T04:34:00Z">
              <w:r w:rsidRPr="000C7A78">
                <w:rPr>
                  <w:rFonts w:cs="Times New Roman"/>
                  <w:color w:val="000000"/>
                  <w:sz w:val="20"/>
                  <w:szCs w:val="20"/>
                  <w:rPrChange w:id="3432" w:author="Jujia Li" w:date="2026-02-10T22:50:00Z" w16du:dateUtc="2026-02-11T04:50:00Z">
                    <w:rPr>
                      <w:rFonts w:ascii="Aptos Narrow" w:hAnsi="Aptos Narrow"/>
                      <w:color w:val="000000"/>
                    </w:rPr>
                  </w:rPrChange>
                </w:rPr>
                <w:t>17.4</w:t>
              </w:r>
            </w:ins>
          </w:p>
        </w:tc>
        <w:tc>
          <w:tcPr>
            <w:tcW w:w="459" w:type="pct"/>
            <w:vAlign w:val="bottom"/>
          </w:tcPr>
          <w:p w14:paraId="21DC7F7D" w14:textId="77777777" w:rsidR="002E1EB5" w:rsidRPr="000C7A78" w:rsidRDefault="002E1EB5" w:rsidP="001D3C56">
            <w:pPr>
              <w:spacing w:after="0" w:line="240" w:lineRule="auto"/>
              <w:jc w:val="right"/>
              <w:rPr>
                <w:ins w:id="3433" w:author="Jujia Li" w:date="2026-02-10T22:34:00Z" w16du:dateUtc="2026-02-11T04:34:00Z"/>
                <w:rFonts w:cs="Times New Roman"/>
                <w:sz w:val="20"/>
                <w:szCs w:val="20"/>
                <w:rPrChange w:id="3434" w:author="Jujia Li" w:date="2026-02-10T22:50:00Z" w16du:dateUtc="2026-02-11T04:50:00Z">
                  <w:rPr>
                    <w:ins w:id="3435" w:author="Jujia Li" w:date="2026-02-10T22:34:00Z" w16du:dateUtc="2026-02-11T04:34:00Z"/>
                    <w:rFonts w:cs="Times New Roman"/>
                  </w:rPr>
                </w:rPrChange>
              </w:rPr>
            </w:pPr>
            <w:ins w:id="3436" w:author="Jujia Li" w:date="2026-02-10T22:34:00Z" w16du:dateUtc="2026-02-11T04:34:00Z">
              <w:r w:rsidRPr="000C7A78">
                <w:rPr>
                  <w:rFonts w:cs="Times New Roman"/>
                  <w:color w:val="000000"/>
                  <w:sz w:val="20"/>
                  <w:szCs w:val="20"/>
                  <w:rPrChange w:id="3437" w:author="Jujia Li" w:date="2026-02-10T22:50:00Z" w16du:dateUtc="2026-02-11T04:50:00Z">
                    <w:rPr>
                      <w:rFonts w:ascii="Aptos Narrow" w:hAnsi="Aptos Narrow"/>
                      <w:color w:val="000000"/>
                    </w:rPr>
                  </w:rPrChange>
                </w:rPr>
                <w:t>21.2</w:t>
              </w:r>
            </w:ins>
          </w:p>
        </w:tc>
      </w:tr>
      <w:tr w:rsidR="00246190" w:rsidRPr="00246190" w14:paraId="311EB5C6" w14:textId="77777777" w:rsidTr="000C7A78">
        <w:trPr>
          <w:trHeight w:val="144"/>
          <w:ins w:id="3438" w:author="Jujia Li" w:date="2026-02-10T22:34:00Z"/>
        </w:trPr>
        <w:tc>
          <w:tcPr>
            <w:tcW w:w="423" w:type="pct"/>
            <w:noWrap/>
            <w:vAlign w:val="center"/>
            <w:hideMark/>
          </w:tcPr>
          <w:p w14:paraId="42BC0D06" w14:textId="77777777" w:rsidR="002E1EB5" w:rsidRPr="000C7A78" w:rsidRDefault="002E1EB5" w:rsidP="001D3C56">
            <w:pPr>
              <w:spacing w:after="0" w:line="240" w:lineRule="auto"/>
              <w:rPr>
                <w:ins w:id="3439" w:author="Jujia Li" w:date="2026-02-10T22:34:00Z" w16du:dateUtc="2026-02-11T04:34:00Z"/>
                <w:rFonts w:eastAsia="Times New Roman" w:cs="Times New Roman"/>
                <w:color w:val="000000"/>
                <w:sz w:val="20"/>
                <w:szCs w:val="20"/>
                <w:lang w:eastAsia="zh-CN"/>
              </w:rPr>
            </w:pPr>
            <w:ins w:id="3440" w:author="Jujia Li" w:date="2026-02-10T22:34:00Z" w16du:dateUtc="2026-02-11T04:34:00Z">
              <w:r w:rsidRPr="000C7A78">
                <w:rPr>
                  <w:rFonts w:cs="Times New Roman"/>
                  <w:sz w:val="20"/>
                  <w:szCs w:val="20"/>
                </w:rPr>
                <w:t>Fayette</w:t>
              </w:r>
            </w:ins>
          </w:p>
        </w:tc>
        <w:tc>
          <w:tcPr>
            <w:tcW w:w="333" w:type="pct"/>
            <w:vAlign w:val="center"/>
          </w:tcPr>
          <w:p w14:paraId="434C6A68" w14:textId="02ED6163" w:rsidR="002E1EB5" w:rsidRPr="000C7A78" w:rsidRDefault="002E1EB5" w:rsidP="001D3C56">
            <w:pPr>
              <w:spacing w:after="0" w:line="240" w:lineRule="auto"/>
              <w:jc w:val="right"/>
              <w:rPr>
                <w:ins w:id="3441" w:author="Jujia Li" w:date="2026-02-10T22:34:00Z" w16du:dateUtc="2026-02-11T04:34:00Z"/>
                <w:rFonts w:cs="Times New Roman"/>
                <w:color w:val="000000"/>
                <w:sz w:val="20"/>
                <w:szCs w:val="20"/>
              </w:rPr>
            </w:pPr>
            <w:ins w:id="3442" w:author="Jujia Li" w:date="2026-02-10T22:34:00Z" w16du:dateUtc="2026-02-11T04:34:00Z">
              <w:r w:rsidRPr="000C7A78">
                <w:rPr>
                  <w:rFonts w:cs="Times New Roman"/>
                  <w:sz w:val="20"/>
                  <w:szCs w:val="20"/>
                  <w:rPrChange w:id="3443" w:author="Jujia Li" w:date="2026-02-10T22:50:00Z" w16du:dateUtc="2026-02-11T04:50:00Z">
                    <w:rPr>
                      <w:rFonts w:cs="Times New Roman"/>
                    </w:rPr>
                  </w:rPrChange>
                </w:rPr>
                <w:t>16</w:t>
              </w:r>
            </w:ins>
            <w:ins w:id="3444" w:author="Jujia Li" w:date="2026-02-10T22:51:00Z" w16du:dateUtc="2026-02-11T04:51:00Z">
              <w:r w:rsidR="000C7A78">
                <w:rPr>
                  <w:rFonts w:eastAsia="SimSun" w:cs="Times New Roman" w:hint="eastAsia"/>
                  <w:sz w:val="20"/>
                  <w:szCs w:val="20"/>
                  <w:lang w:eastAsia="zh-CN"/>
                </w:rPr>
                <w:t>,</w:t>
              </w:r>
            </w:ins>
            <w:ins w:id="3445" w:author="Jujia Li" w:date="2026-02-10T22:34:00Z" w16du:dateUtc="2026-02-11T04:34:00Z">
              <w:r w:rsidRPr="000C7A78">
                <w:rPr>
                  <w:rFonts w:cs="Times New Roman"/>
                  <w:sz w:val="20"/>
                  <w:szCs w:val="20"/>
                  <w:rPrChange w:id="3446" w:author="Jujia Li" w:date="2026-02-10T22:50:00Z" w16du:dateUtc="2026-02-11T04:50:00Z">
                    <w:rPr>
                      <w:rFonts w:cs="Times New Roman"/>
                    </w:rPr>
                  </w:rPrChange>
                </w:rPr>
                <w:t>437</w:t>
              </w:r>
            </w:ins>
          </w:p>
        </w:tc>
        <w:tc>
          <w:tcPr>
            <w:tcW w:w="188" w:type="pct"/>
            <w:vAlign w:val="center"/>
          </w:tcPr>
          <w:p w14:paraId="659AFFB4" w14:textId="77777777" w:rsidR="002E1EB5" w:rsidRPr="000C7A78" w:rsidRDefault="002E1EB5" w:rsidP="001D3C56">
            <w:pPr>
              <w:spacing w:after="0" w:line="240" w:lineRule="auto"/>
              <w:jc w:val="right"/>
              <w:rPr>
                <w:ins w:id="3447" w:author="Jujia Li" w:date="2026-02-10T22:34:00Z" w16du:dateUtc="2026-02-11T04:34:00Z"/>
                <w:rFonts w:cs="Times New Roman"/>
                <w:color w:val="000000"/>
                <w:sz w:val="20"/>
                <w:szCs w:val="20"/>
              </w:rPr>
            </w:pPr>
            <w:ins w:id="3448" w:author="Jujia Li" w:date="2026-02-10T22:34:00Z" w16du:dateUtc="2026-02-11T04:34:00Z">
              <w:r w:rsidRPr="000C7A78">
                <w:rPr>
                  <w:rFonts w:cs="Times New Roman"/>
                  <w:color w:val="000000"/>
                  <w:sz w:val="20"/>
                  <w:szCs w:val="20"/>
                </w:rPr>
                <w:t>6</w:t>
              </w:r>
            </w:ins>
          </w:p>
        </w:tc>
        <w:tc>
          <w:tcPr>
            <w:tcW w:w="353" w:type="pct"/>
            <w:noWrap/>
            <w:vAlign w:val="bottom"/>
            <w:hideMark/>
          </w:tcPr>
          <w:p w14:paraId="06509A20" w14:textId="77777777" w:rsidR="002E1EB5" w:rsidRPr="000C7A78" w:rsidRDefault="002E1EB5" w:rsidP="001D3C56">
            <w:pPr>
              <w:spacing w:after="0" w:line="240" w:lineRule="auto"/>
              <w:jc w:val="right"/>
              <w:rPr>
                <w:ins w:id="3449" w:author="Jujia Li" w:date="2026-02-10T22:34:00Z" w16du:dateUtc="2026-02-11T04:34:00Z"/>
                <w:rFonts w:eastAsia="Times New Roman" w:cs="Times New Roman"/>
                <w:color w:val="000000"/>
                <w:sz w:val="20"/>
                <w:szCs w:val="20"/>
                <w:lang w:eastAsia="zh-CN"/>
              </w:rPr>
            </w:pPr>
            <w:ins w:id="3450" w:author="Jujia Li" w:date="2026-02-10T22:34:00Z" w16du:dateUtc="2026-02-11T04:34:00Z">
              <w:r w:rsidRPr="000C7A78">
                <w:rPr>
                  <w:rFonts w:cs="Times New Roman"/>
                  <w:color w:val="000000"/>
                  <w:sz w:val="20"/>
                  <w:szCs w:val="20"/>
                </w:rPr>
                <w:t>15.09</w:t>
              </w:r>
            </w:ins>
          </w:p>
        </w:tc>
        <w:tc>
          <w:tcPr>
            <w:tcW w:w="253" w:type="pct"/>
            <w:noWrap/>
            <w:vAlign w:val="bottom"/>
            <w:hideMark/>
          </w:tcPr>
          <w:p w14:paraId="5D356928" w14:textId="77777777" w:rsidR="002E1EB5" w:rsidRPr="000C7A78" w:rsidRDefault="002E1EB5" w:rsidP="001D3C56">
            <w:pPr>
              <w:spacing w:after="0" w:line="240" w:lineRule="auto"/>
              <w:jc w:val="right"/>
              <w:rPr>
                <w:ins w:id="3451" w:author="Jujia Li" w:date="2026-02-10T22:34:00Z" w16du:dateUtc="2026-02-11T04:34:00Z"/>
                <w:rFonts w:eastAsia="Times New Roman" w:cs="Times New Roman"/>
                <w:color w:val="000000"/>
                <w:sz w:val="20"/>
                <w:szCs w:val="20"/>
                <w:lang w:eastAsia="zh-CN"/>
              </w:rPr>
            </w:pPr>
            <w:ins w:id="3452" w:author="Jujia Li" w:date="2026-02-10T22:34:00Z" w16du:dateUtc="2026-02-11T04:34:00Z">
              <w:r w:rsidRPr="000C7A78">
                <w:rPr>
                  <w:rFonts w:cs="Times New Roman"/>
                  <w:color w:val="000000"/>
                  <w:sz w:val="20"/>
                  <w:szCs w:val="20"/>
                </w:rPr>
                <w:t>12.15</w:t>
              </w:r>
            </w:ins>
          </w:p>
        </w:tc>
        <w:tc>
          <w:tcPr>
            <w:tcW w:w="291" w:type="pct"/>
            <w:noWrap/>
            <w:vAlign w:val="bottom"/>
            <w:hideMark/>
          </w:tcPr>
          <w:p w14:paraId="651011D3" w14:textId="77777777" w:rsidR="002E1EB5" w:rsidRPr="000C7A78" w:rsidRDefault="002E1EB5" w:rsidP="001D3C56">
            <w:pPr>
              <w:spacing w:after="0" w:line="240" w:lineRule="auto"/>
              <w:jc w:val="right"/>
              <w:rPr>
                <w:ins w:id="3453" w:author="Jujia Li" w:date="2026-02-10T22:34:00Z" w16du:dateUtc="2026-02-11T04:34:00Z"/>
                <w:rFonts w:eastAsia="Times New Roman" w:cs="Times New Roman"/>
                <w:color w:val="000000"/>
                <w:sz w:val="20"/>
                <w:szCs w:val="20"/>
                <w:lang w:eastAsia="zh-CN"/>
              </w:rPr>
            </w:pPr>
            <w:ins w:id="3454" w:author="Jujia Li" w:date="2026-02-10T22:34:00Z" w16du:dateUtc="2026-02-11T04:34:00Z">
              <w:r w:rsidRPr="000C7A78">
                <w:rPr>
                  <w:rFonts w:cs="Times New Roman"/>
                  <w:color w:val="000000"/>
                  <w:sz w:val="20"/>
                  <w:szCs w:val="20"/>
                </w:rPr>
                <w:t>10.95</w:t>
              </w:r>
            </w:ins>
          </w:p>
        </w:tc>
        <w:tc>
          <w:tcPr>
            <w:tcW w:w="291" w:type="pct"/>
            <w:noWrap/>
            <w:vAlign w:val="bottom"/>
            <w:hideMark/>
          </w:tcPr>
          <w:p w14:paraId="3488B3E1" w14:textId="77777777" w:rsidR="002E1EB5" w:rsidRPr="000C7A78" w:rsidRDefault="002E1EB5" w:rsidP="001D3C56">
            <w:pPr>
              <w:spacing w:after="0" w:line="240" w:lineRule="auto"/>
              <w:jc w:val="right"/>
              <w:rPr>
                <w:ins w:id="3455" w:author="Jujia Li" w:date="2026-02-10T22:34:00Z" w16du:dateUtc="2026-02-11T04:34:00Z"/>
                <w:rFonts w:eastAsia="Times New Roman" w:cs="Times New Roman"/>
                <w:color w:val="000000"/>
                <w:sz w:val="20"/>
                <w:szCs w:val="20"/>
                <w:lang w:eastAsia="zh-CN"/>
              </w:rPr>
            </w:pPr>
            <w:ins w:id="3456" w:author="Jujia Li" w:date="2026-02-10T22:34:00Z" w16du:dateUtc="2026-02-11T04:34:00Z">
              <w:r w:rsidRPr="000C7A78">
                <w:rPr>
                  <w:rFonts w:cs="Times New Roman"/>
                  <w:color w:val="000000"/>
                  <w:sz w:val="20"/>
                  <w:szCs w:val="20"/>
                </w:rPr>
                <w:t>6.75</w:t>
              </w:r>
            </w:ins>
          </w:p>
        </w:tc>
        <w:tc>
          <w:tcPr>
            <w:tcW w:w="234" w:type="pct"/>
            <w:noWrap/>
            <w:vAlign w:val="bottom"/>
            <w:hideMark/>
          </w:tcPr>
          <w:p w14:paraId="7B698B9D" w14:textId="77777777" w:rsidR="002E1EB5" w:rsidRPr="000C7A78" w:rsidRDefault="002E1EB5" w:rsidP="001D3C56">
            <w:pPr>
              <w:spacing w:after="0" w:line="240" w:lineRule="auto"/>
              <w:jc w:val="right"/>
              <w:rPr>
                <w:ins w:id="3457" w:author="Jujia Li" w:date="2026-02-10T22:34:00Z" w16du:dateUtc="2026-02-11T04:34:00Z"/>
                <w:rFonts w:eastAsia="Times New Roman" w:cs="Times New Roman"/>
                <w:color w:val="000000"/>
                <w:sz w:val="20"/>
                <w:szCs w:val="20"/>
                <w:lang w:eastAsia="zh-CN"/>
              </w:rPr>
            </w:pPr>
            <w:ins w:id="3458" w:author="Jujia Li" w:date="2026-02-10T22:34:00Z" w16du:dateUtc="2026-02-11T04:34:00Z">
              <w:r w:rsidRPr="000C7A78">
                <w:rPr>
                  <w:rFonts w:cs="Times New Roman"/>
                  <w:color w:val="000000"/>
                  <w:sz w:val="20"/>
                  <w:szCs w:val="20"/>
                </w:rPr>
                <w:t>0</w:t>
              </w:r>
            </w:ins>
          </w:p>
        </w:tc>
        <w:tc>
          <w:tcPr>
            <w:tcW w:w="234" w:type="pct"/>
            <w:noWrap/>
            <w:vAlign w:val="bottom"/>
            <w:hideMark/>
          </w:tcPr>
          <w:p w14:paraId="1B1DEDD0" w14:textId="77777777" w:rsidR="002E1EB5" w:rsidRPr="000C7A78" w:rsidRDefault="002E1EB5" w:rsidP="001D3C56">
            <w:pPr>
              <w:spacing w:after="0" w:line="240" w:lineRule="auto"/>
              <w:jc w:val="right"/>
              <w:rPr>
                <w:ins w:id="3459" w:author="Jujia Li" w:date="2026-02-10T22:34:00Z" w16du:dateUtc="2026-02-11T04:34:00Z"/>
                <w:rFonts w:eastAsia="Times New Roman" w:cs="Times New Roman"/>
                <w:color w:val="000000"/>
                <w:sz w:val="20"/>
                <w:szCs w:val="20"/>
                <w:lang w:eastAsia="zh-CN"/>
              </w:rPr>
            </w:pPr>
            <w:ins w:id="3460" w:author="Jujia Li" w:date="2026-02-10T22:34:00Z" w16du:dateUtc="2026-02-11T04:34:00Z">
              <w:r w:rsidRPr="000C7A78">
                <w:rPr>
                  <w:rFonts w:cs="Times New Roman"/>
                  <w:color w:val="000000"/>
                  <w:sz w:val="20"/>
                  <w:szCs w:val="20"/>
                </w:rPr>
                <w:t>-</w:t>
              </w:r>
            </w:ins>
          </w:p>
        </w:tc>
        <w:tc>
          <w:tcPr>
            <w:tcW w:w="234" w:type="pct"/>
            <w:noWrap/>
            <w:vAlign w:val="bottom"/>
            <w:hideMark/>
          </w:tcPr>
          <w:p w14:paraId="66390E11" w14:textId="77777777" w:rsidR="002E1EB5" w:rsidRPr="000C7A78" w:rsidRDefault="002E1EB5" w:rsidP="001D3C56">
            <w:pPr>
              <w:spacing w:after="0" w:line="240" w:lineRule="auto"/>
              <w:jc w:val="right"/>
              <w:rPr>
                <w:ins w:id="3461" w:author="Jujia Li" w:date="2026-02-10T22:34:00Z" w16du:dateUtc="2026-02-11T04:34:00Z"/>
                <w:rFonts w:eastAsia="Times New Roman" w:cs="Times New Roman"/>
                <w:color w:val="000000"/>
                <w:sz w:val="20"/>
                <w:szCs w:val="20"/>
                <w:lang w:eastAsia="zh-CN"/>
              </w:rPr>
            </w:pPr>
            <w:ins w:id="3462" w:author="Jujia Li" w:date="2026-02-10T22:34:00Z" w16du:dateUtc="2026-02-11T04:34:00Z">
              <w:r w:rsidRPr="000C7A78">
                <w:rPr>
                  <w:rFonts w:cs="Times New Roman"/>
                  <w:color w:val="000000"/>
                  <w:sz w:val="20"/>
                  <w:szCs w:val="20"/>
                </w:rPr>
                <w:t>-</w:t>
              </w:r>
            </w:ins>
          </w:p>
        </w:tc>
        <w:tc>
          <w:tcPr>
            <w:tcW w:w="234" w:type="pct"/>
            <w:noWrap/>
            <w:vAlign w:val="bottom"/>
            <w:hideMark/>
          </w:tcPr>
          <w:p w14:paraId="35DD8349" w14:textId="77777777" w:rsidR="002E1EB5" w:rsidRPr="000C7A78" w:rsidRDefault="002E1EB5" w:rsidP="001D3C56">
            <w:pPr>
              <w:spacing w:after="0" w:line="240" w:lineRule="auto"/>
              <w:jc w:val="right"/>
              <w:rPr>
                <w:ins w:id="3463" w:author="Jujia Li" w:date="2026-02-10T22:34:00Z" w16du:dateUtc="2026-02-11T04:34:00Z"/>
                <w:rFonts w:eastAsia="Times New Roman" w:cs="Times New Roman"/>
                <w:color w:val="000000"/>
                <w:sz w:val="20"/>
                <w:szCs w:val="20"/>
                <w:lang w:eastAsia="zh-CN"/>
              </w:rPr>
            </w:pPr>
            <w:ins w:id="3464" w:author="Jujia Li" w:date="2026-02-10T22:34:00Z" w16du:dateUtc="2026-02-11T04:34:00Z">
              <w:r w:rsidRPr="000C7A78">
                <w:rPr>
                  <w:rFonts w:cs="Times New Roman"/>
                  <w:color w:val="000000"/>
                  <w:sz w:val="20"/>
                  <w:szCs w:val="20"/>
                </w:rPr>
                <w:t>-</w:t>
              </w:r>
            </w:ins>
          </w:p>
        </w:tc>
        <w:tc>
          <w:tcPr>
            <w:tcW w:w="231" w:type="pct"/>
            <w:vAlign w:val="bottom"/>
          </w:tcPr>
          <w:p w14:paraId="0E024A95" w14:textId="77777777" w:rsidR="002E1EB5" w:rsidRPr="000C7A78" w:rsidRDefault="002E1EB5" w:rsidP="001D3C56">
            <w:pPr>
              <w:spacing w:after="0" w:line="240" w:lineRule="auto"/>
              <w:jc w:val="right"/>
              <w:rPr>
                <w:ins w:id="3465" w:author="Jujia Li" w:date="2026-02-10T22:34:00Z" w16du:dateUtc="2026-02-11T04:34:00Z"/>
                <w:rFonts w:cs="Times New Roman"/>
                <w:color w:val="000000"/>
                <w:sz w:val="20"/>
                <w:szCs w:val="20"/>
              </w:rPr>
            </w:pPr>
            <w:ins w:id="3466" w:author="Jujia Li" w:date="2026-02-10T22:34:00Z" w16du:dateUtc="2026-02-11T04:34:00Z">
              <w:r w:rsidRPr="000C7A78">
                <w:rPr>
                  <w:rFonts w:cs="Times New Roman"/>
                  <w:color w:val="000000"/>
                  <w:sz w:val="20"/>
                  <w:szCs w:val="20"/>
                  <w:rPrChange w:id="3467" w:author="Jujia Li" w:date="2026-02-10T22:50:00Z" w16du:dateUtc="2026-02-11T04:50:00Z">
                    <w:rPr>
                      <w:rFonts w:ascii="Aptos Narrow" w:hAnsi="Aptos Narrow"/>
                      <w:color w:val="000000"/>
                    </w:rPr>
                  </w:rPrChange>
                </w:rPr>
                <w:t>46.1</w:t>
              </w:r>
            </w:ins>
          </w:p>
        </w:tc>
        <w:tc>
          <w:tcPr>
            <w:tcW w:w="418" w:type="pct"/>
            <w:vAlign w:val="bottom"/>
          </w:tcPr>
          <w:p w14:paraId="08F3FF6A" w14:textId="77777777" w:rsidR="002E1EB5" w:rsidRPr="000C7A78" w:rsidRDefault="002E1EB5" w:rsidP="001D3C56">
            <w:pPr>
              <w:spacing w:after="0" w:line="240" w:lineRule="auto"/>
              <w:jc w:val="right"/>
              <w:rPr>
                <w:ins w:id="3468" w:author="Jujia Li" w:date="2026-02-10T22:34:00Z" w16du:dateUtc="2026-02-11T04:34:00Z"/>
                <w:rFonts w:cs="Times New Roman"/>
                <w:sz w:val="20"/>
                <w:szCs w:val="20"/>
                <w:rPrChange w:id="3469" w:author="Jujia Li" w:date="2026-02-10T22:50:00Z" w16du:dateUtc="2026-02-11T04:50:00Z">
                  <w:rPr>
                    <w:ins w:id="3470" w:author="Jujia Li" w:date="2026-02-10T22:34:00Z" w16du:dateUtc="2026-02-11T04:34:00Z"/>
                    <w:rFonts w:cs="Times New Roman"/>
                  </w:rPr>
                </w:rPrChange>
              </w:rPr>
            </w:pPr>
            <w:ins w:id="3471" w:author="Jujia Li" w:date="2026-02-10T22:34:00Z" w16du:dateUtc="2026-02-11T04:34:00Z">
              <w:r w:rsidRPr="000C7A78">
                <w:rPr>
                  <w:rFonts w:cs="Times New Roman"/>
                  <w:color w:val="000000"/>
                  <w:sz w:val="20"/>
                  <w:szCs w:val="20"/>
                  <w:rPrChange w:id="3472" w:author="Jujia Li" w:date="2026-02-10T22:50:00Z" w16du:dateUtc="2026-02-11T04:50:00Z">
                    <w:rPr>
                      <w:rFonts w:ascii="Aptos Narrow" w:hAnsi="Aptos Narrow"/>
                      <w:color w:val="000000"/>
                    </w:rPr>
                  </w:rPrChange>
                </w:rPr>
                <w:t>3.6</w:t>
              </w:r>
            </w:ins>
          </w:p>
        </w:tc>
        <w:tc>
          <w:tcPr>
            <w:tcW w:w="495" w:type="pct"/>
            <w:vAlign w:val="bottom"/>
          </w:tcPr>
          <w:p w14:paraId="139A2B5A" w14:textId="77777777" w:rsidR="002E1EB5" w:rsidRPr="000C7A78" w:rsidRDefault="002E1EB5" w:rsidP="001D3C56">
            <w:pPr>
              <w:spacing w:after="0" w:line="240" w:lineRule="auto"/>
              <w:jc w:val="right"/>
              <w:rPr>
                <w:ins w:id="3473" w:author="Jujia Li" w:date="2026-02-10T22:34:00Z" w16du:dateUtc="2026-02-11T04:34:00Z"/>
                <w:rFonts w:cs="Times New Roman"/>
                <w:sz w:val="20"/>
                <w:szCs w:val="20"/>
                <w:rPrChange w:id="3474" w:author="Jujia Li" w:date="2026-02-10T22:50:00Z" w16du:dateUtc="2026-02-11T04:50:00Z">
                  <w:rPr>
                    <w:ins w:id="3475" w:author="Jujia Li" w:date="2026-02-10T22:34:00Z" w16du:dateUtc="2026-02-11T04:34:00Z"/>
                    <w:rFonts w:cs="Times New Roman"/>
                  </w:rPr>
                </w:rPrChange>
              </w:rPr>
            </w:pPr>
            <w:ins w:id="3476" w:author="Jujia Li" w:date="2026-02-10T22:34:00Z" w16du:dateUtc="2026-02-11T04:34:00Z">
              <w:r w:rsidRPr="000C7A78">
                <w:rPr>
                  <w:rFonts w:cs="Times New Roman"/>
                  <w:color w:val="000000"/>
                  <w:sz w:val="20"/>
                  <w:szCs w:val="20"/>
                  <w:rPrChange w:id="3477" w:author="Jujia Li" w:date="2026-02-10T22:50:00Z" w16du:dateUtc="2026-02-11T04:50:00Z">
                    <w:rPr>
                      <w:rFonts w:ascii="Aptos Narrow" w:hAnsi="Aptos Narrow"/>
                      <w:color w:val="000000"/>
                    </w:rPr>
                  </w:rPrChange>
                </w:rPr>
                <w:t>6.3</w:t>
              </w:r>
            </w:ins>
          </w:p>
        </w:tc>
        <w:tc>
          <w:tcPr>
            <w:tcW w:w="328" w:type="pct"/>
            <w:vAlign w:val="bottom"/>
          </w:tcPr>
          <w:p w14:paraId="1C7DC4C2" w14:textId="77777777" w:rsidR="002E1EB5" w:rsidRPr="000C7A78" w:rsidRDefault="002E1EB5" w:rsidP="001D3C56">
            <w:pPr>
              <w:spacing w:after="0" w:line="240" w:lineRule="auto"/>
              <w:jc w:val="right"/>
              <w:rPr>
                <w:ins w:id="3478" w:author="Jujia Li" w:date="2026-02-10T22:34:00Z" w16du:dateUtc="2026-02-11T04:34:00Z"/>
                <w:rFonts w:cs="Times New Roman"/>
                <w:sz w:val="20"/>
                <w:szCs w:val="20"/>
                <w:rPrChange w:id="3479" w:author="Jujia Li" w:date="2026-02-10T22:50:00Z" w16du:dateUtc="2026-02-11T04:50:00Z">
                  <w:rPr>
                    <w:ins w:id="3480" w:author="Jujia Li" w:date="2026-02-10T22:34:00Z" w16du:dateUtc="2026-02-11T04:34:00Z"/>
                    <w:rFonts w:cs="Times New Roman"/>
                  </w:rPr>
                </w:rPrChange>
              </w:rPr>
            </w:pPr>
            <w:ins w:id="3481" w:author="Jujia Li" w:date="2026-02-10T22:34:00Z" w16du:dateUtc="2026-02-11T04:34:00Z">
              <w:r w:rsidRPr="000C7A78">
                <w:rPr>
                  <w:rFonts w:cs="Times New Roman"/>
                  <w:color w:val="000000"/>
                  <w:sz w:val="20"/>
                  <w:szCs w:val="20"/>
                  <w:rPrChange w:id="3482" w:author="Jujia Li" w:date="2026-02-10T22:50:00Z" w16du:dateUtc="2026-02-11T04:50:00Z">
                    <w:rPr>
                      <w:rFonts w:ascii="Aptos Narrow" w:hAnsi="Aptos Narrow"/>
                      <w:color w:val="000000"/>
                    </w:rPr>
                  </w:rPrChange>
                </w:rPr>
                <w:t>19.4</w:t>
              </w:r>
            </w:ins>
          </w:p>
        </w:tc>
        <w:tc>
          <w:tcPr>
            <w:tcW w:w="459" w:type="pct"/>
            <w:vAlign w:val="bottom"/>
          </w:tcPr>
          <w:p w14:paraId="1FF20EA3" w14:textId="77777777" w:rsidR="002E1EB5" w:rsidRPr="000C7A78" w:rsidRDefault="002E1EB5" w:rsidP="001D3C56">
            <w:pPr>
              <w:spacing w:after="0" w:line="240" w:lineRule="auto"/>
              <w:jc w:val="right"/>
              <w:rPr>
                <w:ins w:id="3483" w:author="Jujia Li" w:date="2026-02-10T22:34:00Z" w16du:dateUtc="2026-02-11T04:34:00Z"/>
                <w:rFonts w:cs="Times New Roman"/>
                <w:sz w:val="20"/>
                <w:szCs w:val="20"/>
                <w:rPrChange w:id="3484" w:author="Jujia Li" w:date="2026-02-10T22:50:00Z" w16du:dateUtc="2026-02-11T04:50:00Z">
                  <w:rPr>
                    <w:ins w:id="3485" w:author="Jujia Li" w:date="2026-02-10T22:34:00Z" w16du:dateUtc="2026-02-11T04:34:00Z"/>
                    <w:rFonts w:cs="Times New Roman"/>
                  </w:rPr>
                </w:rPrChange>
              </w:rPr>
            </w:pPr>
            <w:ins w:id="3486" w:author="Jujia Li" w:date="2026-02-10T22:34:00Z" w16du:dateUtc="2026-02-11T04:34:00Z">
              <w:r w:rsidRPr="000C7A78">
                <w:rPr>
                  <w:rFonts w:cs="Times New Roman"/>
                  <w:color w:val="000000"/>
                  <w:sz w:val="20"/>
                  <w:szCs w:val="20"/>
                  <w:rPrChange w:id="3487" w:author="Jujia Li" w:date="2026-02-10T22:50:00Z" w16du:dateUtc="2026-02-11T04:50:00Z">
                    <w:rPr>
                      <w:rFonts w:ascii="Aptos Narrow" w:hAnsi="Aptos Narrow"/>
                      <w:color w:val="000000"/>
                    </w:rPr>
                  </w:rPrChange>
                </w:rPr>
                <w:t>28.7</w:t>
              </w:r>
            </w:ins>
          </w:p>
        </w:tc>
      </w:tr>
      <w:tr w:rsidR="00246190" w:rsidRPr="00246190" w14:paraId="6B9C64E8" w14:textId="77777777" w:rsidTr="000C7A78">
        <w:trPr>
          <w:trHeight w:val="144"/>
          <w:ins w:id="3488" w:author="Jujia Li" w:date="2026-02-10T22:34:00Z"/>
        </w:trPr>
        <w:tc>
          <w:tcPr>
            <w:tcW w:w="423" w:type="pct"/>
            <w:noWrap/>
            <w:vAlign w:val="center"/>
            <w:hideMark/>
          </w:tcPr>
          <w:p w14:paraId="35511B47" w14:textId="77777777" w:rsidR="002E1EB5" w:rsidRPr="000C7A78" w:rsidRDefault="002E1EB5" w:rsidP="001D3C56">
            <w:pPr>
              <w:spacing w:after="0" w:line="240" w:lineRule="auto"/>
              <w:rPr>
                <w:ins w:id="3489" w:author="Jujia Li" w:date="2026-02-10T22:34:00Z" w16du:dateUtc="2026-02-11T04:34:00Z"/>
                <w:rFonts w:eastAsia="Times New Roman" w:cs="Times New Roman"/>
                <w:color w:val="000000"/>
                <w:sz w:val="20"/>
                <w:szCs w:val="20"/>
                <w:lang w:eastAsia="zh-CN"/>
              </w:rPr>
            </w:pPr>
            <w:ins w:id="3490" w:author="Jujia Li" w:date="2026-02-10T22:34:00Z" w16du:dateUtc="2026-02-11T04:34:00Z">
              <w:r w:rsidRPr="000C7A78">
                <w:rPr>
                  <w:rFonts w:cs="Times New Roman"/>
                  <w:sz w:val="20"/>
                  <w:szCs w:val="20"/>
                </w:rPr>
                <w:t>Franklin</w:t>
              </w:r>
            </w:ins>
          </w:p>
        </w:tc>
        <w:tc>
          <w:tcPr>
            <w:tcW w:w="333" w:type="pct"/>
            <w:vAlign w:val="center"/>
          </w:tcPr>
          <w:p w14:paraId="03903555" w14:textId="264C7B9B" w:rsidR="002E1EB5" w:rsidRPr="000C7A78" w:rsidRDefault="002E1EB5" w:rsidP="001D3C56">
            <w:pPr>
              <w:spacing w:after="0" w:line="240" w:lineRule="auto"/>
              <w:jc w:val="right"/>
              <w:rPr>
                <w:ins w:id="3491" w:author="Jujia Li" w:date="2026-02-10T22:34:00Z" w16du:dateUtc="2026-02-11T04:34:00Z"/>
                <w:rFonts w:cs="Times New Roman"/>
                <w:color w:val="000000"/>
                <w:sz w:val="20"/>
                <w:szCs w:val="20"/>
              </w:rPr>
            </w:pPr>
            <w:ins w:id="3492" w:author="Jujia Li" w:date="2026-02-10T22:34:00Z" w16du:dateUtc="2026-02-11T04:34:00Z">
              <w:r w:rsidRPr="000C7A78">
                <w:rPr>
                  <w:rFonts w:cs="Times New Roman"/>
                  <w:sz w:val="20"/>
                  <w:szCs w:val="20"/>
                  <w:rPrChange w:id="3493" w:author="Jujia Li" w:date="2026-02-10T22:50:00Z" w16du:dateUtc="2026-02-11T04:50:00Z">
                    <w:rPr>
                      <w:rFonts w:cs="Times New Roman"/>
                    </w:rPr>
                  </w:rPrChange>
                </w:rPr>
                <w:t>31</w:t>
              </w:r>
            </w:ins>
            <w:ins w:id="3494" w:author="Jujia Li" w:date="2026-02-10T22:51:00Z" w16du:dateUtc="2026-02-11T04:51:00Z">
              <w:r w:rsidR="000C7A78">
                <w:rPr>
                  <w:rFonts w:eastAsia="SimSun" w:cs="Times New Roman" w:hint="eastAsia"/>
                  <w:sz w:val="20"/>
                  <w:szCs w:val="20"/>
                  <w:lang w:eastAsia="zh-CN"/>
                </w:rPr>
                <w:t>,</w:t>
              </w:r>
            </w:ins>
            <w:ins w:id="3495" w:author="Jujia Li" w:date="2026-02-10T22:34:00Z" w16du:dateUtc="2026-02-11T04:34:00Z">
              <w:r w:rsidRPr="000C7A78">
                <w:rPr>
                  <w:rFonts w:cs="Times New Roman"/>
                  <w:sz w:val="20"/>
                  <w:szCs w:val="20"/>
                  <w:rPrChange w:id="3496" w:author="Jujia Li" w:date="2026-02-10T22:50:00Z" w16du:dateUtc="2026-02-11T04:50:00Z">
                    <w:rPr>
                      <w:rFonts w:cs="Times New Roman"/>
                    </w:rPr>
                  </w:rPrChange>
                </w:rPr>
                <w:t>462</w:t>
              </w:r>
            </w:ins>
          </w:p>
        </w:tc>
        <w:tc>
          <w:tcPr>
            <w:tcW w:w="188" w:type="pct"/>
            <w:vAlign w:val="center"/>
          </w:tcPr>
          <w:p w14:paraId="4E5ABCBE" w14:textId="77777777" w:rsidR="002E1EB5" w:rsidRPr="000C7A78" w:rsidRDefault="002E1EB5" w:rsidP="001D3C56">
            <w:pPr>
              <w:spacing w:after="0" w:line="240" w:lineRule="auto"/>
              <w:jc w:val="right"/>
              <w:rPr>
                <w:ins w:id="3497" w:author="Jujia Li" w:date="2026-02-10T22:34:00Z" w16du:dateUtc="2026-02-11T04:34:00Z"/>
                <w:rFonts w:cs="Times New Roman"/>
                <w:color w:val="000000"/>
                <w:sz w:val="20"/>
                <w:szCs w:val="20"/>
              </w:rPr>
            </w:pPr>
            <w:ins w:id="3498" w:author="Jujia Li" w:date="2026-02-10T22:34:00Z" w16du:dateUtc="2026-02-11T04:34:00Z">
              <w:r w:rsidRPr="000C7A78">
                <w:rPr>
                  <w:rFonts w:cs="Times New Roman"/>
                  <w:color w:val="000000"/>
                  <w:sz w:val="20"/>
                  <w:szCs w:val="20"/>
                </w:rPr>
                <w:t>5</w:t>
              </w:r>
            </w:ins>
          </w:p>
        </w:tc>
        <w:tc>
          <w:tcPr>
            <w:tcW w:w="353" w:type="pct"/>
            <w:noWrap/>
            <w:vAlign w:val="bottom"/>
            <w:hideMark/>
          </w:tcPr>
          <w:p w14:paraId="0A07AE14" w14:textId="77777777" w:rsidR="002E1EB5" w:rsidRPr="000C7A78" w:rsidRDefault="002E1EB5" w:rsidP="001D3C56">
            <w:pPr>
              <w:spacing w:after="0" w:line="240" w:lineRule="auto"/>
              <w:jc w:val="right"/>
              <w:rPr>
                <w:ins w:id="3499" w:author="Jujia Li" w:date="2026-02-10T22:34:00Z" w16du:dateUtc="2026-02-11T04:34:00Z"/>
                <w:rFonts w:eastAsia="Times New Roman" w:cs="Times New Roman"/>
                <w:color w:val="000000"/>
                <w:sz w:val="20"/>
                <w:szCs w:val="20"/>
                <w:lang w:eastAsia="zh-CN"/>
              </w:rPr>
            </w:pPr>
            <w:ins w:id="3500" w:author="Jujia Li" w:date="2026-02-10T22:34:00Z" w16du:dateUtc="2026-02-11T04:34:00Z">
              <w:r w:rsidRPr="000C7A78">
                <w:rPr>
                  <w:rFonts w:cs="Times New Roman"/>
                  <w:color w:val="000000"/>
                  <w:sz w:val="20"/>
                  <w:szCs w:val="20"/>
                </w:rPr>
                <w:t>11.70</w:t>
              </w:r>
            </w:ins>
          </w:p>
        </w:tc>
        <w:tc>
          <w:tcPr>
            <w:tcW w:w="253" w:type="pct"/>
            <w:noWrap/>
            <w:vAlign w:val="bottom"/>
            <w:hideMark/>
          </w:tcPr>
          <w:p w14:paraId="63ADDBB4" w14:textId="77777777" w:rsidR="002E1EB5" w:rsidRPr="000C7A78" w:rsidRDefault="002E1EB5" w:rsidP="001D3C56">
            <w:pPr>
              <w:spacing w:after="0" w:line="240" w:lineRule="auto"/>
              <w:jc w:val="right"/>
              <w:rPr>
                <w:ins w:id="3501" w:author="Jujia Li" w:date="2026-02-10T22:34:00Z" w16du:dateUtc="2026-02-11T04:34:00Z"/>
                <w:rFonts w:eastAsia="Times New Roman" w:cs="Times New Roman"/>
                <w:color w:val="000000"/>
                <w:sz w:val="20"/>
                <w:szCs w:val="20"/>
                <w:lang w:eastAsia="zh-CN"/>
              </w:rPr>
            </w:pPr>
            <w:ins w:id="3502" w:author="Jujia Li" w:date="2026-02-10T22:34:00Z" w16du:dateUtc="2026-02-11T04:34:00Z">
              <w:r w:rsidRPr="000C7A78">
                <w:rPr>
                  <w:rFonts w:cs="Times New Roman"/>
                  <w:color w:val="000000"/>
                  <w:sz w:val="20"/>
                  <w:szCs w:val="20"/>
                </w:rPr>
                <w:t>18.71</w:t>
              </w:r>
            </w:ins>
          </w:p>
        </w:tc>
        <w:tc>
          <w:tcPr>
            <w:tcW w:w="291" w:type="pct"/>
            <w:noWrap/>
            <w:vAlign w:val="bottom"/>
            <w:hideMark/>
          </w:tcPr>
          <w:p w14:paraId="1FD26933" w14:textId="77777777" w:rsidR="002E1EB5" w:rsidRPr="000C7A78" w:rsidRDefault="002E1EB5" w:rsidP="001D3C56">
            <w:pPr>
              <w:spacing w:after="0" w:line="240" w:lineRule="auto"/>
              <w:jc w:val="right"/>
              <w:rPr>
                <w:ins w:id="3503" w:author="Jujia Li" w:date="2026-02-10T22:34:00Z" w16du:dateUtc="2026-02-11T04:34:00Z"/>
                <w:rFonts w:eastAsia="Times New Roman" w:cs="Times New Roman"/>
                <w:color w:val="000000"/>
                <w:sz w:val="20"/>
                <w:szCs w:val="20"/>
                <w:lang w:eastAsia="zh-CN"/>
              </w:rPr>
            </w:pPr>
            <w:ins w:id="3504" w:author="Jujia Li" w:date="2026-02-10T22:34:00Z" w16du:dateUtc="2026-02-11T04:34:00Z">
              <w:r w:rsidRPr="000C7A78">
                <w:rPr>
                  <w:rFonts w:cs="Times New Roman"/>
                  <w:color w:val="000000"/>
                  <w:sz w:val="20"/>
                  <w:szCs w:val="20"/>
                </w:rPr>
                <w:t>11.82</w:t>
              </w:r>
            </w:ins>
          </w:p>
        </w:tc>
        <w:tc>
          <w:tcPr>
            <w:tcW w:w="291" w:type="pct"/>
            <w:noWrap/>
            <w:vAlign w:val="bottom"/>
            <w:hideMark/>
          </w:tcPr>
          <w:p w14:paraId="661A9713" w14:textId="77777777" w:rsidR="002E1EB5" w:rsidRPr="000C7A78" w:rsidRDefault="002E1EB5" w:rsidP="001D3C56">
            <w:pPr>
              <w:spacing w:after="0" w:line="240" w:lineRule="auto"/>
              <w:jc w:val="right"/>
              <w:rPr>
                <w:ins w:id="3505" w:author="Jujia Li" w:date="2026-02-10T22:34:00Z" w16du:dateUtc="2026-02-11T04:34:00Z"/>
                <w:rFonts w:eastAsia="Times New Roman" w:cs="Times New Roman"/>
                <w:color w:val="000000"/>
                <w:sz w:val="20"/>
                <w:szCs w:val="20"/>
                <w:lang w:eastAsia="zh-CN"/>
              </w:rPr>
            </w:pPr>
            <w:ins w:id="3506" w:author="Jujia Li" w:date="2026-02-10T22:34:00Z" w16du:dateUtc="2026-02-11T04:34:00Z">
              <w:r w:rsidRPr="000C7A78">
                <w:rPr>
                  <w:rFonts w:cs="Times New Roman"/>
                  <w:color w:val="000000"/>
                  <w:sz w:val="20"/>
                  <w:szCs w:val="20"/>
                </w:rPr>
                <w:t>29.97</w:t>
              </w:r>
            </w:ins>
          </w:p>
        </w:tc>
        <w:tc>
          <w:tcPr>
            <w:tcW w:w="234" w:type="pct"/>
            <w:noWrap/>
            <w:vAlign w:val="bottom"/>
            <w:hideMark/>
          </w:tcPr>
          <w:p w14:paraId="2522B408" w14:textId="77777777" w:rsidR="002E1EB5" w:rsidRPr="000C7A78" w:rsidRDefault="002E1EB5" w:rsidP="001D3C56">
            <w:pPr>
              <w:spacing w:after="0" w:line="240" w:lineRule="auto"/>
              <w:jc w:val="right"/>
              <w:rPr>
                <w:ins w:id="3507" w:author="Jujia Li" w:date="2026-02-10T22:34:00Z" w16du:dateUtc="2026-02-11T04:34:00Z"/>
                <w:rFonts w:eastAsia="Times New Roman" w:cs="Times New Roman"/>
                <w:color w:val="000000"/>
                <w:sz w:val="20"/>
                <w:szCs w:val="20"/>
                <w:lang w:eastAsia="zh-CN"/>
              </w:rPr>
            </w:pPr>
            <w:ins w:id="3508" w:author="Jujia Li" w:date="2026-02-10T22:34:00Z" w16du:dateUtc="2026-02-11T04:34:00Z">
              <w:r w:rsidRPr="000C7A78">
                <w:rPr>
                  <w:rFonts w:cs="Times New Roman"/>
                  <w:color w:val="000000"/>
                  <w:sz w:val="20"/>
                  <w:szCs w:val="20"/>
                </w:rPr>
                <w:t>-</w:t>
              </w:r>
            </w:ins>
          </w:p>
        </w:tc>
        <w:tc>
          <w:tcPr>
            <w:tcW w:w="234" w:type="pct"/>
            <w:noWrap/>
            <w:vAlign w:val="bottom"/>
            <w:hideMark/>
          </w:tcPr>
          <w:p w14:paraId="3F61619C" w14:textId="77777777" w:rsidR="002E1EB5" w:rsidRPr="000C7A78" w:rsidRDefault="002E1EB5" w:rsidP="001D3C56">
            <w:pPr>
              <w:spacing w:after="0" w:line="240" w:lineRule="auto"/>
              <w:jc w:val="right"/>
              <w:rPr>
                <w:ins w:id="3509" w:author="Jujia Li" w:date="2026-02-10T22:34:00Z" w16du:dateUtc="2026-02-11T04:34:00Z"/>
                <w:rFonts w:eastAsia="Times New Roman" w:cs="Times New Roman"/>
                <w:color w:val="000000"/>
                <w:sz w:val="20"/>
                <w:szCs w:val="20"/>
                <w:lang w:eastAsia="zh-CN"/>
              </w:rPr>
            </w:pPr>
            <w:ins w:id="3510" w:author="Jujia Li" w:date="2026-02-10T22:34:00Z" w16du:dateUtc="2026-02-11T04:34:00Z">
              <w:r w:rsidRPr="000C7A78">
                <w:rPr>
                  <w:rFonts w:cs="Times New Roman"/>
                  <w:color w:val="000000"/>
                  <w:sz w:val="20"/>
                  <w:szCs w:val="20"/>
                </w:rPr>
                <w:t>0</w:t>
              </w:r>
            </w:ins>
          </w:p>
        </w:tc>
        <w:tc>
          <w:tcPr>
            <w:tcW w:w="234" w:type="pct"/>
            <w:noWrap/>
            <w:vAlign w:val="bottom"/>
            <w:hideMark/>
          </w:tcPr>
          <w:p w14:paraId="15EA7B2F" w14:textId="77777777" w:rsidR="002E1EB5" w:rsidRPr="000C7A78" w:rsidRDefault="002E1EB5" w:rsidP="001D3C56">
            <w:pPr>
              <w:spacing w:after="0" w:line="240" w:lineRule="auto"/>
              <w:jc w:val="right"/>
              <w:rPr>
                <w:ins w:id="3511" w:author="Jujia Li" w:date="2026-02-10T22:34:00Z" w16du:dateUtc="2026-02-11T04:34:00Z"/>
                <w:rFonts w:eastAsia="Times New Roman" w:cs="Times New Roman"/>
                <w:color w:val="000000"/>
                <w:sz w:val="20"/>
                <w:szCs w:val="20"/>
                <w:lang w:eastAsia="zh-CN"/>
              </w:rPr>
            </w:pPr>
            <w:ins w:id="3512" w:author="Jujia Li" w:date="2026-02-10T22:34:00Z" w16du:dateUtc="2026-02-11T04:34:00Z">
              <w:r w:rsidRPr="000C7A78">
                <w:rPr>
                  <w:rFonts w:cs="Times New Roman"/>
                  <w:color w:val="000000"/>
                  <w:sz w:val="20"/>
                  <w:szCs w:val="20"/>
                </w:rPr>
                <w:t>0</w:t>
              </w:r>
            </w:ins>
          </w:p>
        </w:tc>
        <w:tc>
          <w:tcPr>
            <w:tcW w:w="234" w:type="pct"/>
            <w:noWrap/>
            <w:vAlign w:val="bottom"/>
            <w:hideMark/>
          </w:tcPr>
          <w:p w14:paraId="5F8487EC" w14:textId="77777777" w:rsidR="002E1EB5" w:rsidRPr="000C7A78" w:rsidRDefault="002E1EB5" w:rsidP="001D3C56">
            <w:pPr>
              <w:spacing w:after="0" w:line="240" w:lineRule="auto"/>
              <w:jc w:val="right"/>
              <w:rPr>
                <w:ins w:id="3513" w:author="Jujia Li" w:date="2026-02-10T22:34:00Z" w16du:dateUtc="2026-02-11T04:34:00Z"/>
                <w:rFonts w:eastAsia="Times New Roman" w:cs="Times New Roman"/>
                <w:color w:val="000000"/>
                <w:sz w:val="20"/>
                <w:szCs w:val="20"/>
                <w:lang w:eastAsia="zh-CN"/>
              </w:rPr>
            </w:pPr>
            <w:ins w:id="3514" w:author="Jujia Li" w:date="2026-02-10T22:34:00Z" w16du:dateUtc="2026-02-11T04:34:00Z">
              <w:r w:rsidRPr="000C7A78">
                <w:rPr>
                  <w:rFonts w:cs="Times New Roman"/>
                  <w:color w:val="000000"/>
                  <w:sz w:val="20"/>
                  <w:szCs w:val="20"/>
                </w:rPr>
                <w:t>0</w:t>
              </w:r>
            </w:ins>
          </w:p>
        </w:tc>
        <w:tc>
          <w:tcPr>
            <w:tcW w:w="231" w:type="pct"/>
            <w:vAlign w:val="bottom"/>
          </w:tcPr>
          <w:p w14:paraId="7A5F5E5E" w14:textId="77777777" w:rsidR="002E1EB5" w:rsidRPr="000C7A78" w:rsidRDefault="002E1EB5" w:rsidP="001D3C56">
            <w:pPr>
              <w:spacing w:after="0" w:line="240" w:lineRule="auto"/>
              <w:jc w:val="right"/>
              <w:rPr>
                <w:ins w:id="3515" w:author="Jujia Li" w:date="2026-02-10T22:34:00Z" w16du:dateUtc="2026-02-11T04:34:00Z"/>
                <w:rFonts w:cs="Times New Roman"/>
                <w:color w:val="000000"/>
                <w:sz w:val="20"/>
                <w:szCs w:val="20"/>
              </w:rPr>
            </w:pPr>
            <w:ins w:id="3516" w:author="Jujia Li" w:date="2026-02-10T22:34:00Z" w16du:dateUtc="2026-02-11T04:34:00Z">
              <w:r w:rsidRPr="000C7A78">
                <w:rPr>
                  <w:rFonts w:cs="Times New Roman"/>
                  <w:color w:val="000000"/>
                  <w:sz w:val="20"/>
                  <w:szCs w:val="20"/>
                  <w:rPrChange w:id="3517" w:author="Jujia Li" w:date="2026-02-10T22:50:00Z" w16du:dateUtc="2026-02-11T04:50:00Z">
                    <w:rPr>
                      <w:rFonts w:ascii="Aptos Narrow" w:hAnsi="Aptos Narrow"/>
                      <w:color w:val="000000"/>
                    </w:rPr>
                  </w:rPrChange>
                </w:rPr>
                <w:t>42.8</w:t>
              </w:r>
            </w:ins>
          </w:p>
        </w:tc>
        <w:tc>
          <w:tcPr>
            <w:tcW w:w="418" w:type="pct"/>
            <w:vAlign w:val="bottom"/>
          </w:tcPr>
          <w:p w14:paraId="37B44318" w14:textId="77777777" w:rsidR="002E1EB5" w:rsidRPr="000C7A78" w:rsidRDefault="002E1EB5" w:rsidP="001D3C56">
            <w:pPr>
              <w:spacing w:after="0" w:line="240" w:lineRule="auto"/>
              <w:jc w:val="right"/>
              <w:rPr>
                <w:ins w:id="3518" w:author="Jujia Li" w:date="2026-02-10T22:34:00Z" w16du:dateUtc="2026-02-11T04:34:00Z"/>
                <w:rFonts w:cs="Times New Roman"/>
                <w:sz w:val="20"/>
                <w:szCs w:val="20"/>
                <w:rPrChange w:id="3519" w:author="Jujia Li" w:date="2026-02-10T22:50:00Z" w16du:dateUtc="2026-02-11T04:50:00Z">
                  <w:rPr>
                    <w:ins w:id="3520" w:author="Jujia Li" w:date="2026-02-10T22:34:00Z" w16du:dateUtc="2026-02-11T04:34:00Z"/>
                    <w:rFonts w:cs="Times New Roman"/>
                  </w:rPr>
                </w:rPrChange>
              </w:rPr>
            </w:pPr>
            <w:ins w:id="3521" w:author="Jujia Li" w:date="2026-02-10T22:34:00Z" w16du:dateUtc="2026-02-11T04:34:00Z">
              <w:r w:rsidRPr="000C7A78">
                <w:rPr>
                  <w:rFonts w:cs="Times New Roman"/>
                  <w:color w:val="000000"/>
                  <w:sz w:val="20"/>
                  <w:szCs w:val="20"/>
                  <w:rPrChange w:id="3522" w:author="Jujia Li" w:date="2026-02-10T22:50:00Z" w16du:dateUtc="2026-02-11T04:50:00Z">
                    <w:rPr>
                      <w:rFonts w:ascii="Aptos Narrow" w:hAnsi="Aptos Narrow"/>
                      <w:color w:val="000000"/>
                    </w:rPr>
                  </w:rPrChange>
                </w:rPr>
                <w:t>6.8</w:t>
              </w:r>
            </w:ins>
          </w:p>
        </w:tc>
        <w:tc>
          <w:tcPr>
            <w:tcW w:w="495" w:type="pct"/>
            <w:vAlign w:val="bottom"/>
          </w:tcPr>
          <w:p w14:paraId="197ECECE" w14:textId="77777777" w:rsidR="002E1EB5" w:rsidRPr="000C7A78" w:rsidRDefault="002E1EB5" w:rsidP="001D3C56">
            <w:pPr>
              <w:spacing w:after="0" w:line="240" w:lineRule="auto"/>
              <w:jc w:val="right"/>
              <w:rPr>
                <w:ins w:id="3523" w:author="Jujia Li" w:date="2026-02-10T22:34:00Z" w16du:dateUtc="2026-02-11T04:34:00Z"/>
                <w:rFonts w:cs="Times New Roman"/>
                <w:sz w:val="20"/>
                <w:szCs w:val="20"/>
                <w:rPrChange w:id="3524" w:author="Jujia Li" w:date="2026-02-10T22:50:00Z" w16du:dateUtc="2026-02-11T04:50:00Z">
                  <w:rPr>
                    <w:ins w:id="3525" w:author="Jujia Li" w:date="2026-02-10T22:34:00Z" w16du:dateUtc="2026-02-11T04:34:00Z"/>
                    <w:rFonts w:cs="Times New Roman"/>
                  </w:rPr>
                </w:rPrChange>
              </w:rPr>
            </w:pPr>
            <w:ins w:id="3526" w:author="Jujia Li" w:date="2026-02-10T22:34:00Z" w16du:dateUtc="2026-02-11T04:34:00Z">
              <w:r w:rsidRPr="000C7A78">
                <w:rPr>
                  <w:rFonts w:cs="Times New Roman"/>
                  <w:color w:val="000000"/>
                  <w:sz w:val="20"/>
                  <w:szCs w:val="20"/>
                  <w:rPrChange w:id="3527" w:author="Jujia Li" w:date="2026-02-10T22:50:00Z" w16du:dateUtc="2026-02-11T04:50:00Z">
                    <w:rPr>
                      <w:rFonts w:ascii="Aptos Narrow" w:hAnsi="Aptos Narrow"/>
                      <w:color w:val="000000"/>
                    </w:rPr>
                  </w:rPrChange>
                </w:rPr>
                <w:t>4.8</w:t>
              </w:r>
            </w:ins>
          </w:p>
        </w:tc>
        <w:tc>
          <w:tcPr>
            <w:tcW w:w="328" w:type="pct"/>
            <w:vAlign w:val="bottom"/>
          </w:tcPr>
          <w:p w14:paraId="30D07B92" w14:textId="77777777" w:rsidR="002E1EB5" w:rsidRPr="000C7A78" w:rsidRDefault="002E1EB5" w:rsidP="001D3C56">
            <w:pPr>
              <w:spacing w:after="0" w:line="240" w:lineRule="auto"/>
              <w:jc w:val="right"/>
              <w:rPr>
                <w:ins w:id="3528" w:author="Jujia Li" w:date="2026-02-10T22:34:00Z" w16du:dateUtc="2026-02-11T04:34:00Z"/>
                <w:rFonts w:cs="Times New Roman"/>
                <w:sz w:val="20"/>
                <w:szCs w:val="20"/>
                <w:rPrChange w:id="3529" w:author="Jujia Li" w:date="2026-02-10T22:50:00Z" w16du:dateUtc="2026-02-11T04:50:00Z">
                  <w:rPr>
                    <w:ins w:id="3530" w:author="Jujia Li" w:date="2026-02-10T22:34:00Z" w16du:dateUtc="2026-02-11T04:34:00Z"/>
                    <w:rFonts w:cs="Times New Roman"/>
                  </w:rPr>
                </w:rPrChange>
              </w:rPr>
            </w:pPr>
            <w:ins w:id="3531" w:author="Jujia Li" w:date="2026-02-10T22:34:00Z" w16du:dateUtc="2026-02-11T04:34:00Z">
              <w:r w:rsidRPr="000C7A78">
                <w:rPr>
                  <w:rFonts w:cs="Times New Roman"/>
                  <w:color w:val="000000"/>
                  <w:sz w:val="20"/>
                  <w:szCs w:val="20"/>
                  <w:rPrChange w:id="3532" w:author="Jujia Li" w:date="2026-02-10T22:50:00Z" w16du:dateUtc="2026-02-11T04:50:00Z">
                    <w:rPr>
                      <w:rFonts w:ascii="Aptos Narrow" w:hAnsi="Aptos Narrow"/>
                      <w:color w:val="000000"/>
                    </w:rPr>
                  </w:rPrChange>
                </w:rPr>
                <w:t>19.4</w:t>
              </w:r>
            </w:ins>
          </w:p>
        </w:tc>
        <w:tc>
          <w:tcPr>
            <w:tcW w:w="459" w:type="pct"/>
            <w:vAlign w:val="bottom"/>
          </w:tcPr>
          <w:p w14:paraId="4921557F" w14:textId="77777777" w:rsidR="002E1EB5" w:rsidRPr="000C7A78" w:rsidRDefault="002E1EB5" w:rsidP="001D3C56">
            <w:pPr>
              <w:spacing w:after="0" w:line="240" w:lineRule="auto"/>
              <w:jc w:val="right"/>
              <w:rPr>
                <w:ins w:id="3533" w:author="Jujia Li" w:date="2026-02-10T22:34:00Z" w16du:dateUtc="2026-02-11T04:34:00Z"/>
                <w:rFonts w:cs="Times New Roman"/>
                <w:sz w:val="20"/>
                <w:szCs w:val="20"/>
                <w:rPrChange w:id="3534" w:author="Jujia Li" w:date="2026-02-10T22:50:00Z" w16du:dateUtc="2026-02-11T04:50:00Z">
                  <w:rPr>
                    <w:ins w:id="3535" w:author="Jujia Li" w:date="2026-02-10T22:34:00Z" w16du:dateUtc="2026-02-11T04:34:00Z"/>
                    <w:rFonts w:cs="Times New Roman"/>
                  </w:rPr>
                </w:rPrChange>
              </w:rPr>
            </w:pPr>
            <w:ins w:id="3536" w:author="Jujia Li" w:date="2026-02-10T22:34:00Z" w16du:dateUtc="2026-02-11T04:34:00Z">
              <w:r w:rsidRPr="000C7A78">
                <w:rPr>
                  <w:rFonts w:cs="Times New Roman"/>
                  <w:color w:val="000000"/>
                  <w:sz w:val="20"/>
                  <w:szCs w:val="20"/>
                  <w:rPrChange w:id="3537" w:author="Jujia Li" w:date="2026-02-10T22:50:00Z" w16du:dateUtc="2026-02-11T04:50:00Z">
                    <w:rPr>
                      <w:rFonts w:ascii="Aptos Narrow" w:hAnsi="Aptos Narrow"/>
                      <w:color w:val="000000"/>
                    </w:rPr>
                  </w:rPrChange>
                </w:rPr>
                <w:t>18.4</w:t>
              </w:r>
            </w:ins>
          </w:p>
        </w:tc>
      </w:tr>
      <w:tr w:rsidR="00246190" w:rsidRPr="00246190" w14:paraId="52459575" w14:textId="77777777" w:rsidTr="000C7A78">
        <w:trPr>
          <w:trHeight w:val="144"/>
          <w:ins w:id="3538" w:author="Jujia Li" w:date="2026-02-10T22:34:00Z"/>
        </w:trPr>
        <w:tc>
          <w:tcPr>
            <w:tcW w:w="423" w:type="pct"/>
            <w:noWrap/>
            <w:vAlign w:val="center"/>
            <w:hideMark/>
          </w:tcPr>
          <w:p w14:paraId="254A4947" w14:textId="77777777" w:rsidR="002E1EB5" w:rsidRPr="000C7A78" w:rsidRDefault="002E1EB5" w:rsidP="001D3C56">
            <w:pPr>
              <w:spacing w:after="0" w:line="240" w:lineRule="auto"/>
              <w:rPr>
                <w:ins w:id="3539" w:author="Jujia Li" w:date="2026-02-10T22:34:00Z" w16du:dateUtc="2026-02-11T04:34:00Z"/>
                <w:rFonts w:eastAsia="Times New Roman" w:cs="Times New Roman"/>
                <w:color w:val="000000"/>
                <w:sz w:val="20"/>
                <w:szCs w:val="20"/>
                <w:lang w:eastAsia="zh-CN"/>
              </w:rPr>
            </w:pPr>
            <w:ins w:id="3540" w:author="Jujia Li" w:date="2026-02-10T22:34:00Z" w16du:dateUtc="2026-02-11T04:34:00Z">
              <w:r w:rsidRPr="000C7A78">
                <w:rPr>
                  <w:rFonts w:cs="Times New Roman"/>
                  <w:sz w:val="20"/>
                  <w:szCs w:val="20"/>
                </w:rPr>
                <w:t>Jackson</w:t>
              </w:r>
            </w:ins>
          </w:p>
        </w:tc>
        <w:tc>
          <w:tcPr>
            <w:tcW w:w="333" w:type="pct"/>
            <w:vAlign w:val="center"/>
          </w:tcPr>
          <w:p w14:paraId="2DE9DDD8" w14:textId="24CAE11E" w:rsidR="002E1EB5" w:rsidRPr="000C7A78" w:rsidRDefault="002E1EB5" w:rsidP="001D3C56">
            <w:pPr>
              <w:spacing w:after="0" w:line="240" w:lineRule="auto"/>
              <w:jc w:val="right"/>
              <w:rPr>
                <w:ins w:id="3541" w:author="Jujia Li" w:date="2026-02-10T22:34:00Z" w16du:dateUtc="2026-02-11T04:34:00Z"/>
                <w:rFonts w:cs="Times New Roman"/>
                <w:color w:val="000000"/>
                <w:sz w:val="20"/>
                <w:szCs w:val="20"/>
              </w:rPr>
            </w:pPr>
            <w:ins w:id="3542" w:author="Jujia Li" w:date="2026-02-10T22:34:00Z" w16du:dateUtc="2026-02-11T04:34:00Z">
              <w:r w:rsidRPr="000C7A78">
                <w:rPr>
                  <w:rFonts w:cs="Times New Roman"/>
                  <w:sz w:val="20"/>
                  <w:szCs w:val="20"/>
                  <w:rPrChange w:id="3543" w:author="Jujia Li" w:date="2026-02-10T22:50:00Z" w16du:dateUtc="2026-02-11T04:50:00Z">
                    <w:rPr>
                      <w:rFonts w:cs="Times New Roman"/>
                    </w:rPr>
                  </w:rPrChange>
                </w:rPr>
                <w:t>51</w:t>
              </w:r>
            </w:ins>
            <w:ins w:id="3544" w:author="Jujia Li" w:date="2026-02-10T22:51:00Z" w16du:dateUtc="2026-02-11T04:51:00Z">
              <w:r w:rsidR="000C7A78">
                <w:rPr>
                  <w:rFonts w:eastAsia="SimSun" w:cs="Times New Roman" w:hint="eastAsia"/>
                  <w:sz w:val="20"/>
                  <w:szCs w:val="20"/>
                  <w:lang w:eastAsia="zh-CN"/>
                </w:rPr>
                <w:t>,</w:t>
              </w:r>
            </w:ins>
            <w:ins w:id="3545" w:author="Jujia Li" w:date="2026-02-10T22:34:00Z" w16du:dateUtc="2026-02-11T04:34:00Z">
              <w:r w:rsidRPr="000C7A78">
                <w:rPr>
                  <w:rFonts w:cs="Times New Roman"/>
                  <w:sz w:val="20"/>
                  <w:szCs w:val="20"/>
                  <w:rPrChange w:id="3546" w:author="Jujia Li" w:date="2026-02-10T22:50:00Z" w16du:dateUtc="2026-02-11T04:50:00Z">
                    <w:rPr>
                      <w:rFonts w:cs="Times New Roman"/>
                    </w:rPr>
                  </w:rPrChange>
                </w:rPr>
                <w:t>852</w:t>
              </w:r>
            </w:ins>
          </w:p>
        </w:tc>
        <w:tc>
          <w:tcPr>
            <w:tcW w:w="188" w:type="pct"/>
            <w:vAlign w:val="center"/>
          </w:tcPr>
          <w:p w14:paraId="7FF07205" w14:textId="77777777" w:rsidR="002E1EB5" w:rsidRPr="000C7A78" w:rsidRDefault="002E1EB5" w:rsidP="001D3C56">
            <w:pPr>
              <w:spacing w:after="0" w:line="240" w:lineRule="auto"/>
              <w:jc w:val="right"/>
              <w:rPr>
                <w:ins w:id="3547" w:author="Jujia Li" w:date="2026-02-10T22:34:00Z" w16du:dateUtc="2026-02-11T04:34:00Z"/>
                <w:rFonts w:cs="Times New Roman"/>
                <w:color w:val="000000"/>
                <w:sz w:val="20"/>
                <w:szCs w:val="20"/>
              </w:rPr>
            </w:pPr>
            <w:ins w:id="3548" w:author="Jujia Li" w:date="2026-02-10T22:34:00Z" w16du:dateUtc="2026-02-11T04:34:00Z">
              <w:r w:rsidRPr="000C7A78">
                <w:rPr>
                  <w:rFonts w:cs="Times New Roman"/>
                  <w:color w:val="000000"/>
                  <w:sz w:val="20"/>
                  <w:szCs w:val="20"/>
                </w:rPr>
                <w:t>5</w:t>
              </w:r>
            </w:ins>
          </w:p>
        </w:tc>
        <w:tc>
          <w:tcPr>
            <w:tcW w:w="353" w:type="pct"/>
            <w:noWrap/>
            <w:vAlign w:val="bottom"/>
            <w:hideMark/>
          </w:tcPr>
          <w:p w14:paraId="46531FC1" w14:textId="77777777" w:rsidR="002E1EB5" w:rsidRPr="000C7A78" w:rsidRDefault="002E1EB5" w:rsidP="001D3C56">
            <w:pPr>
              <w:spacing w:after="0" w:line="240" w:lineRule="auto"/>
              <w:jc w:val="right"/>
              <w:rPr>
                <w:ins w:id="3549" w:author="Jujia Li" w:date="2026-02-10T22:34:00Z" w16du:dateUtc="2026-02-11T04:34:00Z"/>
                <w:rFonts w:eastAsia="Times New Roman" w:cs="Times New Roman"/>
                <w:color w:val="000000"/>
                <w:sz w:val="20"/>
                <w:szCs w:val="20"/>
                <w:lang w:eastAsia="zh-CN"/>
              </w:rPr>
            </w:pPr>
            <w:ins w:id="3550" w:author="Jujia Li" w:date="2026-02-10T22:34:00Z" w16du:dateUtc="2026-02-11T04:34:00Z">
              <w:r w:rsidRPr="000C7A78">
                <w:rPr>
                  <w:rFonts w:cs="Times New Roman"/>
                  <w:color w:val="000000"/>
                  <w:sz w:val="20"/>
                  <w:szCs w:val="20"/>
                </w:rPr>
                <w:t>2.31</w:t>
              </w:r>
            </w:ins>
          </w:p>
        </w:tc>
        <w:tc>
          <w:tcPr>
            <w:tcW w:w="253" w:type="pct"/>
            <w:noWrap/>
            <w:vAlign w:val="bottom"/>
            <w:hideMark/>
          </w:tcPr>
          <w:p w14:paraId="7DF6055A" w14:textId="77777777" w:rsidR="002E1EB5" w:rsidRPr="000C7A78" w:rsidRDefault="002E1EB5" w:rsidP="001D3C56">
            <w:pPr>
              <w:spacing w:after="0" w:line="240" w:lineRule="auto"/>
              <w:jc w:val="right"/>
              <w:rPr>
                <w:ins w:id="3551" w:author="Jujia Li" w:date="2026-02-10T22:34:00Z" w16du:dateUtc="2026-02-11T04:34:00Z"/>
                <w:rFonts w:eastAsia="Times New Roman" w:cs="Times New Roman"/>
                <w:color w:val="000000"/>
                <w:sz w:val="20"/>
                <w:szCs w:val="20"/>
                <w:lang w:eastAsia="zh-CN"/>
              </w:rPr>
            </w:pPr>
            <w:ins w:id="3552" w:author="Jujia Li" w:date="2026-02-10T22:34:00Z" w16du:dateUtc="2026-02-11T04:34:00Z">
              <w:r w:rsidRPr="000C7A78">
                <w:rPr>
                  <w:rFonts w:cs="Times New Roman"/>
                  <w:color w:val="000000"/>
                  <w:sz w:val="20"/>
                  <w:szCs w:val="20"/>
                </w:rPr>
                <w:t>3.28</w:t>
              </w:r>
            </w:ins>
          </w:p>
        </w:tc>
        <w:tc>
          <w:tcPr>
            <w:tcW w:w="291" w:type="pct"/>
            <w:noWrap/>
            <w:vAlign w:val="bottom"/>
            <w:hideMark/>
          </w:tcPr>
          <w:p w14:paraId="62385085" w14:textId="77777777" w:rsidR="002E1EB5" w:rsidRPr="000C7A78" w:rsidRDefault="002E1EB5" w:rsidP="001D3C56">
            <w:pPr>
              <w:spacing w:after="0" w:line="240" w:lineRule="auto"/>
              <w:jc w:val="right"/>
              <w:rPr>
                <w:ins w:id="3553" w:author="Jujia Li" w:date="2026-02-10T22:34:00Z" w16du:dateUtc="2026-02-11T04:34:00Z"/>
                <w:rFonts w:eastAsia="Times New Roman" w:cs="Times New Roman"/>
                <w:color w:val="000000"/>
                <w:sz w:val="20"/>
                <w:szCs w:val="20"/>
                <w:lang w:eastAsia="zh-CN"/>
              </w:rPr>
            </w:pPr>
            <w:ins w:id="3554" w:author="Jujia Li" w:date="2026-02-10T22:34:00Z" w16du:dateUtc="2026-02-11T04:34:00Z">
              <w:r w:rsidRPr="000C7A78">
                <w:rPr>
                  <w:rFonts w:cs="Times New Roman"/>
                  <w:color w:val="000000"/>
                  <w:sz w:val="20"/>
                  <w:szCs w:val="20"/>
                </w:rPr>
                <w:t>4.07</w:t>
              </w:r>
            </w:ins>
          </w:p>
        </w:tc>
        <w:tc>
          <w:tcPr>
            <w:tcW w:w="291" w:type="pct"/>
            <w:noWrap/>
            <w:vAlign w:val="bottom"/>
            <w:hideMark/>
          </w:tcPr>
          <w:p w14:paraId="2575DDDA" w14:textId="77777777" w:rsidR="002E1EB5" w:rsidRPr="000C7A78" w:rsidRDefault="002E1EB5" w:rsidP="001D3C56">
            <w:pPr>
              <w:spacing w:after="0" w:line="240" w:lineRule="auto"/>
              <w:jc w:val="right"/>
              <w:rPr>
                <w:ins w:id="3555" w:author="Jujia Li" w:date="2026-02-10T22:34:00Z" w16du:dateUtc="2026-02-11T04:34:00Z"/>
                <w:rFonts w:eastAsia="Times New Roman" w:cs="Times New Roman"/>
                <w:color w:val="000000"/>
                <w:sz w:val="20"/>
                <w:szCs w:val="20"/>
                <w:lang w:eastAsia="zh-CN"/>
              </w:rPr>
            </w:pPr>
            <w:ins w:id="3556" w:author="Jujia Li" w:date="2026-02-10T22:34:00Z" w16du:dateUtc="2026-02-11T04:34:00Z">
              <w:r w:rsidRPr="000C7A78">
                <w:rPr>
                  <w:rFonts w:cs="Times New Roman"/>
                  <w:color w:val="000000"/>
                  <w:sz w:val="20"/>
                  <w:szCs w:val="20"/>
                </w:rPr>
                <w:t>2.32</w:t>
              </w:r>
            </w:ins>
          </w:p>
        </w:tc>
        <w:tc>
          <w:tcPr>
            <w:tcW w:w="234" w:type="pct"/>
            <w:noWrap/>
            <w:vAlign w:val="bottom"/>
            <w:hideMark/>
          </w:tcPr>
          <w:p w14:paraId="35CCBE60" w14:textId="77777777" w:rsidR="002E1EB5" w:rsidRPr="000C7A78" w:rsidRDefault="002E1EB5" w:rsidP="001D3C56">
            <w:pPr>
              <w:spacing w:after="0" w:line="240" w:lineRule="auto"/>
              <w:jc w:val="right"/>
              <w:rPr>
                <w:ins w:id="3557" w:author="Jujia Li" w:date="2026-02-10T22:34:00Z" w16du:dateUtc="2026-02-11T04:34:00Z"/>
                <w:rFonts w:eastAsia="Times New Roman" w:cs="Times New Roman"/>
                <w:color w:val="000000"/>
                <w:sz w:val="20"/>
                <w:szCs w:val="20"/>
                <w:lang w:eastAsia="zh-CN"/>
              </w:rPr>
            </w:pPr>
            <w:ins w:id="3558" w:author="Jujia Li" w:date="2026-02-10T22:34:00Z" w16du:dateUtc="2026-02-11T04:34:00Z">
              <w:r w:rsidRPr="000C7A78">
                <w:rPr>
                  <w:rFonts w:cs="Times New Roman"/>
                  <w:color w:val="000000"/>
                  <w:sz w:val="20"/>
                  <w:szCs w:val="20"/>
                </w:rPr>
                <w:t>0</w:t>
              </w:r>
            </w:ins>
          </w:p>
        </w:tc>
        <w:tc>
          <w:tcPr>
            <w:tcW w:w="234" w:type="pct"/>
            <w:noWrap/>
            <w:vAlign w:val="bottom"/>
            <w:hideMark/>
          </w:tcPr>
          <w:p w14:paraId="0AB03BF9" w14:textId="77777777" w:rsidR="002E1EB5" w:rsidRPr="000C7A78" w:rsidRDefault="002E1EB5" w:rsidP="001D3C56">
            <w:pPr>
              <w:spacing w:after="0" w:line="240" w:lineRule="auto"/>
              <w:jc w:val="right"/>
              <w:rPr>
                <w:ins w:id="3559" w:author="Jujia Li" w:date="2026-02-10T22:34:00Z" w16du:dateUtc="2026-02-11T04:34:00Z"/>
                <w:rFonts w:eastAsia="Times New Roman" w:cs="Times New Roman"/>
                <w:color w:val="000000"/>
                <w:sz w:val="20"/>
                <w:szCs w:val="20"/>
                <w:lang w:eastAsia="zh-CN"/>
              </w:rPr>
            </w:pPr>
            <w:ins w:id="3560" w:author="Jujia Li" w:date="2026-02-10T22:34:00Z" w16du:dateUtc="2026-02-11T04:34:00Z">
              <w:r w:rsidRPr="000C7A78">
                <w:rPr>
                  <w:rFonts w:cs="Times New Roman"/>
                  <w:color w:val="000000"/>
                  <w:sz w:val="20"/>
                  <w:szCs w:val="20"/>
                </w:rPr>
                <w:t>-</w:t>
              </w:r>
            </w:ins>
          </w:p>
        </w:tc>
        <w:tc>
          <w:tcPr>
            <w:tcW w:w="234" w:type="pct"/>
            <w:noWrap/>
            <w:vAlign w:val="bottom"/>
            <w:hideMark/>
          </w:tcPr>
          <w:p w14:paraId="25F983CB" w14:textId="77777777" w:rsidR="002E1EB5" w:rsidRPr="000C7A78" w:rsidRDefault="002E1EB5" w:rsidP="001D3C56">
            <w:pPr>
              <w:spacing w:after="0" w:line="240" w:lineRule="auto"/>
              <w:jc w:val="right"/>
              <w:rPr>
                <w:ins w:id="3561" w:author="Jujia Li" w:date="2026-02-10T22:34:00Z" w16du:dateUtc="2026-02-11T04:34:00Z"/>
                <w:rFonts w:eastAsia="Times New Roman" w:cs="Times New Roman"/>
                <w:color w:val="000000"/>
                <w:sz w:val="20"/>
                <w:szCs w:val="20"/>
                <w:lang w:eastAsia="zh-CN"/>
              </w:rPr>
            </w:pPr>
            <w:ins w:id="3562" w:author="Jujia Li" w:date="2026-02-10T22:34:00Z" w16du:dateUtc="2026-02-11T04:34:00Z">
              <w:r w:rsidRPr="000C7A78">
                <w:rPr>
                  <w:rFonts w:cs="Times New Roman"/>
                  <w:color w:val="000000"/>
                  <w:sz w:val="20"/>
                  <w:szCs w:val="20"/>
                </w:rPr>
                <w:t>-</w:t>
              </w:r>
            </w:ins>
          </w:p>
        </w:tc>
        <w:tc>
          <w:tcPr>
            <w:tcW w:w="234" w:type="pct"/>
            <w:noWrap/>
            <w:vAlign w:val="bottom"/>
            <w:hideMark/>
          </w:tcPr>
          <w:p w14:paraId="7041CF65" w14:textId="77777777" w:rsidR="002E1EB5" w:rsidRPr="000C7A78" w:rsidRDefault="002E1EB5" w:rsidP="001D3C56">
            <w:pPr>
              <w:spacing w:after="0" w:line="240" w:lineRule="auto"/>
              <w:jc w:val="right"/>
              <w:rPr>
                <w:ins w:id="3563" w:author="Jujia Li" w:date="2026-02-10T22:34:00Z" w16du:dateUtc="2026-02-11T04:34:00Z"/>
                <w:rFonts w:eastAsia="Times New Roman" w:cs="Times New Roman"/>
                <w:color w:val="000000"/>
                <w:sz w:val="20"/>
                <w:szCs w:val="20"/>
                <w:lang w:eastAsia="zh-CN"/>
              </w:rPr>
            </w:pPr>
            <w:ins w:id="3564" w:author="Jujia Li" w:date="2026-02-10T22:34:00Z" w16du:dateUtc="2026-02-11T04:34:00Z">
              <w:r w:rsidRPr="000C7A78">
                <w:rPr>
                  <w:rFonts w:cs="Times New Roman"/>
                  <w:color w:val="000000"/>
                  <w:sz w:val="20"/>
                  <w:szCs w:val="20"/>
                </w:rPr>
                <w:t>-</w:t>
              </w:r>
            </w:ins>
          </w:p>
        </w:tc>
        <w:tc>
          <w:tcPr>
            <w:tcW w:w="231" w:type="pct"/>
            <w:vAlign w:val="bottom"/>
          </w:tcPr>
          <w:p w14:paraId="27BE4EED" w14:textId="77777777" w:rsidR="002E1EB5" w:rsidRPr="000C7A78" w:rsidRDefault="002E1EB5" w:rsidP="001D3C56">
            <w:pPr>
              <w:spacing w:after="0" w:line="240" w:lineRule="auto"/>
              <w:jc w:val="right"/>
              <w:rPr>
                <w:ins w:id="3565" w:author="Jujia Li" w:date="2026-02-10T22:34:00Z" w16du:dateUtc="2026-02-11T04:34:00Z"/>
                <w:rFonts w:cs="Times New Roman"/>
                <w:color w:val="000000"/>
                <w:sz w:val="20"/>
                <w:szCs w:val="20"/>
              </w:rPr>
            </w:pPr>
            <w:ins w:id="3566" w:author="Jujia Li" w:date="2026-02-10T22:34:00Z" w16du:dateUtc="2026-02-11T04:34:00Z">
              <w:r w:rsidRPr="000C7A78">
                <w:rPr>
                  <w:rFonts w:cs="Times New Roman"/>
                  <w:color w:val="000000"/>
                  <w:sz w:val="20"/>
                  <w:szCs w:val="20"/>
                  <w:rPrChange w:id="3567" w:author="Jujia Li" w:date="2026-02-10T22:50:00Z" w16du:dateUtc="2026-02-11T04:50:00Z">
                    <w:rPr>
                      <w:rFonts w:ascii="Aptos Narrow" w:hAnsi="Aptos Narrow"/>
                      <w:color w:val="000000"/>
                    </w:rPr>
                  </w:rPrChange>
                </w:rPr>
                <w:t>45.2</w:t>
              </w:r>
            </w:ins>
          </w:p>
        </w:tc>
        <w:tc>
          <w:tcPr>
            <w:tcW w:w="418" w:type="pct"/>
            <w:vAlign w:val="bottom"/>
          </w:tcPr>
          <w:p w14:paraId="4AE6B00A" w14:textId="77777777" w:rsidR="002E1EB5" w:rsidRPr="000C7A78" w:rsidRDefault="002E1EB5" w:rsidP="001D3C56">
            <w:pPr>
              <w:spacing w:after="0" w:line="240" w:lineRule="auto"/>
              <w:jc w:val="right"/>
              <w:rPr>
                <w:ins w:id="3568" w:author="Jujia Li" w:date="2026-02-10T22:34:00Z" w16du:dateUtc="2026-02-11T04:34:00Z"/>
                <w:rFonts w:cs="Times New Roman"/>
                <w:sz w:val="20"/>
                <w:szCs w:val="20"/>
                <w:rPrChange w:id="3569" w:author="Jujia Li" w:date="2026-02-10T22:50:00Z" w16du:dateUtc="2026-02-11T04:50:00Z">
                  <w:rPr>
                    <w:ins w:id="3570" w:author="Jujia Li" w:date="2026-02-10T22:34:00Z" w16du:dateUtc="2026-02-11T04:34:00Z"/>
                    <w:rFonts w:cs="Times New Roman"/>
                  </w:rPr>
                </w:rPrChange>
              </w:rPr>
            </w:pPr>
            <w:ins w:id="3571" w:author="Jujia Li" w:date="2026-02-10T22:34:00Z" w16du:dateUtc="2026-02-11T04:34:00Z">
              <w:r w:rsidRPr="000C7A78">
                <w:rPr>
                  <w:rFonts w:cs="Times New Roman"/>
                  <w:color w:val="000000"/>
                  <w:sz w:val="20"/>
                  <w:szCs w:val="20"/>
                  <w:rPrChange w:id="3572" w:author="Jujia Li" w:date="2026-02-10T22:50:00Z" w16du:dateUtc="2026-02-11T04:50:00Z">
                    <w:rPr>
                      <w:rFonts w:ascii="Aptos Narrow" w:hAnsi="Aptos Narrow"/>
                      <w:color w:val="000000"/>
                    </w:rPr>
                  </w:rPrChange>
                </w:rPr>
                <w:t>4.3</w:t>
              </w:r>
            </w:ins>
          </w:p>
        </w:tc>
        <w:tc>
          <w:tcPr>
            <w:tcW w:w="495" w:type="pct"/>
            <w:vAlign w:val="bottom"/>
          </w:tcPr>
          <w:p w14:paraId="0EFC5696" w14:textId="77777777" w:rsidR="002E1EB5" w:rsidRPr="000C7A78" w:rsidRDefault="002E1EB5" w:rsidP="001D3C56">
            <w:pPr>
              <w:spacing w:after="0" w:line="240" w:lineRule="auto"/>
              <w:jc w:val="right"/>
              <w:rPr>
                <w:ins w:id="3573" w:author="Jujia Li" w:date="2026-02-10T22:34:00Z" w16du:dateUtc="2026-02-11T04:34:00Z"/>
                <w:rFonts w:cs="Times New Roman"/>
                <w:sz w:val="20"/>
                <w:szCs w:val="20"/>
                <w:rPrChange w:id="3574" w:author="Jujia Li" w:date="2026-02-10T22:50:00Z" w16du:dateUtc="2026-02-11T04:50:00Z">
                  <w:rPr>
                    <w:ins w:id="3575" w:author="Jujia Li" w:date="2026-02-10T22:34:00Z" w16du:dateUtc="2026-02-11T04:34:00Z"/>
                    <w:rFonts w:cs="Times New Roman"/>
                  </w:rPr>
                </w:rPrChange>
              </w:rPr>
            </w:pPr>
            <w:ins w:id="3576" w:author="Jujia Li" w:date="2026-02-10T22:34:00Z" w16du:dateUtc="2026-02-11T04:34:00Z">
              <w:r w:rsidRPr="000C7A78">
                <w:rPr>
                  <w:rFonts w:cs="Times New Roman"/>
                  <w:color w:val="000000"/>
                  <w:sz w:val="20"/>
                  <w:szCs w:val="20"/>
                  <w:rPrChange w:id="3577" w:author="Jujia Li" w:date="2026-02-10T22:50:00Z" w16du:dateUtc="2026-02-11T04:50:00Z">
                    <w:rPr>
                      <w:rFonts w:ascii="Aptos Narrow" w:hAnsi="Aptos Narrow"/>
                      <w:color w:val="000000"/>
                    </w:rPr>
                  </w:rPrChange>
                </w:rPr>
                <w:t>5.1</w:t>
              </w:r>
            </w:ins>
          </w:p>
        </w:tc>
        <w:tc>
          <w:tcPr>
            <w:tcW w:w="328" w:type="pct"/>
            <w:vAlign w:val="bottom"/>
          </w:tcPr>
          <w:p w14:paraId="01928200" w14:textId="77777777" w:rsidR="002E1EB5" w:rsidRPr="000C7A78" w:rsidRDefault="002E1EB5" w:rsidP="001D3C56">
            <w:pPr>
              <w:spacing w:after="0" w:line="240" w:lineRule="auto"/>
              <w:jc w:val="right"/>
              <w:rPr>
                <w:ins w:id="3578" w:author="Jujia Li" w:date="2026-02-10T22:34:00Z" w16du:dateUtc="2026-02-11T04:34:00Z"/>
                <w:rFonts w:cs="Times New Roman"/>
                <w:sz w:val="20"/>
                <w:szCs w:val="20"/>
                <w:rPrChange w:id="3579" w:author="Jujia Li" w:date="2026-02-10T22:50:00Z" w16du:dateUtc="2026-02-11T04:50:00Z">
                  <w:rPr>
                    <w:ins w:id="3580" w:author="Jujia Li" w:date="2026-02-10T22:34:00Z" w16du:dateUtc="2026-02-11T04:34:00Z"/>
                    <w:rFonts w:cs="Times New Roman"/>
                  </w:rPr>
                </w:rPrChange>
              </w:rPr>
            </w:pPr>
            <w:ins w:id="3581" w:author="Jujia Li" w:date="2026-02-10T22:34:00Z" w16du:dateUtc="2026-02-11T04:34:00Z">
              <w:r w:rsidRPr="000C7A78">
                <w:rPr>
                  <w:rFonts w:cs="Times New Roman"/>
                  <w:color w:val="000000"/>
                  <w:sz w:val="20"/>
                  <w:szCs w:val="20"/>
                  <w:rPrChange w:id="3582" w:author="Jujia Li" w:date="2026-02-10T22:50:00Z" w16du:dateUtc="2026-02-11T04:50:00Z">
                    <w:rPr>
                      <w:rFonts w:ascii="Aptos Narrow" w:hAnsi="Aptos Narrow"/>
                      <w:color w:val="000000"/>
                    </w:rPr>
                  </w:rPrChange>
                </w:rPr>
                <w:t>18.6</w:t>
              </w:r>
            </w:ins>
          </w:p>
        </w:tc>
        <w:tc>
          <w:tcPr>
            <w:tcW w:w="459" w:type="pct"/>
            <w:vAlign w:val="bottom"/>
          </w:tcPr>
          <w:p w14:paraId="6C91F4BE" w14:textId="493D07DC" w:rsidR="002E1EB5" w:rsidRPr="000C7A78" w:rsidRDefault="002E1EB5" w:rsidP="001D3C56">
            <w:pPr>
              <w:spacing w:after="0" w:line="240" w:lineRule="auto"/>
              <w:jc w:val="right"/>
              <w:rPr>
                <w:ins w:id="3583" w:author="Jujia Li" w:date="2026-02-10T22:34:00Z" w16du:dateUtc="2026-02-11T04:34:00Z"/>
                <w:rFonts w:cs="Times New Roman"/>
                <w:sz w:val="20"/>
                <w:szCs w:val="20"/>
                <w:rPrChange w:id="3584" w:author="Jujia Li" w:date="2026-02-10T22:50:00Z" w16du:dateUtc="2026-02-11T04:50:00Z">
                  <w:rPr>
                    <w:ins w:id="3585" w:author="Jujia Li" w:date="2026-02-10T22:34:00Z" w16du:dateUtc="2026-02-11T04:34:00Z"/>
                    <w:rFonts w:cs="Times New Roman"/>
                  </w:rPr>
                </w:rPrChange>
              </w:rPr>
            </w:pPr>
            <w:ins w:id="3586" w:author="Jujia Li" w:date="2026-02-10T22:34:00Z" w16du:dateUtc="2026-02-11T04:34:00Z">
              <w:r w:rsidRPr="000C7A78">
                <w:rPr>
                  <w:rFonts w:cs="Times New Roman"/>
                  <w:color w:val="000000"/>
                  <w:sz w:val="20"/>
                  <w:szCs w:val="20"/>
                  <w:rPrChange w:id="3587" w:author="Jujia Li" w:date="2026-02-10T22:50:00Z" w16du:dateUtc="2026-02-11T04:50:00Z">
                    <w:rPr>
                      <w:rFonts w:ascii="Aptos Narrow" w:hAnsi="Aptos Narrow"/>
                      <w:color w:val="000000"/>
                    </w:rPr>
                  </w:rPrChange>
                </w:rPr>
                <w:t>22</w:t>
              </w:r>
            </w:ins>
            <w:ins w:id="3588" w:author="Jujia Li" w:date="2026-02-10T23:20:00Z" w16du:dateUtc="2026-02-11T05:20:00Z">
              <w:r w:rsidR="005D584A">
                <w:rPr>
                  <w:rFonts w:cs="Times New Roman"/>
                  <w:color w:val="000000"/>
                  <w:sz w:val="20"/>
                  <w:szCs w:val="20"/>
                </w:rPr>
                <w:t>.0</w:t>
              </w:r>
            </w:ins>
          </w:p>
        </w:tc>
      </w:tr>
      <w:tr w:rsidR="00246190" w:rsidRPr="00246190" w14:paraId="0367A592" w14:textId="77777777" w:rsidTr="000C7A78">
        <w:trPr>
          <w:trHeight w:val="144"/>
          <w:ins w:id="3589" w:author="Jujia Li" w:date="2026-02-10T22:34:00Z"/>
        </w:trPr>
        <w:tc>
          <w:tcPr>
            <w:tcW w:w="423" w:type="pct"/>
            <w:noWrap/>
            <w:vAlign w:val="center"/>
            <w:hideMark/>
          </w:tcPr>
          <w:p w14:paraId="296F3EAC" w14:textId="77777777" w:rsidR="002E1EB5" w:rsidRPr="000C7A78" w:rsidRDefault="002E1EB5" w:rsidP="001D3C56">
            <w:pPr>
              <w:spacing w:after="0" w:line="240" w:lineRule="auto"/>
              <w:rPr>
                <w:ins w:id="3590" w:author="Jujia Li" w:date="2026-02-10T22:34:00Z" w16du:dateUtc="2026-02-11T04:34:00Z"/>
                <w:rFonts w:eastAsia="Times New Roman" w:cs="Times New Roman"/>
                <w:color w:val="000000"/>
                <w:sz w:val="20"/>
                <w:szCs w:val="20"/>
                <w:lang w:eastAsia="zh-CN"/>
              </w:rPr>
            </w:pPr>
            <w:ins w:id="3591" w:author="Jujia Li" w:date="2026-02-10T22:34:00Z" w16du:dateUtc="2026-02-11T04:34:00Z">
              <w:r w:rsidRPr="000C7A78">
                <w:rPr>
                  <w:rFonts w:cs="Times New Roman"/>
                  <w:sz w:val="20"/>
                  <w:szCs w:val="20"/>
                </w:rPr>
                <w:t>Jefferson</w:t>
              </w:r>
            </w:ins>
          </w:p>
        </w:tc>
        <w:tc>
          <w:tcPr>
            <w:tcW w:w="333" w:type="pct"/>
            <w:vAlign w:val="center"/>
          </w:tcPr>
          <w:p w14:paraId="2BC41E9B" w14:textId="0F91FBBA" w:rsidR="002E1EB5" w:rsidRPr="000C7A78" w:rsidRDefault="002E1EB5" w:rsidP="001D3C56">
            <w:pPr>
              <w:spacing w:after="0" w:line="240" w:lineRule="auto"/>
              <w:jc w:val="right"/>
              <w:rPr>
                <w:ins w:id="3592" w:author="Jujia Li" w:date="2026-02-10T22:34:00Z" w16du:dateUtc="2026-02-11T04:34:00Z"/>
                <w:rFonts w:cs="Times New Roman"/>
                <w:color w:val="000000"/>
                <w:sz w:val="20"/>
                <w:szCs w:val="20"/>
              </w:rPr>
            </w:pPr>
            <w:ins w:id="3593" w:author="Jujia Li" w:date="2026-02-10T22:34:00Z" w16du:dateUtc="2026-02-11T04:34:00Z">
              <w:r w:rsidRPr="000C7A78">
                <w:rPr>
                  <w:rFonts w:cs="Times New Roman"/>
                  <w:sz w:val="20"/>
                  <w:szCs w:val="20"/>
                  <w:rPrChange w:id="3594" w:author="Jujia Li" w:date="2026-02-10T22:50:00Z" w16du:dateUtc="2026-02-11T04:50:00Z">
                    <w:rPr>
                      <w:rFonts w:cs="Times New Roman"/>
                    </w:rPr>
                  </w:rPrChange>
                </w:rPr>
                <w:t>659</w:t>
              </w:r>
            </w:ins>
            <w:ins w:id="3595" w:author="Jujia Li" w:date="2026-02-10T22:51:00Z" w16du:dateUtc="2026-02-11T04:51:00Z">
              <w:r w:rsidR="000C7A78">
                <w:rPr>
                  <w:rFonts w:eastAsia="SimSun" w:cs="Times New Roman" w:hint="eastAsia"/>
                  <w:sz w:val="20"/>
                  <w:szCs w:val="20"/>
                  <w:lang w:eastAsia="zh-CN"/>
                </w:rPr>
                <w:t>,</w:t>
              </w:r>
            </w:ins>
            <w:ins w:id="3596" w:author="Jujia Li" w:date="2026-02-10T22:34:00Z" w16du:dateUtc="2026-02-11T04:34:00Z">
              <w:r w:rsidRPr="000C7A78">
                <w:rPr>
                  <w:rFonts w:cs="Times New Roman"/>
                  <w:sz w:val="20"/>
                  <w:szCs w:val="20"/>
                  <w:rPrChange w:id="3597" w:author="Jujia Li" w:date="2026-02-10T22:50:00Z" w16du:dateUtc="2026-02-11T04:50:00Z">
                    <w:rPr>
                      <w:rFonts w:cs="Times New Roman"/>
                    </w:rPr>
                  </w:rPrChange>
                </w:rPr>
                <w:t>148</w:t>
              </w:r>
            </w:ins>
          </w:p>
        </w:tc>
        <w:tc>
          <w:tcPr>
            <w:tcW w:w="188" w:type="pct"/>
            <w:vAlign w:val="center"/>
          </w:tcPr>
          <w:p w14:paraId="1DD6FD26" w14:textId="77777777" w:rsidR="002E1EB5" w:rsidRPr="000C7A78" w:rsidRDefault="002E1EB5" w:rsidP="001D3C56">
            <w:pPr>
              <w:spacing w:after="0" w:line="240" w:lineRule="auto"/>
              <w:jc w:val="right"/>
              <w:rPr>
                <w:ins w:id="3598" w:author="Jujia Li" w:date="2026-02-10T22:34:00Z" w16du:dateUtc="2026-02-11T04:34:00Z"/>
                <w:rFonts w:cs="Times New Roman"/>
                <w:color w:val="000000"/>
                <w:sz w:val="20"/>
                <w:szCs w:val="20"/>
              </w:rPr>
            </w:pPr>
            <w:ins w:id="3599" w:author="Jujia Li" w:date="2026-02-10T22:34:00Z" w16du:dateUtc="2026-02-11T04:34:00Z">
              <w:r w:rsidRPr="000C7A78">
                <w:rPr>
                  <w:rFonts w:cs="Times New Roman"/>
                  <w:color w:val="000000"/>
                  <w:sz w:val="20"/>
                  <w:szCs w:val="20"/>
                </w:rPr>
                <w:t>2</w:t>
              </w:r>
            </w:ins>
          </w:p>
        </w:tc>
        <w:tc>
          <w:tcPr>
            <w:tcW w:w="353" w:type="pct"/>
            <w:noWrap/>
            <w:vAlign w:val="bottom"/>
            <w:hideMark/>
          </w:tcPr>
          <w:p w14:paraId="5BBA504D" w14:textId="77777777" w:rsidR="002E1EB5" w:rsidRPr="000C7A78" w:rsidRDefault="002E1EB5" w:rsidP="001D3C56">
            <w:pPr>
              <w:spacing w:after="0" w:line="240" w:lineRule="auto"/>
              <w:jc w:val="right"/>
              <w:rPr>
                <w:ins w:id="3600" w:author="Jujia Li" w:date="2026-02-10T22:34:00Z" w16du:dateUtc="2026-02-11T04:34:00Z"/>
                <w:rFonts w:eastAsia="Times New Roman" w:cs="Times New Roman"/>
                <w:color w:val="000000"/>
                <w:sz w:val="20"/>
                <w:szCs w:val="20"/>
                <w:lang w:eastAsia="zh-CN"/>
              </w:rPr>
            </w:pPr>
            <w:ins w:id="3601" w:author="Jujia Li" w:date="2026-02-10T22:34:00Z" w16du:dateUtc="2026-02-11T04:34:00Z">
              <w:r w:rsidRPr="000C7A78">
                <w:rPr>
                  <w:rFonts w:cs="Times New Roman"/>
                  <w:color w:val="000000"/>
                  <w:sz w:val="20"/>
                  <w:szCs w:val="20"/>
                </w:rPr>
                <w:t>8.59</w:t>
              </w:r>
            </w:ins>
          </w:p>
        </w:tc>
        <w:tc>
          <w:tcPr>
            <w:tcW w:w="253" w:type="pct"/>
            <w:noWrap/>
            <w:vAlign w:val="bottom"/>
            <w:hideMark/>
          </w:tcPr>
          <w:p w14:paraId="15A78E57" w14:textId="77777777" w:rsidR="002E1EB5" w:rsidRPr="000C7A78" w:rsidRDefault="002E1EB5" w:rsidP="001D3C56">
            <w:pPr>
              <w:spacing w:after="0" w:line="240" w:lineRule="auto"/>
              <w:jc w:val="right"/>
              <w:rPr>
                <w:ins w:id="3602" w:author="Jujia Li" w:date="2026-02-10T22:34:00Z" w16du:dateUtc="2026-02-11T04:34:00Z"/>
                <w:rFonts w:eastAsia="Times New Roman" w:cs="Times New Roman"/>
                <w:color w:val="000000"/>
                <w:sz w:val="20"/>
                <w:szCs w:val="20"/>
                <w:lang w:eastAsia="zh-CN"/>
              </w:rPr>
            </w:pPr>
            <w:ins w:id="3603" w:author="Jujia Li" w:date="2026-02-10T22:34:00Z" w16du:dateUtc="2026-02-11T04:34:00Z">
              <w:r w:rsidRPr="000C7A78">
                <w:rPr>
                  <w:rFonts w:cs="Times New Roman"/>
                  <w:color w:val="000000"/>
                  <w:sz w:val="20"/>
                  <w:szCs w:val="20"/>
                </w:rPr>
                <w:t>8.25</w:t>
              </w:r>
            </w:ins>
          </w:p>
        </w:tc>
        <w:tc>
          <w:tcPr>
            <w:tcW w:w="291" w:type="pct"/>
            <w:noWrap/>
            <w:vAlign w:val="bottom"/>
            <w:hideMark/>
          </w:tcPr>
          <w:p w14:paraId="580C5674" w14:textId="77777777" w:rsidR="002E1EB5" w:rsidRPr="000C7A78" w:rsidRDefault="002E1EB5" w:rsidP="001D3C56">
            <w:pPr>
              <w:spacing w:after="0" w:line="240" w:lineRule="auto"/>
              <w:jc w:val="right"/>
              <w:rPr>
                <w:ins w:id="3604" w:author="Jujia Li" w:date="2026-02-10T22:34:00Z" w16du:dateUtc="2026-02-11T04:34:00Z"/>
                <w:rFonts w:eastAsia="Times New Roman" w:cs="Times New Roman"/>
                <w:color w:val="000000"/>
                <w:sz w:val="20"/>
                <w:szCs w:val="20"/>
                <w:lang w:eastAsia="zh-CN"/>
              </w:rPr>
            </w:pPr>
            <w:ins w:id="3605" w:author="Jujia Li" w:date="2026-02-10T22:34:00Z" w16du:dateUtc="2026-02-11T04:34:00Z">
              <w:r w:rsidRPr="000C7A78">
                <w:rPr>
                  <w:rFonts w:cs="Times New Roman"/>
                  <w:color w:val="000000"/>
                  <w:sz w:val="20"/>
                  <w:szCs w:val="20"/>
                </w:rPr>
                <w:t>8.84</w:t>
              </w:r>
            </w:ins>
          </w:p>
        </w:tc>
        <w:tc>
          <w:tcPr>
            <w:tcW w:w="291" w:type="pct"/>
            <w:noWrap/>
            <w:vAlign w:val="bottom"/>
            <w:hideMark/>
          </w:tcPr>
          <w:p w14:paraId="6C5D787B" w14:textId="77777777" w:rsidR="002E1EB5" w:rsidRPr="000C7A78" w:rsidRDefault="002E1EB5" w:rsidP="001D3C56">
            <w:pPr>
              <w:spacing w:after="0" w:line="240" w:lineRule="auto"/>
              <w:jc w:val="right"/>
              <w:rPr>
                <w:ins w:id="3606" w:author="Jujia Li" w:date="2026-02-10T22:34:00Z" w16du:dateUtc="2026-02-11T04:34:00Z"/>
                <w:rFonts w:eastAsia="Times New Roman" w:cs="Times New Roman"/>
                <w:color w:val="000000"/>
                <w:sz w:val="20"/>
                <w:szCs w:val="20"/>
                <w:lang w:eastAsia="zh-CN"/>
              </w:rPr>
            </w:pPr>
            <w:ins w:id="3607" w:author="Jujia Li" w:date="2026-02-10T22:34:00Z" w16du:dateUtc="2026-02-11T04:34:00Z">
              <w:r w:rsidRPr="000C7A78">
                <w:rPr>
                  <w:rFonts w:cs="Times New Roman"/>
                  <w:color w:val="000000"/>
                  <w:sz w:val="20"/>
                  <w:szCs w:val="20"/>
                </w:rPr>
                <w:t>8.58</w:t>
              </w:r>
            </w:ins>
          </w:p>
        </w:tc>
        <w:tc>
          <w:tcPr>
            <w:tcW w:w="234" w:type="pct"/>
            <w:noWrap/>
            <w:vAlign w:val="bottom"/>
            <w:hideMark/>
          </w:tcPr>
          <w:p w14:paraId="58E3E671" w14:textId="77777777" w:rsidR="002E1EB5" w:rsidRPr="000C7A78" w:rsidRDefault="002E1EB5" w:rsidP="001D3C56">
            <w:pPr>
              <w:spacing w:after="0" w:line="240" w:lineRule="auto"/>
              <w:jc w:val="right"/>
              <w:rPr>
                <w:ins w:id="3608" w:author="Jujia Li" w:date="2026-02-10T22:34:00Z" w16du:dateUtc="2026-02-11T04:34:00Z"/>
                <w:rFonts w:eastAsia="Times New Roman" w:cs="Times New Roman"/>
                <w:color w:val="000000"/>
                <w:sz w:val="20"/>
                <w:szCs w:val="20"/>
                <w:lang w:eastAsia="zh-CN"/>
              </w:rPr>
            </w:pPr>
            <w:ins w:id="3609" w:author="Jujia Li" w:date="2026-02-10T22:34:00Z" w16du:dateUtc="2026-02-11T04:34:00Z">
              <w:r w:rsidRPr="000C7A78">
                <w:rPr>
                  <w:rFonts w:cs="Times New Roman"/>
                  <w:color w:val="000000"/>
                  <w:sz w:val="20"/>
                  <w:szCs w:val="20"/>
                </w:rPr>
                <w:t>2.51</w:t>
              </w:r>
            </w:ins>
          </w:p>
        </w:tc>
        <w:tc>
          <w:tcPr>
            <w:tcW w:w="234" w:type="pct"/>
            <w:noWrap/>
            <w:vAlign w:val="bottom"/>
            <w:hideMark/>
          </w:tcPr>
          <w:p w14:paraId="3A0C5C49" w14:textId="77777777" w:rsidR="002E1EB5" w:rsidRPr="000C7A78" w:rsidRDefault="002E1EB5" w:rsidP="001D3C56">
            <w:pPr>
              <w:spacing w:after="0" w:line="240" w:lineRule="auto"/>
              <w:jc w:val="right"/>
              <w:rPr>
                <w:ins w:id="3610" w:author="Jujia Li" w:date="2026-02-10T22:34:00Z" w16du:dateUtc="2026-02-11T04:34:00Z"/>
                <w:rFonts w:eastAsia="Times New Roman" w:cs="Times New Roman"/>
                <w:color w:val="000000"/>
                <w:sz w:val="20"/>
                <w:szCs w:val="20"/>
                <w:lang w:eastAsia="zh-CN"/>
              </w:rPr>
            </w:pPr>
            <w:ins w:id="3611" w:author="Jujia Li" w:date="2026-02-10T22:34:00Z" w16du:dateUtc="2026-02-11T04:34:00Z">
              <w:r w:rsidRPr="000C7A78">
                <w:rPr>
                  <w:rFonts w:cs="Times New Roman"/>
                  <w:color w:val="000000"/>
                  <w:sz w:val="20"/>
                  <w:szCs w:val="20"/>
                </w:rPr>
                <w:t>2.45</w:t>
              </w:r>
            </w:ins>
          </w:p>
        </w:tc>
        <w:tc>
          <w:tcPr>
            <w:tcW w:w="234" w:type="pct"/>
            <w:noWrap/>
            <w:vAlign w:val="bottom"/>
            <w:hideMark/>
          </w:tcPr>
          <w:p w14:paraId="073D3131" w14:textId="77777777" w:rsidR="002E1EB5" w:rsidRPr="000C7A78" w:rsidRDefault="002E1EB5" w:rsidP="001D3C56">
            <w:pPr>
              <w:spacing w:after="0" w:line="240" w:lineRule="auto"/>
              <w:jc w:val="right"/>
              <w:rPr>
                <w:ins w:id="3612" w:author="Jujia Li" w:date="2026-02-10T22:34:00Z" w16du:dateUtc="2026-02-11T04:34:00Z"/>
                <w:rFonts w:eastAsia="Times New Roman" w:cs="Times New Roman"/>
                <w:color w:val="000000"/>
                <w:sz w:val="20"/>
                <w:szCs w:val="20"/>
                <w:lang w:eastAsia="zh-CN"/>
              </w:rPr>
            </w:pPr>
            <w:ins w:id="3613" w:author="Jujia Li" w:date="2026-02-10T22:34:00Z" w16du:dateUtc="2026-02-11T04:34:00Z">
              <w:r w:rsidRPr="000C7A78">
                <w:rPr>
                  <w:rFonts w:cs="Times New Roman"/>
                  <w:color w:val="000000"/>
                  <w:sz w:val="20"/>
                  <w:szCs w:val="20"/>
                </w:rPr>
                <w:t>2.12</w:t>
              </w:r>
            </w:ins>
          </w:p>
        </w:tc>
        <w:tc>
          <w:tcPr>
            <w:tcW w:w="234" w:type="pct"/>
            <w:noWrap/>
            <w:vAlign w:val="bottom"/>
            <w:hideMark/>
          </w:tcPr>
          <w:p w14:paraId="5194E204" w14:textId="77777777" w:rsidR="002E1EB5" w:rsidRPr="000C7A78" w:rsidRDefault="002E1EB5" w:rsidP="001D3C56">
            <w:pPr>
              <w:spacing w:after="0" w:line="240" w:lineRule="auto"/>
              <w:jc w:val="right"/>
              <w:rPr>
                <w:ins w:id="3614" w:author="Jujia Li" w:date="2026-02-10T22:34:00Z" w16du:dateUtc="2026-02-11T04:34:00Z"/>
                <w:rFonts w:eastAsia="Times New Roman" w:cs="Times New Roman"/>
                <w:color w:val="000000"/>
                <w:sz w:val="20"/>
                <w:szCs w:val="20"/>
                <w:lang w:eastAsia="zh-CN"/>
              </w:rPr>
            </w:pPr>
            <w:ins w:id="3615" w:author="Jujia Li" w:date="2026-02-10T22:34:00Z" w16du:dateUtc="2026-02-11T04:34:00Z">
              <w:r w:rsidRPr="000C7A78">
                <w:rPr>
                  <w:rFonts w:cs="Times New Roman"/>
                  <w:color w:val="000000"/>
                  <w:sz w:val="20"/>
                  <w:szCs w:val="20"/>
                </w:rPr>
                <w:t>2.17</w:t>
              </w:r>
            </w:ins>
          </w:p>
        </w:tc>
        <w:tc>
          <w:tcPr>
            <w:tcW w:w="231" w:type="pct"/>
            <w:vAlign w:val="bottom"/>
          </w:tcPr>
          <w:p w14:paraId="57AF9CA7" w14:textId="77777777" w:rsidR="002E1EB5" w:rsidRPr="000C7A78" w:rsidRDefault="002E1EB5" w:rsidP="001D3C56">
            <w:pPr>
              <w:spacing w:after="0" w:line="240" w:lineRule="auto"/>
              <w:jc w:val="right"/>
              <w:rPr>
                <w:ins w:id="3616" w:author="Jujia Li" w:date="2026-02-10T22:34:00Z" w16du:dateUtc="2026-02-11T04:34:00Z"/>
                <w:rFonts w:cs="Times New Roman"/>
                <w:color w:val="000000"/>
                <w:sz w:val="20"/>
                <w:szCs w:val="20"/>
              </w:rPr>
            </w:pPr>
            <w:ins w:id="3617" w:author="Jujia Li" w:date="2026-02-10T22:34:00Z" w16du:dateUtc="2026-02-11T04:34:00Z">
              <w:r w:rsidRPr="000C7A78">
                <w:rPr>
                  <w:rFonts w:cs="Times New Roman"/>
                  <w:color w:val="000000"/>
                  <w:sz w:val="20"/>
                  <w:szCs w:val="20"/>
                  <w:rPrChange w:id="3618" w:author="Jujia Li" w:date="2026-02-10T22:50:00Z" w16du:dateUtc="2026-02-11T04:50:00Z">
                    <w:rPr>
                      <w:rFonts w:ascii="Aptos Narrow" w:hAnsi="Aptos Narrow"/>
                      <w:color w:val="000000"/>
                    </w:rPr>
                  </w:rPrChange>
                </w:rPr>
                <w:t>50.1</w:t>
              </w:r>
            </w:ins>
          </w:p>
        </w:tc>
        <w:tc>
          <w:tcPr>
            <w:tcW w:w="418" w:type="pct"/>
            <w:vAlign w:val="bottom"/>
          </w:tcPr>
          <w:p w14:paraId="07198D69" w14:textId="77777777" w:rsidR="002E1EB5" w:rsidRPr="000C7A78" w:rsidRDefault="002E1EB5" w:rsidP="001D3C56">
            <w:pPr>
              <w:spacing w:after="0" w:line="240" w:lineRule="auto"/>
              <w:jc w:val="right"/>
              <w:rPr>
                <w:ins w:id="3619" w:author="Jujia Li" w:date="2026-02-10T22:34:00Z" w16du:dateUtc="2026-02-11T04:34:00Z"/>
                <w:rFonts w:cs="Times New Roman"/>
                <w:sz w:val="20"/>
                <w:szCs w:val="20"/>
                <w:rPrChange w:id="3620" w:author="Jujia Li" w:date="2026-02-10T22:50:00Z" w16du:dateUtc="2026-02-11T04:50:00Z">
                  <w:rPr>
                    <w:ins w:id="3621" w:author="Jujia Li" w:date="2026-02-10T22:34:00Z" w16du:dateUtc="2026-02-11T04:34:00Z"/>
                    <w:rFonts w:cs="Times New Roman"/>
                  </w:rPr>
                </w:rPrChange>
              </w:rPr>
            </w:pPr>
            <w:ins w:id="3622" w:author="Jujia Li" w:date="2026-02-10T22:34:00Z" w16du:dateUtc="2026-02-11T04:34:00Z">
              <w:r w:rsidRPr="000C7A78">
                <w:rPr>
                  <w:rFonts w:cs="Times New Roman"/>
                  <w:color w:val="000000"/>
                  <w:sz w:val="20"/>
                  <w:szCs w:val="20"/>
                  <w:rPrChange w:id="3623" w:author="Jujia Li" w:date="2026-02-10T22:50:00Z" w16du:dateUtc="2026-02-11T04:50:00Z">
                    <w:rPr>
                      <w:rFonts w:ascii="Aptos Narrow" w:hAnsi="Aptos Narrow"/>
                      <w:color w:val="000000"/>
                    </w:rPr>
                  </w:rPrChange>
                </w:rPr>
                <w:t>4.7</w:t>
              </w:r>
            </w:ins>
          </w:p>
        </w:tc>
        <w:tc>
          <w:tcPr>
            <w:tcW w:w="495" w:type="pct"/>
            <w:vAlign w:val="bottom"/>
          </w:tcPr>
          <w:p w14:paraId="7A52A758" w14:textId="77777777" w:rsidR="002E1EB5" w:rsidRPr="000C7A78" w:rsidRDefault="002E1EB5" w:rsidP="001D3C56">
            <w:pPr>
              <w:spacing w:after="0" w:line="240" w:lineRule="auto"/>
              <w:jc w:val="right"/>
              <w:rPr>
                <w:ins w:id="3624" w:author="Jujia Li" w:date="2026-02-10T22:34:00Z" w16du:dateUtc="2026-02-11T04:34:00Z"/>
                <w:rFonts w:cs="Times New Roman"/>
                <w:sz w:val="20"/>
                <w:szCs w:val="20"/>
                <w:rPrChange w:id="3625" w:author="Jujia Li" w:date="2026-02-10T22:50:00Z" w16du:dateUtc="2026-02-11T04:50:00Z">
                  <w:rPr>
                    <w:ins w:id="3626" w:author="Jujia Li" w:date="2026-02-10T22:34:00Z" w16du:dateUtc="2026-02-11T04:34:00Z"/>
                    <w:rFonts w:cs="Times New Roman"/>
                  </w:rPr>
                </w:rPrChange>
              </w:rPr>
            </w:pPr>
            <w:ins w:id="3627" w:author="Jujia Li" w:date="2026-02-10T22:34:00Z" w16du:dateUtc="2026-02-11T04:34:00Z">
              <w:r w:rsidRPr="000C7A78">
                <w:rPr>
                  <w:rFonts w:cs="Times New Roman"/>
                  <w:color w:val="000000"/>
                  <w:sz w:val="20"/>
                  <w:szCs w:val="20"/>
                  <w:rPrChange w:id="3628" w:author="Jujia Li" w:date="2026-02-10T22:50:00Z" w16du:dateUtc="2026-02-11T04:50:00Z">
                    <w:rPr>
                      <w:rFonts w:ascii="Aptos Narrow" w:hAnsi="Aptos Narrow"/>
                      <w:color w:val="000000"/>
                    </w:rPr>
                  </w:rPrChange>
                </w:rPr>
                <w:t>6.5</w:t>
              </w:r>
            </w:ins>
          </w:p>
        </w:tc>
        <w:tc>
          <w:tcPr>
            <w:tcW w:w="328" w:type="pct"/>
            <w:vAlign w:val="bottom"/>
          </w:tcPr>
          <w:p w14:paraId="4FEACFA2" w14:textId="19F98D6E" w:rsidR="002E1EB5" w:rsidRPr="000C7A78" w:rsidRDefault="002E1EB5" w:rsidP="001D3C56">
            <w:pPr>
              <w:spacing w:after="0" w:line="240" w:lineRule="auto"/>
              <w:jc w:val="right"/>
              <w:rPr>
                <w:ins w:id="3629" w:author="Jujia Li" w:date="2026-02-10T22:34:00Z" w16du:dateUtc="2026-02-11T04:34:00Z"/>
                <w:rFonts w:cs="Times New Roman"/>
                <w:sz w:val="20"/>
                <w:szCs w:val="20"/>
                <w:rPrChange w:id="3630" w:author="Jujia Li" w:date="2026-02-10T22:50:00Z" w16du:dateUtc="2026-02-11T04:50:00Z">
                  <w:rPr>
                    <w:ins w:id="3631" w:author="Jujia Li" w:date="2026-02-10T22:34:00Z" w16du:dateUtc="2026-02-11T04:34:00Z"/>
                    <w:rFonts w:cs="Times New Roman"/>
                  </w:rPr>
                </w:rPrChange>
              </w:rPr>
            </w:pPr>
            <w:ins w:id="3632" w:author="Jujia Li" w:date="2026-02-10T22:34:00Z" w16du:dateUtc="2026-02-11T04:34:00Z">
              <w:r w:rsidRPr="000C7A78">
                <w:rPr>
                  <w:rFonts w:cs="Times New Roman"/>
                  <w:color w:val="000000"/>
                  <w:sz w:val="20"/>
                  <w:szCs w:val="20"/>
                  <w:rPrChange w:id="3633" w:author="Jujia Li" w:date="2026-02-10T22:50:00Z" w16du:dateUtc="2026-02-11T04:50:00Z">
                    <w:rPr>
                      <w:rFonts w:ascii="Aptos Narrow" w:hAnsi="Aptos Narrow"/>
                      <w:color w:val="000000"/>
                    </w:rPr>
                  </w:rPrChange>
                </w:rPr>
                <w:t>16</w:t>
              </w:r>
            </w:ins>
            <w:ins w:id="3634" w:author="Jujia Li" w:date="2026-02-10T23:19:00Z" w16du:dateUtc="2026-02-11T05:19:00Z">
              <w:r w:rsidR="005D584A">
                <w:rPr>
                  <w:rFonts w:cs="Times New Roman"/>
                  <w:color w:val="000000"/>
                  <w:sz w:val="20"/>
                  <w:szCs w:val="20"/>
                </w:rPr>
                <w:t>.0</w:t>
              </w:r>
            </w:ins>
          </w:p>
        </w:tc>
        <w:tc>
          <w:tcPr>
            <w:tcW w:w="459" w:type="pct"/>
            <w:vAlign w:val="bottom"/>
          </w:tcPr>
          <w:p w14:paraId="7E2C4CA5" w14:textId="77777777" w:rsidR="002E1EB5" w:rsidRPr="000C7A78" w:rsidRDefault="002E1EB5" w:rsidP="001D3C56">
            <w:pPr>
              <w:spacing w:after="0" w:line="240" w:lineRule="auto"/>
              <w:jc w:val="right"/>
              <w:rPr>
                <w:ins w:id="3635" w:author="Jujia Li" w:date="2026-02-10T22:34:00Z" w16du:dateUtc="2026-02-11T04:34:00Z"/>
                <w:rFonts w:cs="Times New Roman"/>
                <w:sz w:val="20"/>
                <w:szCs w:val="20"/>
                <w:rPrChange w:id="3636" w:author="Jujia Li" w:date="2026-02-10T22:50:00Z" w16du:dateUtc="2026-02-11T04:50:00Z">
                  <w:rPr>
                    <w:ins w:id="3637" w:author="Jujia Li" w:date="2026-02-10T22:34:00Z" w16du:dateUtc="2026-02-11T04:34:00Z"/>
                    <w:rFonts w:cs="Times New Roman"/>
                  </w:rPr>
                </w:rPrChange>
              </w:rPr>
            </w:pPr>
            <w:ins w:id="3638" w:author="Jujia Li" w:date="2026-02-10T22:34:00Z" w16du:dateUtc="2026-02-11T04:34:00Z">
              <w:r w:rsidRPr="000C7A78">
                <w:rPr>
                  <w:rFonts w:cs="Times New Roman"/>
                  <w:color w:val="000000"/>
                  <w:sz w:val="20"/>
                  <w:szCs w:val="20"/>
                  <w:rPrChange w:id="3639" w:author="Jujia Li" w:date="2026-02-10T22:50:00Z" w16du:dateUtc="2026-02-11T04:50:00Z">
                    <w:rPr>
                      <w:rFonts w:ascii="Aptos Narrow" w:hAnsi="Aptos Narrow"/>
                      <w:color w:val="000000"/>
                    </w:rPr>
                  </w:rPrChange>
                </w:rPr>
                <w:t>18.5</w:t>
              </w:r>
            </w:ins>
          </w:p>
        </w:tc>
      </w:tr>
      <w:tr w:rsidR="00246190" w:rsidRPr="00246190" w14:paraId="309575B4" w14:textId="77777777" w:rsidTr="000C7A78">
        <w:trPr>
          <w:trHeight w:val="144"/>
          <w:ins w:id="3640" w:author="Jujia Li" w:date="2026-02-10T22:34:00Z"/>
        </w:trPr>
        <w:tc>
          <w:tcPr>
            <w:tcW w:w="423" w:type="pct"/>
            <w:noWrap/>
            <w:vAlign w:val="center"/>
            <w:hideMark/>
          </w:tcPr>
          <w:p w14:paraId="08A00E21" w14:textId="77777777" w:rsidR="002E1EB5" w:rsidRPr="000C7A78" w:rsidRDefault="002E1EB5" w:rsidP="001D3C56">
            <w:pPr>
              <w:spacing w:after="0" w:line="240" w:lineRule="auto"/>
              <w:rPr>
                <w:ins w:id="3641" w:author="Jujia Li" w:date="2026-02-10T22:34:00Z" w16du:dateUtc="2026-02-11T04:34:00Z"/>
                <w:rFonts w:eastAsia="Times New Roman" w:cs="Times New Roman"/>
                <w:color w:val="000000"/>
                <w:sz w:val="20"/>
                <w:szCs w:val="20"/>
                <w:lang w:eastAsia="zh-CN"/>
              </w:rPr>
            </w:pPr>
            <w:ins w:id="3642" w:author="Jujia Li" w:date="2026-02-10T22:34:00Z" w16du:dateUtc="2026-02-11T04:34:00Z">
              <w:r w:rsidRPr="000C7A78">
                <w:rPr>
                  <w:rFonts w:cs="Times New Roman"/>
                  <w:sz w:val="20"/>
                  <w:szCs w:val="20"/>
                </w:rPr>
                <w:t>Lamar</w:t>
              </w:r>
            </w:ins>
          </w:p>
        </w:tc>
        <w:tc>
          <w:tcPr>
            <w:tcW w:w="333" w:type="pct"/>
            <w:vAlign w:val="center"/>
          </w:tcPr>
          <w:p w14:paraId="7F4AB2FE" w14:textId="2C48056C" w:rsidR="002E1EB5" w:rsidRPr="000C7A78" w:rsidRDefault="002E1EB5" w:rsidP="001D3C56">
            <w:pPr>
              <w:spacing w:after="0" w:line="240" w:lineRule="auto"/>
              <w:jc w:val="right"/>
              <w:rPr>
                <w:ins w:id="3643" w:author="Jujia Li" w:date="2026-02-10T22:34:00Z" w16du:dateUtc="2026-02-11T04:34:00Z"/>
                <w:rFonts w:cs="Times New Roman"/>
                <w:color w:val="000000"/>
                <w:sz w:val="20"/>
                <w:szCs w:val="20"/>
              </w:rPr>
            </w:pPr>
            <w:ins w:id="3644" w:author="Jujia Li" w:date="2026-02-10T22:34:00Z" w16du:dateUtc="2026-02-11T04:34:00Z">
              <w:r w:rsidRPr="000C7A78">
                <w:rPr>
                  <w:rFonts w:cs="Times New Roman"/>
                  <w:sz w:val="20"/>
                  <w:szCs w:val="20"/>
                  <w:rPrChange w:id="3645" w:author="Jujia Li" w:date="2026-02-10T22:50:00Z" w16du:dateUtc="2026-02-11T04:50:00Z">
                    <w:rPr>
                      <w:rFonts w:cs="Times New Roman"/>
                    </w:rPr>
                  </w:rPrChange>
                </w:rPr>
                <w:t>13</w:t>
              </w:r>
            </w:ins>
            <w:ins w:id="3646" w:author="Jujia Li" w:date="2026-02-10T22:51:00Z" w16du:dateUtc="2026-02-11T04:51:00Z">
              <w:r w:rsidR="000C7A78">
                <w:rPr>
                  <w:rFonts w:eastAsia="SimSun" w:cs="Times New Roman" w:hint="eastAsia"/>
                  <w:sz w:val="20"/>
                  <w:szCs w:val="20"/>
                  <w:lang w:eastAsia="zh-CN"/>
                </w:rPr>
                <w:t>,</w:t>
              </w:r>
            </w:ins>
            <w:ins w:id="3647" w:author="Jujia Li" w:date="2026-02-10T22:34:00Z" w16du:dateUtc="2026-02-11T04:34:00Z">
              <w:r w:rsidRPr="000C7A78">
                <w:rPr>
                  <w:rFonts w:cs="Times New Roman"/>
                  <w:sz w:val="20"/>
                  <w:szCs w:val="20"/>
                  <w:rPrChange w:id="3648" w:author="Jujia Li" w:date="2026-02-10T22:50:00Z" w16du:dateUtc="2026-02-11T04:50:00Z">
                    <w:rPr>
                      <w:rFonts w:cs="Times New Roman"/>
                    </w:rPr>
                  </w:rPrChange>
                </w:rPr>
                <w:t>878</w:t>
              </w:r>
            </w:ins>
          </w:p>
        </w:tc>
        <w:tc>
          <w:tcPr>
            <w:tcW w:w="188" w:type="pct"/>
            <w:vAlign w:val="center"/>
          </w:tcPr>
          <w:p w14:paraId="6FC1C483" w14:textId="77777777" w:rsidR="002E1EB5" w:rsidRPr="000C7A78" w:rsidRDefault="002E1EB5" w:rsidP="001D3C56">
            <w:pPr>
              <w:spacing w:after="0" w:line="240" w:lineRule="auto"/>
              <w:jc w:val="right"/>
              <w:rPr>
                <w:ins w:id="3649" w:author="Jujia Li" w:date="2026-02-10T22:34:00Z" w16du:dateUtc="2026-02-11T04:34:00Z"/>
                <w:rFonts w:cs="Times New Roman"/>
                <w:color w:val="000000"/>
                <w:sz w:val="20"/>
                <w:szCs w:val="20"/>
              </w:rPr>
            </w:pPr>
            <w:ins w:id="3650" w:author="Jujia Li" w:date="2026-02-10T22:34:00Z" w16du:dateUtc="2026-02-11T04:34:00Z">
              <w:r w:rsidRPr="000C7A78">
                <w:rPr>
                  <w:rFonts w:cs="Times New Roman"/>
                  <w:color w:val="000000"/>
                  <w:sz w:val="20"/>
                  <w:szCs w:val="20"/>
                </w:rPr>
                <w:t>6</w:t>
              </w:r>
            </w:ins>
          </w:p>
        </w:tc>
        <w:tc>
          <w:tcPr>
            <w:tcW w:w="353" w:type="pct"/>
            <w:noWrap/>
            <w:vAlign w:val="bottom"/>
            <w:hideMark/>
          </w:tcPr>
          <w:p w14:paraId="779CDABC" w14:textId="77777777" w:rsidR="002E1EB5" w:rsidRPr="000C7A78" w:rsidRDefault="002E1EB5" w:rsidP="001D3C56">
            <w:pPr>
              <w:spacing w:after="0" w:line="240" w:lineRule="auto"/>
              <w:jc w:val="right"/>
              <w:rPr>
                <w:ins w:id="3651" w:author="Jujia Li" w:date="2026-02-10T22:34:00Z" w16du:dateUtc="2026-02-11T04:34:00Z"/>
                <w:rFonts w:eastAsia="Times New Roman" w:cs="Times New Roman"/>
                <w:color w:val="000000"/>
                <w:sz w:val="20"/>
                <w:szCs w:val="20"/>
                <w:lang w:eastAsia="zh-CN"/>
              </w:rPr>
            </w:pPr>
            <w:ins w:id="3652" w:author="Jujia Li" w:date="2026-02-10T22:34:00Z" w16du:dateUtc="2026-02-11T04:34:00Z">
              <w:r w:rsidRPr="000C7A78">
                <w:rPr>
                  <w:rFonts w:cs="Times New Roman"/>
                  <w:color w:val="000000"/>
                  <w:sz w:val="20"/>
                  <w:szCs w:val="20"/>
                </w:rPr>
                <w:t>2.87</w:t>
              </w:r>
            </w:ins>
          </w:p>
        </w:tc>
        <w:tc>
          <w:tcPr>
            <w:tcW w:w="253" w:type="pct"/>
            <w:noWrap/>
            <w:vAlign w:val="bottom"/>
            <w:hideMark/>
          </w:tcPr>
          <w:p w14:paraId="578055F5" w14:textId="77777777" w:rsidR="002E1EB5" w:rsidRPr="000C7A78" w:rsidRDefault="002E1EB5" w:rsidP="001D3C56">
            <w:pPr>
              <w:spacing w:after="0" w:line="240" w:lineRule="auto"/>
              <w:jc w:val="right"/>
              <w:rPr>
                <w:ins w:id="3653" w:author="Jujia Li" w:date="2026-02-10T22:34:00Z" w16du:dateUtc="2026-02-11T04:34:00Z"/>
                <w:rFonts w:eastAsia="Times New Roman" w:cs="Times New Roman"/>
                <w:color w:val="000000"/>
                <w:sz w:val="20"/>
                <w:szCs w:val="20"/>
                <w:lang w:eastAsia="zh-CN"/>
              </w:rPr>
            </w:pPr>
            <w:ins w:id="3654" w:author="Jujia Li" w:date="2026-02-10T22:34:00Z" w16du:dateUtc="2026-02-11T04:34:00Z">
              <w:r w:rsidRPr="000C7A78">
                <w:rPr>
                  <w:rFonts w:cs="Times New Roman"/>
                  <w:color w:val="000000"/>
                  <w:sz w:val="20"/>
                  <w:szCs w:val="20"/>
                </w:rPr>
                <w:t>3.60</w:t>
              </w:r>
            </w:ins>
          </w:p>
        </w:tc>
        <w:tc>
          <w:tcPr>
            <w:tcW w:w="291" w:type="pct"/>
            <w:noWrap/>
            <w:vAlign w:val="bottom"/>
            <w:hideMark/>
          </w:tcPr>
          <w:p w14:paraId="716E74FD" w14:textId="77777777" w:rsidR="002E1EB5" w:rsidRPr="000C7A78" w:rsidRDefault="002E1EB5" w:rsidP="001D3C56">
            <w:pPr>
              <w:spacing w:after="0" w:line="240" w:lineRule="auto"/>
              <w:jc w:val="right"/>
              <w:rPr>
                <w:ins w:id="3655" w:author="Jujia Li" w:date="2026-02-10T22:34:00Z" w16du:dateUtc="2026-02-11T04:34:00Z"/>
                <w:rFonts w:eastAsia="Times New Roman" w:cs="Times New Roman"/>
                <w:color w:val="000000"/>
                <w:sz w:val="20"/>
                <w:szCs w:val="20"/>
                <w:lang w:eastAsia="zh-CN"/>
              </w:rPr>
            </w:pPr>
            <w:ins w:id="3656" w:author="Jujia Li" w:date="2026-02-10T22:34:00Z" w16du:dateUtc="2026-02-11T04:34:00Z">
              <w:r w:rsidRPr="000C7A78">
                <w:rPr>
                  <w:rFonts w:cs="Times New Roman"/>
                  <w:color w:val="000000"/>
                  <w:sz w:val="20"/>
                  <w:szCs w:val="20"/>
                </w:rPr>
                <w:t>11.53</w:t>
              </w:r>
            </w:ins>
          </w:p>
        </w:tc>
        <w:tc>
          <w:tcPr>
            <w:tcW w:w="291" w:type="pct"/>
            <w:noWrap/>
            <w:vAlign w:val="bottom"/>
            <w:hideMark/>
          </w:tcPr>
          <w:p w14:paraId="358AF7B6" w14:textId="77777777" w:rsidR="002E1EB5" w:rsidRPr="000C7A78" w:rsidRDefault="002E1EB5" w:rsidP="001D3C56">
            <w:pPr>
              <w:spacing w:after="0" w:line="240" w:lineRule="auto"/>
              <w:jc w:val="right"/>
              <w:rPr>
                <w:ins w:id="3657" w:author="Jujia Li" w:date="2026-02-10T22:34:00Z" w16du:dateUtc="2026-02-11T04:34:00Z"/>
                <w:rFonts w:eastAsia="Times New Roman" w:cs="Times New Roman"/>
                <w:color w:val="000000"/>
                <w:sz w:val="20"/>
                <w:szCs w:val="20"/>
                <w:lang w:eastAsia="zh-CN"/>
              </w:rPr>
            </w:pPr>
            <w:ins w:id="3658" w:author="Jujia Li" w:date="2026-02-10T22:34:00Z" w16du:dateUtc="2026-02-11T04:34:00Z">
              <w:r w:rsidRPr="000C7A78">
                <w:rPr>
                  <w:rFonts w:cs="Times New Roman"/>
                  <w:color w:val="000000"/>
                  <w:sz w:val="20"/>
                  <w:szCs w:val="20"/>
                </w:rPr>
                <w:t>5.80</w:t>
              </w:r>
            </w:ins>
          </w:p>
        </w:tc>
        <w:tc>
          <w:tcPr>
            <w:tcW w:w="234" w:type="pct"/>
            <w:noWrap/>
            <w:vAlign w:val="bottom"/>
            <w:hideMark/>
          </w:tcPr>
          <w:p w14:paraId="2F4DC6E0" w14:textId="77777777" w:rsidR="002E1EB5" w:rsidRPr="000C7A78" w:rsidRDefault="002E1EB5" w:rsidP="001D3C56">
            <w:pPr>
              <w:spacing w:after="0" w:line="240" w:lineRule="auto"/>
              <w:jc w:val="right"/>
              <w:rPr>
                <w:ins w:id="3659" w:author="Jujia Li" w:date="2026-02-10T22:34:00Z" w16du:dateUtc="2026-02-11T04:34:00Z"/>
                <w:rFonts w:eastAsia="Times New Roman" w:cs="Times New Roman"/>
                <w:color w:val="000000"/>
                <w:sz w:val="20"/>
                <w:szCs w:val="20"/>
                <w:lang w:eastAsia="zh-CN"/>
              </w:rPr>
            </w:pPr>
            <w:ins w:id="3660" w:author="Jujia Li" w:date="2026-02-10T22:34:00Z" w16du:dateUtc="2026-02-11T04:34:00Z">
              <w:r w:rsidRPr="000C7A78">
                <w:rPr>
                  <w:rFonts w:cs="Times New Roman"/>
                  <w:color w:val="000000"/>
                  <w:sz w:val="20"/>
                  <w:szCs w:val="20"/>
                </w:rPr>
                <w:t>0</w:t>
              </w:r>
            </w:ins>
          </w:p>
        </w:tc>
        <w:tc>
          <w:tcPr>
            <w:tcW w:w="234" w:type="pct"/>
            <w:noWrap/>
            <w:vAlign w:val="bottom"/>
            <w:hideMark/>
          </w:tcPr>
          <w:p w14:paraId="55D35D56" w14:textId="77777777" w:rsidR="002E1EB5" w:rsidRPr="000C7A78" w:rsidRDefault="002E1EB5" w:rsidP="001D3C56">
            <w:pPr>
              <w:spacing w:after="0" w:line="240" w:lineRule="auto"/>
              <w:jc w:val="right"/>
              <w:rPr>
                <w:ins w:id="3661" w:author="Jujia Li" w:date="2026-02-10T22:34:00Z" w16du:dateUtc="2026-02-11T04:34:00Z"/>
                <w:rFonts w:eastAsia="Times New Roman" w:cs="Times New Roman"/>
                <w:color w:val="000000"/>
                <w:sz w:val="20"/>
                <w:szCs w:val="20"/>
                <w:lang w:eastAsia="zh-CN"/>
              </w:rPr>
            </w:pPr>
            <w:ins w:id="3662" w:author="Jujia Li" w:date="2026-02-10T22:34:00Z" w16du:dateUtc="2026-02-11T04:34:00Z">
              <w:r w:rsidRPr="000C7A78">
                <w:rPr>
                  <w:rFonts w:cs="Times New Roman"/>
                  <w:color w:val="000000"/>
                  <w:sz w:val="20"/>
                  <w:szCs w:val="20"/>
                </w:rPr>
                <w:t>-</w:t>
              </w:r>
            </w:ins>
          </w:p>
        </w:tc>
        <w:tc>
          <w:tcPr>
            <w:tcW w:w="234" w:type="pct"/>
            <w:noWrap/>
            <w:vAlign w:val="bottom"/>
            <w:hideMark/>
          </w:tcPr>
          <w:p w14:paraId="28B07D8B" w14:textId="77777777" w:rsidR="002E1EB5" w:rsidRPr="000C7A78" w:rsidRDefault="002E1EB5" w:rsidP="001D3C56">
            <w:pPr>
              <w:spacing w:after="0" w:line="240" w:lineRule="auto"/>
              <w:jc w:val="right"/>
              <w:rPr>
                <w:ins w:id="3663" w:author="Jujia Li" w:date="2026-02-10T22:34:00Z" w16du:dateUtc="2026-02-11T04:34:00Z"/>
                <w:rFonts w:eastAsia="Times New Roman" w:cs="Times New Roman"/>
                <w:color w:val="000000"/>
                <w:sz w:val="20"/>
                <w:szCs w:val="20"/>
                <w:lang w:eastAsia="zh-CN"/>
              </w:rPr>
            </w:pPr>
            <w:ins w:id="3664" w:author="Jujia Li" w:date="2026-02-10T22:34:00Z" w16du:dateUtc="2026-02-11T04:34:00Z">
              <w:r w:rsidRPr="000C7A78">
                <w:rPr>
                  <w:rFonts w:cs="Times New Roman"/>
                  <w:color w:val="000000"/>
                  <w:sz w:val="20"/>
                  <w:szCs w:val="20"/>
                </w:rPr>
                <w:t>0</w:t>
              </w:r>
            </w:ins>
          </w:p>
        </w:tc>
        <w:tc>
          <w:tcPr>
            <w:tcW w:w="234" w:type="pct"/>
            <w:noWrap/>
            <w:vAlign w:val="bottom"/>
            <w:hideMark/>
          </w:tcPr>
          <w:p w14:paraId="15CCF40C" w14:textId="77777777" w:rsidR="002E1EB5" w:rsidRPr="000C7A78" w:rsidRDefault="002E1EB5" w:rsidP="001D3C56">
            <w:pPr>
              <w:spacing w:after="0" w:line="240" w:lineRule="auto"/>
              <w:jc w:val="right"/>
              <w:rPr>
                <w:ins w:id="3665" w:author="Jujia Li" w:date="2026-02-10T22:34:00Z" w16du:dateUtc="2026-02-11T04:34:00Z"/>
                <w:rFonts w:eastAsia="Times New Roman" w:cs="Times New Roman"/>
                <w:color w:val="000000"/>
                <w:sz w:val="20"/>
                <w:szCs w:val="20"/>
                <w:lang w:eastAsia="zh-CN"/>
              </w:rPr>
            </w:pPr>
            <w:ins w:id="3666" w:author="Jujia Li" w:date="2026-02-10T22:34:00Z" w16du:dateUtc="2026-02-11T04:34:00Z">
              <w:r w:rsidRPr="000C7A78">
                <w:rPr>
                  <w:rFonts w:cs="Times New Roman"/>
                  <w:color w:val="000000"/>
                  <w:sz w:val="20"/>
                  <w:szCs w:val="20"/>
                </w:rPr>
                <w:t>0</w:t>
              </w:r>
            </w:ins>
          </w:p>
        </w:tc>
        <w:tc>
          <w:tcPr>
            <w:tcW w:w="231" w:type="pct"/>
            <w:vAlign w:val="bottom"/>
          </w:tcPr>
          <w:p w14:paraId="72BB2CD3" w14:textId="77777777" w:rsidR="002E1EB5" w:rsidRPr="000C7A78" w:rsidRDefault="002E1EB5" w:rsidP="001D3C56">
            <w:pPr>
              <w:spacing w:after="0" w:line="240" w:lineRule="auto"/>
              <w:jc w:val="right"/>
              <w:rPr>
                <w:ins w:id="3667" w:author="Jujia Li" w:date="2026-02-10T22:34:00Z" w16du:dateUtc="2026-02-11T04:34:00Z"/>
                <w:rFonts w:cs="Times New Roman"/>
                <w:color w:val="000000"/>
                <w:sz w:val="20"/>
                <w:szCs w:val="20"/>
              </w:rPr>
            </w:pPr>
            <w:ins w:id="3668" w:author="Jujia Li" w:date="2026-02-10T22:34:00Z" w16du:dateUtc="2026-02-11T04:34:00Z">
              <w:r w:rsidRPr="000C7A78">
                <w:rPr>
                  <w:rFonts w:cs="Times New Roman"/>
                  <w:color w:val="000000"/>
                  <w:sz w:val="20"/>
                  <w:szCs w:val="20"/>
                  <w:rPrChange w:id="3669" w:author="Jujia Li" w:date="2026-02-10T22:50:00Z" w16du:dateUtc="2026-02-11T04:50:00Z">
                    <w:rPr>
                      <w:rFonts w:ascii="Aptos Narrow" w:hAnsi="Aptos Narrow"/>
                      <w:color w:val="000000"/>
                    </w:rPr>
                  </w:rPrChange>
                </w:rPr>
                <w:t>47.2</w:t>
              </w:r>
            </w:ins>
          </w:p>
        </w:tc>
        <w:tc>
          <w:tcPr>
            <w:tcW w:w="418" w:type="pct"/>
            <w:vAlign w:val="bottom"/>
          </w:tcPr>
          <w:p w14:paraId="11B38AE6" w14:textId="77777777" w:rsidR="002E1EB5" w:rsidRPr="000C7A78" w:rsidRDefault="002E1EB5" w:rsidP="001D3C56">
            <w:pPr>
              <w:spacing w:after="0" w:line="240" w:lineRule="auto"/>
              <w:jc w:val="right"/>
              <w:rPr>
                <w:ins w:id="3670" w:author="Jujia Li" w:date="2026-02-10T22:34:00Z" w16du:dateUtc="2026-02-11T04:34:00Z"/>
                <w:rFonts w:cs="Times New Roman"/>
                <w:sz w:val="20"/>
                <w:szCs w:val="20"/>
                <w:rPrChange w:id="3671" w:author="Jujia Li" w:date="2026-02-10T22:50:00Z" w16du:dateUtc="2026-02-11T04:50:00Z">
                  <w:rPr>
                    <w:ins w:id="3672" w:author="Jujia Li" w:date="2026-02-10T22:34:00Z" w16du:dateUtc="2026-02-11T04:34:00Z"/>
                    <w:rFonts w:cs="Times New Roman"/>
                  </w:rPr>
                </w:rPrChange>
              </w:rPr>
            </w:pPr>
            <w:ins w:id="3673" w:author="Jujia Li" w:date="2026-02-10T22:34:00Z" w16du:dateUtc="2026-02-11T04:34:00Z">
              <w:r w:rsidRPr="000C7A78">
                <w:rPr>
                  <w:rFonts w:cs="Times New Roman"/>
                  <w:color w:val="000000"/>
                  <w:sz w:val="20"/>
                  <w:szCs w:val="20"/>
                  <w:rPrChange w:id="3674" w:author="Jujia Li" w:date="2026-02-10T22:50:00Z" w16du:dateUtc="2026-02-11T04:50:00Z">
                    <w:rPr>
                      <w:rFonts w:ascii="Aptos Narrow" w:hAnsi="Aptos Narrow"/>
                      <w:color w:val="000000"/>
                    </w:rPr>
                  </w:rPrChange>
                </w:rPr>
                <w:t>6.8</w:t>
              </w:r>
            </w:ins>
          </w:p>
        </w:tc>
        <w:tc>
          <w:tcPr>
            <w:tcW w:w="495" w:type="pct"/>
            <w:vAlign w:val="bottom"/>
          </w:tcPr>
          <w:p w14:paraId="2FE450EE" w14:textId="77777777" w:rsidR="002E1EB5" w:rsidRPr="000C7A78" w:rsidRDefault="002E1EB5" w:rsidP="001D3C56">
            <w:pPr>
              <w:spacing w:after="0" w:line="240" w:lineRule="auto"/>
              <w:jc w:val="right"/>
              <w:rPr>
                <w:ins w:id="3675" w:author="Jujia Li" w:date="2026-02-10T22:34:00Z" w16du:dateUtc="2026-02-11T04:34:00Z"/>
                <w:rFonts w:cs="Times New Roman"/>
                <w:sz w:val="20"/>
                <w:szCs w:val="20"/>
                <w:rPrChange w:id="3676" w:author="Jujia Li" w:date="2026-02-10T22:50:00Z" w16du:dateUtc="2026-02-11T04:50:00Z">
                  <w:rPr>
                    <w:ins w:id="3677" w:author="Jujia Li" w:date="2026-02-10T22:34:00Z" w16du:dateUtc="2026-02-11T04:34:00Z"/>
                    <w:rFonts w:cs="Times New Roman"/>
                  </w:rPr>
                </w:rPrChange>
              </w:rPr>
            </w:pPr>
            <w:ins w:id="3678" w:author="Jujia Li" w:date="2026-02-10T22:34:00Z" w16du:dateUtc="2026-02-11T04:34:00Z">
              <w:r w:rsidRPr="000C7A78">
                <w:rPr>
                  <w:rFonts w:cs="Times New Roman"/>
                  <w:color w:val="000000"/>
                  <w:sz w:val="20"/>
                  <w:szCs w:val="20"/>
                  <w:rPrChange w:id="3679" w:author="Jujia Li" w:date="2026-02-10T22:50:00Z" w16du:dateUtc="2026-02-11T04:50:00Z">
                    <w:rPr>
                      <w:rFonts w:ascii="Aptos Narrow" w:hAnsi="Aptos Narrow"/>
                      <w:color w:val="000000"/>
                    </w:rPr>
                  </w:rPrChange>
                </w:rPr>
                <w:t>8.8</w:t>
              </w:r>
            </w:ins>
          </w:p>
        </w:tc>
        <w:tc>
          <w:tcPr>
            <w:tcW w:w="328" w:type="pct"/>
            <w:vAlign w:val="bottom"/>
          </w:tcPr>
          <w:p w14:paraId="650176DA" w14:textId="77777777" w:rsidR="002E1EB5" w:rsidRPr="000C7A78" w:rsidRDefault="002E1EB5" w:rsidP="001D3C56">
            <w:pPr>
              <w:spacing w:after="0" w:line="240" w:lineRule="auto"/>
              <w:jc w:val="right"/>
              <w:rPr>
                <w:ins w:id="3680" w:author="Jujia Li" w:date="2026-02-10T22:34:00Z" w16du:dateUtc="2026-02-11T04:34:00Z"/>
                <w:rFonts w:cs="Times New Roman"/>
                <w:sz w:val="20"/>
                <w:szCs w:val="20"/>
                <w:rPrChange w:id="3681" w:author="Jujia Li" w:date="2026-02-10T22:50:00Z" w16du:dateUtc="2026-02-11T04:50:00Z">
                  <w:rPr>
                    <w:ins w:id="3682" w:author="Jujia Li" w:date="2026-02-10T22:34:00Z" w16du:dateUtc="2026-02-11T04:34:00Z"/>
                    <w:rFonts w:cs="Times New Roman"/>
                  </w:rPr>
                </w:rPrChange>
              </w:rPr>
            </w:pPr>
            <w:ins w:id="3683" w:author="Jujia Li" w:date="2026-02-10T22:34:00Z" w16du:dateUtc="2026-02-11T04:34:00Z">
              <w:r w:rsidRPr="000C7A78">
                <w:rPr>
                  <w:rFonts w:cs="Times New Roman"/>
                  <w:color w:val="000000"/>
                  <w:sz w:val="20"/>
                  <w:szCs w:val="20"/>
                  <w:rPrChange w:id="3684" w:author="Jujia Li" w:date="2026-02-10T22:50:00Z" w16du:dateUtc="2026-02-11T04:50:00Z">
                    <w:rPr>
                      <w:rFonts w:ascii="Aptos Narrow" w:hAnsi="Aptos Narrow"/>
                      <w:color w:val="000000"/>
                    </w:rPr>
                  </w:rPrChange>
                </w:rPr>
                <w:t>20.6</w:t>
              </w:r>
            </w:ins>
          </w:p>
        </w:tc>
        <w:tc>
          <w:tcPr>
            <w:tcW w:w="459" w:type="pct"/>
            <w:vAlign w:val="bottom"/>
          </w:tcPr>
          <w:p w14:paraId="04397279" w14:textId="77777777" w:rsidR="002E1EB5" w:rsidRPr="000C7A78" w:rsidRDefault="002E1EB5" w:rsidP="001D3C56">
            <w:pPr>
              <w:spacing w:after="0" w:line="240" w:lineRule="auto"/>
              <w:jc w:val="right"/>
              <w:rPr>
                <w:ins w:id="3685" w:author="Jujia Li" w:date="2026-02-10T22:34:00Z" w16du:dateUtc="2026-02-11T04:34:00Z"/>
                <w:rFonts w:cs="Times New Roman"/>
                <w:sz w:val="20"/>
                <w:szCs w:val="20"/>
                <w:rPrChange w:id="3686" w:author="Jujia Li" w:date="2026-02-10T22:50:00Z" w16du:dateUtc="2026-02-11T04:50:00Z">
                  <w:rPr>
                    <w:ins w:id="3687" w:author="Jujia Li" w:date="2026-02-10T22:34:00Z" w16du:dateUtc="2026-02-11T04:34:00Z"/>
                    <w:rFonts w:cs="Times New Roman"/>
                  </w:rPr>
                </w:rPrChange>
              </w:rPr>
            </w:pPr>
            <w:ins w:id="3688" w:author="Jujia Li" w:date="2026-02-10T22:34:00Z" w16du:dateUtc="2026-02-11T04:34:00Z">
              <w:r w:rsidRPr="000C7A78">
                <w:rPr>
                  <w:rFonts w:cs="Times New Roman"/>
                  <w:color w:val="000000"/>
                  <w:sz w:val="20"/>
                  <w:szCs w:val="20"/>
                  <w:rPrChange w:id="3689" w:author="Jujia Li" w:date="2026-02-10T22:50:00Z" w16du:dateUtc="2026-02-11T04:50:00Z">
                    <w:rPr>
                      <w:rFonts w:ascii="Aptos Narrow" w:hAnsi="Aptos Narrow"/>
                      <w:color w:val="000000"/>
                    </w:rPr>
                  </w:rPrChange>
                </w:rPr>
                <w:t>25.5</w:t>
              </w:r>
            </w:ins>
          </w:p>
        </w:tc>
      </w:tr>
      <w:tr w:rsidR="00246190" w:rsidRPr="00246190" w14:paraId="5193F95A" w14:textId="77777777" w:rsidTr="000C7A78">
        <w:trPr>
          <w:trHeight w:val="144"/>
          <w:ins w:id="3690" w:author="Jujia Li" w:date="2026-02-10T22:34:00Z"/>
        </w:trPr>
        <w:tc>
          <w:tcPr>
            <w:tcW w:w="423" w:type="pct"/>
            <w:noWrap/>
            <w:vAlign w:val="center"/>
            <w:hideMark/>
          </w:tcPr>
          <w:p w14:paraId="5261296B" w14:textId="77777777" w:rsidR="002E1EB5" w:rsidRPr="000C7A78" w:rsidRDefault="002E1EB5" w:rsidP="001D3C56">
            <w:pPr>
              <w:spacing w:after="0" w:line="240" w:lineRule="auto"/>
              <w:rPr>
                <w:ins w:id="3691" w:author="Jujia Li" w:date="2026-02-10T22:34:00Z" w16du:dateUtc="2026-02-11T04:34:00Z"/>
                <w:rFonts w:eastAsia="Times New Roman" w:cs="Times New Roman"/>
                <w:color w:val="000000"/>
                <w:sz w:val="20"/>
                <w:szCs w:val="20"/>
                <w:lang w:eastAsia="zh-CN"/>
              </w:rPr>
            </w:pPr>
            <w:ins w:id="3692" w:author="Jujia Li" w:date="2026-02-10T22:34:00Z" w16du:dateUtc="2026-02-11T04:34:00Z">
              <w:r w:rsidRPr="000C7A78">
                <w:rPr>
                  <w:rFonts w:cs="Times New Roman"/>
                  <w:sz w:val="20"/>
                  <w:szCs w:val="20"/>
                </w:rPr>
                <w:t>Lauderdale</w:t>
              </w:r>
            </w:ins>
          </w:p>
        </w:tc>
        <w:tc>
          <w:tcPr>
            <w:tcW w:w="333" w:type="pct"/>
            <w:vAlign w:val="center"/>
          </w:tcPr>
          <w:p w14:paraId="747EBC8B" w14:textId="5816B154" w:rsidR="002E1EB5" w:rsidRPr="000C7A78" w:rsidRDefault="002E1EB5" w:rsidP="001D3C56">
            <w:pPr>
              <w:spacing w:after="0" w:line="240" w:lineRule="auto"/>
              <w:jc w:val="right"/>
              <w:rPr>
                <w:ins w:id="3693" w:author="Jujia Li" w:date="2026-02-10T22:34:00Z" w16du:dateUtc="2026-02-11T04:34:00Z"/>
                <w:rFonts w:cs="Times New Roman"/>
                <w:color w:val="000000"/>
                <w:sz w:val="20"/>
                <w:szCs w:val="20"/>
              </w:rPr>
            </w:pPr>
            <w:ins w:id="3694" w:author="Jujia Li" w:date="2026-02-10T22:34:00Z" w16du:dateUtc="2026-02-11T04:34:00Z">
              <w:r w:rsidRPr="000C7A78">
                <w:rPr>
                  <w:rFonts w:cs="Times New Roman"/>
                  <w:sz w:val="20"/>
                  <w:szCs w:val="20"/>
                  <w:rPrChange w:id="3695" w:author="Jujia Li" w:date="2026-02-10T22:50:00Z" w16du:dateUtc="2026-02-11T04:50:00Z">
                    <w:rPr>
                      <w:rFonts w:cs="Times New Roman"/>
                    </w:rPr>
                  </w:rPrChange>
                </w:rPr>
                <w:t>92</w:t>
              </w:r>
            </w:ins>
            <w:ins w:id="3696" w:author="Jujia Li" w:date="2026-02-10T22:51:00Z" w16du:dateUtc="2026-02-11T04:51:00Z">
              <w:r w:rsidR="000C7A78">
                <w:rPr>
                  <w:rFonts w:eastAsia="SimSun" w:cs="Times New Roman" w:hint="eastAsia"/>
                  <w:sz w:val="20"/>
                  <w:szCs w:val="20"/>
                  <w:lang w:eastAsia="zh-CN"/>
                </w:rPr>
                <w:t>,</w:t>
              </w:r>
            </w:ins>
            <w:ins w:id="3697" w:author="Jujia Li" w:date="2026-02-10T22:34:00Z" w16du:dateUtc="2026-02-11T04:34:00Z">
              <w:r w:rsidRPr="000C7A78">
                <w:rPr>
                  <w:rFonts w:cs="Times New Roman"/>
                  <w:sz w:val="20"/>
                  <w:szCs w:val="20"/>
                  <w:rPrChange w:id="3698" w:author="Jujia Li" w:date="2026-02-10T22:50:00Z" w16du:dateUtc="2026-02-11T04:50:00Z">
                    <w:rPr>
                      <w:rFonts w:cs="Times New Roman"/>
                    </w:rPr>
                  </w:rPrChange>
                </w:rPr>
                <w:t>493</w:t>
              </w:r>
            </w:ins>
          </w:p>
        </w:tc>
        <w:tc>
          <w:tcPr>
            <w:tcW w:w="188" w:type="pct"/>
            <w:vAlign w:val="center"/>
          </w:tcPr>
          <w:p w14:paraId="3D14160F" w14:textId="77777777" w:rsidR="002E1EB5" w:rsidRPr="000C7A78" w:rsidRDefault="002E1EB5" w:rsidP="001D3C56">
            <w:pPr>
              <w:spacing w:after="0" w:line="240" w:lineRule="auto"/>
              <w:jc w:val="right"/>
              <w:rPr>
                <w:ins w:id="3699" w:author="Jujia Li" w:date="2026-02-10T22:34:00Z" w16du:dateUtc="2026-02-11T04:34:00Z"/>
                <w:rFonts w:cs="Times New Roman"/>
                <w:color w:val="000000"/>
                <w:sz w:val="20"/>
                <w:szCs w:val="20"/>
              </w:rPr>
            </w:pPr>
            <w:ins w:id="3700" w:author="Jujia Li" w:date="2026-02-10T22:34:00Z" w16du:dateUtc="2026-02-11T04:34:00Z">
              <w:r w:rsidRPr="000C7A78">
                <w:rPr>
                  <w:rFonts w:cs="Times New Roman"/>
                  <w:color w:val="000000"/>
                  <w:sz w:val="20"/>
                  <w:szCs w:val="20"/>
                </w:rPr>
                <w:t>4</w:t>
              </w:r>
            </w:ins>
          </w:p>
        </w:tc>
        <w:tc>
          <w:tcPr>
            <w:tcW w:w="353" w:type="pct"/>
            <w:noWrap/>
            <w:vAlign w:val="bottom"/>
            <w:hideMark/>
          </w:tcPr>
          <w:p w14:paraId="469F1723" w14:textId="77777777" w:rsidR="002E1EB5" w:rsidRPr="000C7A78" w:rsidRDefault="002E1EB5" w:rsidP="001D3C56">
            <w:pPr>
              <w:spacing w:after="0" w:line="240" w:lineRule="auto"/>
              <w:jc w:val="right"/>
              <w:rPr>
                <w:ins w:id="3701" w:author="Jujia Li" w:date="2026-02-10T22:34:00Z" w16du:dateUtc="2026-02-11T04:34:00Z"/>
                <w:rFonts w:eastAsia="Times New Roman" w:cs="Times New Roman"/>
                <w:color w:val="000000"/>
                <w:sz w:val="20"/>
                <w:szCs w:val="20"/>
                <w:lang w:eastAsia="zh-CN"/>
              </w:rPr>
            </w:pPr>
            <w:ins w:id="3702" w:author="Jujia Li" w:date="2026-02-10T22:34:00Z" w16du:dateUtc="2026-02-11T04:34:00Z">
              <w:r w:rsidRPr="000C7A78">
                <w:rPr>
                  <w:rFonts w:cs="Times New Roman"/>
                  <w:color w:val="000000"/>
                  <w:sz w:val="20"/>
                  <w:szCs w:val="20"/>
                </w:rPr>
                <w:t>3.03</w:t>
              </w:r>
            </w:ins>
          </w:p>
        </w:tc>
        <w:tc>
          <w:tcPr>
            <w:tcW w:w="253" w:type="pct"/>
            <w:noWrap/>
            <w:vAlign w:val="bottom"/>
            <w:hideMark/>
          </w:tcPr>
          <w:p w14:paraId="604783D0" w14:textId="77777777" w:rsidR="002E1EB5" w:rsidRPr="000C7A78" w:rsidRDefault="002E1EB5" w:rsidP="001D3C56">
            <w:pPr>
              <w:spacing w:after="0" w:line="240" w:lineRule="auto"/>
              <w:jc w:val="right"/>
              <w:rPr>
                <w:ins w:id="3703" w:author="Jujia Li" w:date="2026-02-10T22:34:00Z" w16du:dateUtc="2026-02-11T04:34:00Z"/>
                <w:rFonts w:eastAsia="Times New Roman" w:cs="Times New Roman"/>
                <w:color w:val="000000"/>
                <w:sz w:val="20"/>
                <w:szCs w:val="20"/>
                <w:lang w:eastAsia="zh-CN"/>
              </w:rPr>
            </w:pPr>
            <w:ins w:id="3704" w:author="Jujia Li" w:date="2026-02-10T22:34:00Z" w16du:dateUtc="2026-02-11T04:34:00Z">
              <w:r w:rsidRPr="000C7A78">
                <w:rPr>
                  <w:rFonts w:cs="Times New Roman"/>
                  <w:color w:val="000000"/>
                  <w:sz w:val="20"/>
                  <w:szCs w:val="20"/>
                </w:rPr>
                <w:t>3.78</w:t>
              </w:r>
            </w:ins>
          </w:p>
        </w:tc>
        <w:tc>
          <w:tcPr>
            <w:tcW w:w="291" w:type="pct"/>
            <w:noWrap/>
            <w:vAlign w:val="bottom"/>
            <w:hideMark/>
          </w:tcPr>
          <w:p w14:paraId="3298A432" w14:textId="77777777" w:rsidR="002E1EB5" w:rsidRPr="000C7A78" w:rsidRDefault="002E1EB5" w:rsidP="001D3C56">
            <w:pPr>
              <w:spacing w:after="0" w:line="240" w:lineRule="auto"/>
              <w:jc w:val="right"/>
              <w:rPr>
                <w:ins w:id="3705" w:author="Jujia Li" w:date="2026-02-10T22:34:00Z" w16du:dateUtc="2026-02-11T04:34:00Z"/>
                <w:rFonts w:eastAsia="Times New Roman" w:cs="Times New Roman"/>
                <w:color w:val="000000"/>
                <w:sz w:val="20"/>
                <w:szCs w:val="20"/>
                <w:lang w:eastAsia="zh-CN"/>
              </w:rPr>
            </w:pPr>
            <w:ins w:id="3706" w:author="Jujia Li" w:date="2026-02-10T22:34:00Z" w16du:dateUtc="2026-02-11T04:34:00Z">
              <w:r w:rsidRPr="000C7A78">
                <w:rPr>
                  <w:rFonts w:cs="Times New Roman"/>
                  <w:color w:val="000000"/>
                  <w:sz w:val="20"/>
                  <w:szCs w:val="20"/>
                </w:rPr>
                <w:t>4.64</w:t>
              </w:r>
            </w:ins>
          </w:p>
        </w:tc>
        <w:tc>
          <w:tcPr>
            <w:tcW w:w="291" w:type="pct"/>
            <w:noWrap/>
            <w:vAlign w:val="bottom"/>
            <w:hideMark/>
          </w:tcPr>
          <w:p w14:paraId="24DFDFA4" w14:textId="77777777" w:rsidR="002E1EB5" w:rsidRPr="000C7A78" w:rsidRDefault="002E1EB5" w:rsidP="001D3C56">
            <w:pPr>
              <w:spacing w:after="0" w:line="240" w:lineRule="auto"/>
              <w:jc w:val="right"/>
              <w:rPr>
                <w:ins w:id="3707" w:author="Jujia Li" w:date="2026-02-10T22:34:00Z" w16du:dateUtc="2026-02-11T04:34:00Z"/>
                <w:rFonts w:eastAsia="Times New Roman" w:cs="Times New Roman"/>
                <w:color w:val="000000"/>
                <w:sz w:val="20"/>
                <w:szCs w:val="20"/>
                <w:lang w:eastAsia="zh-CN"/>
              </w:rPr>
            </w:pPr>
            <w:ins w:id="3708" w:author="Jujia Li" w:date="2026-02-10T22:34:00Z" w16du:dateUtc="2026-02-11T04:34:00Z">
              <w:r w:rsidRPr="000C7A78">
                <w:rPr>
                  <w:rFonts w:cs="Times New Roman"/>
                  <w:color w:val="000000"/>
                  <w:sz w:val="20"/>
                  <w:szCs w:val="20"/>
                </w:rPr>
                <w:t>17.25</w:t>
              </w:r>
            </w:ins>
          </w:p>
        </w:tc>
        <w:tc>
          <w:tcPr>
            <w:tcW w:w="234" w:type="pct"/>
            <w:noWrap/>
            <w:vAlign w:val="bottom"/>
            <w:hideMark/>
          </w:tcPr>
          <w:p w14:paraId="3B936960" w14:textId="77777777" w:rsidR="002E1EB5" w:rsidRPr="000C7A78" w:rsidRDefault="002E1EB5" w:rsidP="001D3C56">
            <w:pPr>
              <w:spacing w:after="0" w:line="240" w:lineRule="auto"/>
              <w:jc w:val="right"/>
              <w:rPr>
                <w:ins w:id="3709" w:author="Jujia Li" w:date="2026-02-10T22:34:00Z" w16du:dateUtc="2026-02-11T04:34:00Z"/>
                <w:rFonts w:eastAsia="Times New Roman" w:cs="Times New Roman"/>
                <w:color w:val="000000"/>
                <w:sz w:val="20"/>
                <w:szCs w:val="20"/>
                <w:lang w:eastAsia="zh-CN"/>
              </w:rPr>
            </w:pPr>
            <w:ins w:id="3710" w:author="Jujia Li" w:date="2026-02-10T22:34:00Z" w16du:dateUtc="2026-02-11T04:34:00Z">
              <w:r w:rsidRPr="000C7A78">
                <w:rPr>
                  <w:rFonts w:cs="Times New Roman"/>
                  <w:color w:val="000000"/>
                  <w:sz w:val="20"/>
                  <w:szCs w:val="20"/>
                </w:rPr>
                <w:t>-</w:t>
              </w:r>
            </w:ins>
          </w:p>
        </w:tc>
        <w:tc>
          <w:tcPr>
            <w:tcW w:w="234" w:type="pct"/>
            <w:noWrap/>
            <w:vAlign w:val="bottom"/>
            <w:hideMark/>
          </w:tcPr>
          <w:p w14:paraId="213E56B4" w14:textId="77777777" w:rsidR="002E1EB5" w:rsidRPr="000C7A78" w:rsidRDefault="002E1EB5" w:rsidP="001D3C56">
            <w:pPr>
              <w:spacing w:after="0" w:line="240" w:lineRule="auto"/>
              <w:jc w:val="right"/>
              <w:rPr>
                <w:ins w:id="3711" w:author="Jujia Li" w:date="2026-02-10T22:34:00Z" w16du:dateUtc="2026-02-11T04:34:00Z"/>
                <w:rFonts w:eastAsia="Times New Roman" w:cs="Times New Roman"/>
                <w:color w:val="000000"/>
                <w:sz w:val="20"/>
                <w:szCs w:val="20"/>
                <w:lang w:eastAsia="zh-CN"/>
              </w:rPr>
            </w:pPr>
            <w:ins w:id="3712" w:author="Jujia Li" w:date="2026-02-10T22:34:00Z" w16du:dateUtc="2026-02-11T04:34:00Z">
              <w:r w:rsidRPr="000C7A78">
                <w:rPr>
                  <w:rFonts w:cs="Times New Roman"/>
                  <w:color w:val="000000"/>
                  <w:sz w:val="20"/>
                  <w:szCs w:val="20"/>
                </w:rPr>
                <w:t>-</w:t>
              </w:r>
            </w:ins>
          </w:p>
        </w:tc>
        <w:tc>
          <w:tcPr>
            <w:tcW w:w="234" w:type="pct"/>
            <w:noWrap/>
            <w:vAlign w:val="bottom"/>
            <w:hideMark/>
          </w:tcPr>
          <w:p w14:paraId="6F90EE29" w14:textId="77777777" w:rsidR="002E1EB5" w:rsidRPr="000C7A78" w:rsidRDefault="002E1EB5" w:rsidP="001D3C56">
            <w:pPr>
              <w:spacing w:after="0" w:line="240" w:lineRule="auto"/>
              <w:jc w:val="right"/>
              <w:rPr>
                <w:ins w:id="3713" w:author="Jujia Li" w:date="2026-02-10T22:34:00Z" w16du:dateUtc="2026-02-11T04:34:00Z"/>
                <w:rFonts w:eastAsia="Times New Roman" w:cs="Times New Roman"/>
                <w:color w:val="000000"/>
                <w:sz w:val="20"/>
                <w:szCs w:val="20"/>
                <w:lang w:eastAsia="zh-CN"/>
              </w:rPr>
            </w:pPr>
            <w:ins w:id="3714" w:author="Jujia Li" w:date="2026-02-10T22:34:00Z" w16du:dateUtc="2026-02-11T04:34:00Z">
              <w:r w:rsidRPr="000C7A78">
                <w:rPr>
                  <w:rFonts w:cs="Times New Roman"/>
                  <w:color w:val="000000"/>
                  <w:sz w:val="20"/>
                  <w:szCs w:val="20"/>
                </w:rPr>
                <w:t>-</w:t>
              </w:r>
            </w:ins>
          </w:p>
        </w:tc>
        <w:tc>
          <w:tcPr>
            <w:tcW w:w="234" w:type="pct"/>
            <w:noWrap/>
            <w:vAlign w:val="bottom"/>
            <w:hideMark/>
          </w:tcPr>
          <w:p w14:paraId="260D92A2" w14:textId="77777777" w:rsidR="002E1EB5" w:rsidRPr="000C7A78" w:rsidRDefault="002E1EB5" w:rsidP="001D3C56">
            <w:pPr>
              <w:spacing w:after="0" w:line="240" w:lineRule="auto"/>
              <w:jc w:val="right"/>
              <w:rPr>
                <w:ins w:id="3715" w:author="Jujia Li" w:date="2026-02-10T22:34:00Z" w16du:dateUtc="2026-02-11T04:34:00Z"/>
                <w:rFonts w:eastAsia="Times New Roman" w:cs="Times New Roman"/>
                <w:color w:val="000000"/>
                <w:sz w:val="20"/>
                <w:szCs w:val="20"/>
                <w:lang w:eastAsia="zh-CN"/>
              </w:rPr>
            </w:pPr>
            <w:ins w:id="3716" w:author="Jujia Li" w:date="2026-02-10T22:34:00Z" w16du:dateUtc="2026-02-11T04:34:00Z">
              <w:r w:rsidRPr="000C7A78">
                <w:rPr>
                  <w:rFonts w:cs="Times New Roman"/>
                  <w:color w:val="000000"/>
                  <w:sz w:val="20"/>
                  <w:szCs w:val="20"/>
                </w:rPr>
                <w:t>-</w:t>
              </w:r>
            </w:ins>
          </w:p>
        </w:tc>
        <w:tc>
          <w:tcPr>
            <w:tcW w:w="231" w:type="pct"/>
            <w:vAlign w:val="bottom"/>
          </w:tcPr>
          <w:p w14:paraId="71BF0E84" w14:textId="1B2DBF6A" w:rsidR="002E1EB5" w:rsidRPr="000C7A78" w:rsidRDefault="002E1EB5" w:rsidP="001D3C56">
            <w:pPr>
              <w:spacing w:after="0" w:line="240" w:lineRule="auto"/>
              <w:jc w:val="right"/>
              <w:rPr>
                <w:ins w:id="3717" w:author="Jujia Li" w:date="2026-02-10T22:34:00Z" w16du:dateUtc="2026-02-11T04:34:00Z"/>
                <w:rFonts w:cs="Times New Roman"/>
                <w:color w:val="000000"/>
                <w:sz w:val="20"/>
                <w:szCs w:val="20"/>
              </w:rPr>
            </w:pPr>
            <w:ins w:id="3718" w:author="Jujia Li" w:date="2026-02-10T22:34:00Z" w16du:dateUtc="2026-02-11T04:34:00Z">
              <w:r w:rsidRPr="000C7A78">
                <w:rPr>
                  <w:rFonts w:cs="Times New Roman"/>
                  <w:color w:val="000000"/>
                  <w:sz w:val="20"/>
                  <w:szCs w:val="20"/>
                  <w:rPrChange w:id="3719" w:author="Jujia Li" w:date="2026-02-10T22:50:00Z" w16du:dateUtc="2026-02-11T04:50:00Z">
                    <w:rPr>
                      <w:rFonts w:ascii="Aptos Narrow" w:hAnsi="Aptos Narrow"/>
                      <w:color w:val="000000"/>
                    </w:rPr>
                  </w:rPrChange>
                </w:rPr>
                <w:t>46</w:t>
              </w:r>
            </w:ins>
            <w:ins w:id="3720" w:author="Jujia Li" w:date="2026-02-10T23:20:00Z" w16du:dateUtc="2026-02-11T05:20:00Z">
              <w:r w:rsidR="005D584A">
                <w:rPr>
                  <w:rFonts w:cs="Times New Roman"/>
                  <w:color w:val="000000"/>
                  <w:sz w:val="20"/>
                  <w:szCs w:val="20"/>
                </w:rPr>
                <w:t>.0</w:t>
              </w:r>
            </w:ins>
          </w:p>
        </w:tc>
        <w:tc>
          <w:tcPr>
            <w:tcW w:w="418" w:type="pct"/>
            <w:vAlign w:val="bottom"/>
          </w:tcPr>
          <w:p w14:paraId="499CCA99" w14:textId="77777777" w:rsidR="002E1EB5" w:rsidRPr="000C7A78" w:rsidRDefault="002E1EB5" w:rsidP="001D3C56">
            <w:pPr>
              <w:spacing w:after="0" w:line="240" w:lineRule="auto"/>
              <w:jc w:val="right"/>
              <w:rPr>
                <w:ins w:id="3721" w:author="Jujia Li" w:date="2026-02-10T22:34:00Z" w16du:dateUtc="2026-02-11T04:34:00Z"/>
                <w:rFonts w:cs="Times New Roman"/>
                <w:sz w:val="20"/>
                <w:szCs w:val="20"/>
                <w:rPrChange w:id="3722" w:author="Jujia Li" w:date="2026-02-10T22:50:00Z" w16du:dateUtc="2026-02-11T04:50:00Z">
                  <w:rPr>
                    <w:ins w:id="3723" w:author="Jujia Li" w:date="2026-02-10T22:34:00Z" w16du:dateUtc="2026-02-11T04:34:00Z"/>
                    <w:rFonts w:cs="Times New Roman"/>
                  </w:rPr>
                </w:rPrChange>
              </w:rPr>
            </w:pPr>
            <w:ins w:id="3724" w:author="Jujia Li" w:date="2026-02-10T22:34:00Z" w16du:dateUtc="2026-02-11T04:34:00Z">
              <w:r w:rsidRPr="000C7A78">
                <w:rPr>
                  <w:rFonts w:cs="Times New Roman"/>
                  <w:color w:val="000000"/>
                  <w:sz w:val="20"/>
                  <w:szCs w:val="20"/>
                  <w:rPrChange w:id="3725" w:author="Jujia Li" w:date="2026-02-10T22:50:00Z" w16du:dateUtc="2026-02-11T04:50:00Z">
                    <w:rPr>
                      <w:rFonts w:ascii="Aptos Narrow" w:hAnsi="Aptos Narrow"/>
                      <w:color w:val="000000"/>
                    </w:rPr>
                  </w:rPrChange>
                </w:rPr>
                <w:t>4.3</w:t>
              </w:r>
            </w:ins>
          </w:p>
        </w:tc>
        <w:tc>
          <w:tcPr>
            <w:tcW w:w="495" w:type="pct"/>
            <w:vAlign w:val="bottom"/>
          </w:tcPr>
          <w:p w14:paraId="1F15381C" w14:textId="77777777" w:rsidR="002E1EB5" w:rsidRPr="000C7A78" w:rsidRDefault="002E1EB5" w:rsidP="001D3C56">
            <w:pPr>
              <w:spacing w:after="0" w:line="240" w:lineRule="auto"/>
              <w:jc w:val="right"/>
              <w:rPr>
                <w:ins w:id="3726" w:author="Jujia Li" w:date="2026-02-10T22:34:00Z" w16du:dateUtc="2026-02-11T04:34:00Z"/>
                <w:rFonts w:cs="Times New Roman"/>
                <w:sz w:val="20"/>
                <w:szCs w:val="20"/>
                <w:rPrChange w:id="3727" w:author="Jujia Li" w:date="2026-02-10T22:50:00Z" w16du:dateUtc="2026-02-11T04:50:00Z">
                  <w:rPr>
                    <w:ins w:id="3728" w:author="Jujia Li" w:date="2026-02-10T22:34:00Z" w16du:dateUtc="2026-02-11T04:34:00Z"/>
                    <w:rFonts w:cs="Times New Roman"/>
                  </w:rPr>
                </w:rPrChange>
              </w:rPr>
            </w:pPr>
            <w:ins w:id="3729" w:author="Jujia Li" w:date="2026-02-10T22:34:00Z" w16du:dateUtc="2026-02-11T04:34:00Z">
              <w:r w:rsidRPr="000C7A78">
                <w:rPr>
                  <w:rFonts w:cs="Times New Roman"/>
                  <w:color w:val="000000"/>
                  <w:sz w:val="20"/>
                  <w:szCs w:val="20"/>
                  <w:rPrChange w:id="3730" w:author="Jujia Li" w:date="2026-02-10T22:50:00Z" w16du:dateUtc="2026-02-11T04:50:00Z">
                    <w:rPr>
                      <w:rFonts w:ascii="Aptos Narrow" w:hAnsi="Aptos Narrow"/>
                      <w:color w:val="000000"/>
                    </w:rPr>
                  </w:rPrChange>
                </w:rPr>
                <w:t>4.7</w:t>
              </w:r>
            </w:ins>
          </w:p>
        </w:tc>
        <w:tc>
          <w:tcPr>
            <w:tcW w:w="328" w:type="pct"/>
            <w:vAlign w:val="bottom"/>
          </w:tcPr>
          <w:p w14:paraId="0C164C90" w14:textId="77777777" w:rsidR="002E1EB5" w:rsidRPr="000C7A78" w:rsidRDefault="002E1EB5" w:rsidP="001D3C56">
            <w:pPr>
              <w:spacing w:after="0" w:line="240" w:lineRule="auto"/>
              <w:jc w:val="right"/>
              <w:rPr>
                <w:ins w:id="3731" w:author="Jujia Li" w:date="2026-02-10T22:34:00Z" w16du:dateUtc="2026-02-11T04:34:00Z"/>
                <w:rFonts w:cs="Times New Roman"/>
                <w:sz w:val="20"/>
                <w:szCs w:val="20"/>
                <w:rPrChange w:id="3732" w:author="Jujia Li" w:date="2026-02-10T22:50:00Z" w16du:dateUtc="2026-02-11T04:50:00Z">
                  <w:rPr>
                    <w:ins w:id="3733" w:author="Jujia Li" w:date="2026-02-10T22:34:00Z" w16du:dateUtc="2026-02-11T04:34:00Z"/>
                    <w:rFonts w:cs="Times New Roman"/>
                  </w:rPr>
                </w:rPrChange>
              </w:rPr>
            </w:pPr>
            <w:ins w:id="3734" w:author="Jujia Li" w:date="2026-02-10T22:34:00Z" w16du:dateUtc="2026-02-11T04:34:00Z">
              <w:r w:rsidRPr="000C7A78">
                <w:rPr>
                  <w:rFonts w:cs="Times New Roman"/>
                  <w:color w:val="000000"/>
                  <w:sz w:val="20"/>
                  <w:szCs w:val="20"/>
                  <w:rPrChange w:id="3735" w:author="Jujia Li" w:date="2026-02-10T22:50:00Z" w16du:dateUtc="2026-02-11T04:50:00Z">
                    <w:rPr>
                      <w:rFonts w:ascii="Aptos Narrow" w:hAnsi="Aptos Narrow"/>
                      <w:color w:val="000000"/>
                    </w:rPr>
                  </w:rPrChange>
                </w:rPr>
                <w:t>14.6</w:t>
              </w:r>
            </w:ins>
          </w:p>
        </w:tc>
        <w:tc>
          <w:tcPr>
            <w:tcW w:w="459" w:type="pct"/>
            <w:vAlign w:val="bottom"/>
          </w:tcPr>
          <w:p w14:paraId="4E83E13D" w14:textId="77777777" w:rsidR="002E1EB5" w:rsidRPr="000C7A78" w:rsidRDefault="002E1EB5" w:rsidP="001D3C56">
            <w:pPr>
              <w:spacing w:after="0" w:line="240" w:lineRule="auto"/>
              <w:jc w:val="right"/>
              <w:rPr>
                <w:ins w:id="3736" w:author="Jujia Li" w:date="2026-02-10T22:34:00Z" w16du:dateUtc="2026-02-11T04:34:00Z"/>
                <w:rFonts w:cs="Times New Roman"/>
                <w:sz w:val="20"/>
                <w:szCs w:val="20"/>
                <w:rPrChange w:id="3737" w:author="Jujia Li" w:date="2026-02-10T22:50:00Z" w16du:dateUtc="2026-02-11T04:50:00Z">
                  <w:rPr>
                    <w:ins w:id="3738" w:author="Jujia Li" w:date="2026-02-10T22:34:00Z" w16du:dateUtc="2026-02-11T04:34:00Z"/>
                    <w:rFonts w:cs="Times New Roman"/>
                  </w:rPr>
                </w:rPrChange>
              </w:rPr>
            </w:pPr>
            <w:ins w:id="3739" w:author="Jujia Li" w:date="2026-02-10T22:34:00Z" w16du:dateUtc="2026-02-11T04:34:00Z">
              <w:r w:rsidRPr="000C7A78">
                <w:rPr>
                  <w:rFonts w:cs="Times New Roman"/>
                  <w:color w:val="000000"/>
                  <w:sz w:val="20"/>
                  <w:szCs w:val="20"/>
                  <w:rPrChange w:id="3740" w:author="Jujia Li" w:date="2026-02-10T22:50:00Z" w16du:dateUtc="2026-02-11T04:50:00Z">
                    <w:rPr>
                      <w:rFonts w:ascii="Aptos Narrow" w:hAnsi="Aptos Narrow"/>
                      <w:color w:val="000000"/>
                    </w:rPr>
                  </w:rPrChange>
                </w:rPr>
                <w:t>17.3</w:t>
              </w:r>
            </w:ins>
          </w:p>
        </w:tc>
      </w:tr>
      <w:tr w:rsidR="00246190" w:rsidRPr="00246190" w14:paraId="661B2CDA" w14:textId="77777777" w:rsidTr="000C7A78">
        <w:trPr>
          <w:trHeight w:val="144"/>
          <w:ins w:id="3741" w:author="Jujia Li" w:date="2026-02-10T22:34:00Z"/>
        </w:trPr>
        <w:tc>
          <w:tcPr>
            <w:tcW w:w="423" w:type="pct"/>
            <w:noWrap/>
            <w:vAlign w:val="center"/>
            <w:hideMark/>
          </w:tcPr>
          <w:p w14:paraId="1AEA7832" w14:textId="77777777" w:rsidR="002E1EB5" w:rsidRPr="000C7A78" w:rsidRDefault="002E1EB5" w:rsidP="001D3C56">
            <w:pPr>
              <w:spacing w:after="0" w:line="240" w:lineRule="auto"/>
              <w:rPr>
                <w:ins w:id="3742" w:author="Jujia Li" w:date="2026-02-10T22:34:00Z" w16du:dateUtc="2026-02-11T04:34:00Z"/>
                <w:rFonts w:eastAsia="Times New Roman" w:cs="Times New Roman"/>
                <w:color w:val="000000"/>
                <w:sz w:val="20"/>
                <w:szCs w:val="20"/>
                <w:lang w:eastAsia="zh-CN"/>
              </w:rPr>
            </w:pPr>
            <w:ins w:id="3743" w:author="Jujia Li" w:date="2026-02-10T22:34:00Z" w16du:dateUtc="2026-02-11T04:34:00Z">
              <w:r w:rsidRPr="000C7A78">
                <w:rPr>
                  <w:rFonts w:cs="Times New Roman"/>
                  <w:sz w:val="20"/>
                  <w:szCs w:val="20"/>
                </w:rPr>
                <w:t>Lawrence</w:t>
              </w:r>
            </w:ins>
          </w:p>
        </w:tc>
        <w:tc>
          <w:tcPr>
            <w:tcW w:w="333" w:type="pct"/>
            <w:vAlign w:val="center"/>
          </w:tcPr>
          <w:p w14:paraId="3011D7A7" w14:textId="1F0C70FE" w:rsidR="002E1EB5" w:rsidRPr="000C7A78" w:rsidRDefault="002E1EB5" w:rsidP="001D3C56">
            <w:pPr>
              <w:spacing w:after="0" w:line="240" w:lineRule="auto"/>
              <w:jc w:val="right"/>
              <w:rPr>
                <w:ins w:id="3744" w:author="Jujia Li" w:date="2026-02-10T22:34:00Z" w16du:dateUtc="2026-02-11T04:34:00Z"/>
                <w:rFonts w:cs="Times New Roman"/>
                <w:color w:val="000000"/>
                <w:sz w:val="20"/>
                <w:szCs w:val="20"/>
              </w:rPr>
            </w:pPr>
            <w:ins w:id="3745" w:author="Jujia Li" w:date="2026-02-10T22:34:00Z" w16du:dateUtc="2026-02-11T04:34:00Z">
              <w:r w:rsidRPr="000C7A78">
                <w:rPr>
                  <w:rFonts w:cs="Times New Roman"/>
                  <w:sz w:val="20"/>
                  <w:szCs w:val="20"/>
                  <w:rPrChange w:id="3746" w:author="Jujia Li" w:date="2026-02-10T22:50:00Z" w16du:dateUtc="2026-02-11T04:50:00Z">
                    <w:rPr>
                      <w:rFonts w:cs="Times New Roman"/>
                    </w:rPr>
                  </w:rPrChange>
                </w:rPr>
                <w:t>33</w:t>
              </w:r>
            </w:ins>
            <w:ins w:id="3747" w:author="Jujia Li" w:date="2026-02-10T22:51:00Z" w16du:dateUtc="2026-02-11T04:51:00Z">
              <w:r w:rsidR="000C7A78">
                <w:rPr>
                  <w:rFonts w:eastAsia="SimSun" w:cs="Times New Roman" w:hint="eastAsia"/>
                  <w:sz w:val="20"/>
                  <w:szCs w:val="20"/>
                  <w:lang w:eastAsia="zh-CN"/>
                </w:rPr>
                <w:t>,</w:t>
              </w:r>
            </w:ins>
            <w:ins w:id="3748" w:author="Jujia Li" w:date="2026-02-10T22:34:00Z" w16du:dateUtc="2026-02-11T04:34:00Z">
              <w:r w:rsidRPr="000C7A78">
                <w:rPr>
                  <w:rFonts w:cs="Times New Roman"/>
                  <w:sz w:val="20"/>
                  <w:szCs w:val="20"/>
                  <w:rPrChange w:id="3749" w:author="Jujia Li" w:date="2026-02-10T22:50:00Z" w16du:dateUtc="2026-02-11T04:50:00Z">
                    <w:rPr>
                      <w:rFonts w:cs="Times New Roman"/>
                    </w:rPr>
                  </w:rPrChange>
                </w:rPr>
                <w:t>044</w:t>
              </w:r>
            </w:ins>
          </w:p>
        </w:tc>
        <w:tc>
          <w:tcPr>
            <w:tcW w:w="188" w:type="pct"/>
            <w:vAlign w:val="center"/>
          </w:tcPr>
          <w:p w14:paraId="378AF211" w14:textId="77777777" w:rsidR="002E1EB5" w:rsidRPr="000C7A78" w:rsidRDefault="002E1EB5" w:rsidP="001D3C56">
            <w:pPr>
              <w:spacing w:after="0" w:line="240" w:lineRule="auto"/>
              <w:jc w:val="right"/>
              <w:rPr>
                <w:ins w:id="3750" w:author="Jujia Li" w:date="2026-02-10T22:34:00Z" w16du:dateUtc="2026-02-11T04:34:00Z"/>
                <w:rFonts w:cs="Times New Roman"/>
                <w:color w:val="000000"/>
                <w:sz w:val="20"/>
                <w:szCs w:val="20"/>
              </w:rPr>
            </w:pPr>
            <w:ins w:id="3751" w:author="Jujia Li" w:date="2026-02-10T22:34:00Z" w16du:dateUtc="2026-02-11T04:34:00Z">
              <w:r w:rsidRPr="000C7A78">
                <w:rPr>
                  <w:rFonts w:cs="Times New Roman"/>
                  <w:color w:val="000000"/>
                  <w:sz w:val="20"/>
                  <w:szCs w:val="20"/>
                </w:rPr>
                <w:t>4</w:t>
              </w:r>
            </w:ins>
          </w:p>
        </w:tc>
        <w:tc>
          <w:tcPr>
            <w:tcW w:w="353" w:type="pct"/>
            <w:noWrap/>
            <w:vAlign w:val="bottom"/>
            <w:hideMark/>
          </w:tcPr>
          <w:p w14:paraId="68754C31" w14:textId="77777777" w:rsidR="002E1EB5" w:rsidRPr="000C7A78" w:rsidRDefault="002E1EB5" w:rsidP="001D3C56">
            <w:pPr>
              <w:spacing w:after="0" w:line="240" w:lineRule="auto"/>
              <w:jc w:val="right"/>
              <w:rPr>
                <w:ins w:id="3752" w:author="Jujia Li" w:date="2026-02-10T22:34:00Z" w16du:dateUtc="2026-02-11T04:34:00Z"/>
                <w:rFonts w:eastAsia="Times New Roman" w:cs="Times New Roman"/>
                <w:color w:val="000000"/>
                <w:sz w:val="20"/>
                <w:szCs w:val="20"/>
                <w:lang w:eastAsia="zh-CN"/>
              </w:rPr>
            </w:pPr>
            <w:ins w:id="3753" w:author="Jujia Li" w:date="2026-02-10T22:34:00Z" w16du:dateUtc="2026-02-11T04:34:00Z">
              <w:r w:rsidRPr="000C7A78">
                <w:rPr>
                  <w:rFonts w:cs="Times New Roman"/>
                  <w:color w:val="000000"/>
                  <w:sz w:val="20"/>
                  <w:szCs w:val="20"/>
                </w:rPr>
                <w:t>7.82</w:t>
              </w:r>
            </w:ins>
          </w:p>
        </w:tc>
        <w:tc>
          <w:tcPr>
            <w:tcW w:w="253" w:type="pct"/>
            <w:noWrap/>
            <w:vAlign w:val="bottom"/>
            <w:hideMark/>
          </w:tcPr>
          <w:p w14:paraId="76F8E1B8" w14:textId="77777777" w:rsidR="002E1EB5" w:rsidRPr="000C7A78" w:rsidRDefault="002E1EB5" w:rsidP="001D3C56">
            <w:pPr>
              <w:spacing w:after="0" w:line="240" w:lineRule="auto"/>
              <w:jc w:val="right"/>
              <w:rPr>
                <w:ins w:id="3754" w:author="Jujia Li" w:date="2026-02-10T22:34:00Z" w16du:dateUtc="2026-02-11T04:34:00Z"/>
                <w:rFonts w:eastAsia="Times New Roman" w:cs="Times New Roman"/>
                <w:color w:val="000000"/>
                <w:sz w:val="20"/>
                <w:szCs w:val="20"/>
                <w:lang w:eastAsia="zh-CN"/>
              </w:rPr>
            </w:pPr>
            <w:ins w:id="3755" w:author="Jujia Li" w:date="2026-02-10T22:34:00Z" w16du:dateUtc="2026-02-11T04:34:00Z">
              <w:r w:rsidRPr="000C7A78">
                <w:rPr>
                  <w:rFonts w:cs="Times New Roman"/>
                  <w:color w:val="000000"/>
                  <w:sz w:val="20"/>
                  <w:szCs w:val="20"/>
                </w:rPr>
                <w:t>11.49</w:t>
              </w:r>
            </w:ins>
          </w:p>
        </w:tc>
        <w:tc>
          <w:tcPr>
            <w:tcW w:w="291" w:type="pct"/>
            <w:noWrap/>
            <w:vAlign w:val="bottom"/>
            <w:hideMark/>
          </w:tcPr>
          <w:p w14:paraId="44F83B97" w14:textId="77777777" w:rsidR="002E1EB5" w:rsidRPr="000C7A78" w:rsidRDefault="002E1EB5" w:rsidP="001D3C56">
            <w:pPr>
              <w:spacing w:after="0" w:line="240" w:lineRule="auto"/>
              <w:jc w:val="right"/>
              <w:rPr>
                <w:ins w:id="3756" w:author="Jujia Li" w:date="2026-02-10T22:34:00Z" w16du:dateUtc="2026-02-11T04:34:00Z"/>
                <w:rFonts w:eastAsia="Times New Roman" w:cs="Times New Roman"/>
                <w:color w:val="000000"/>
                <w:sz w:val="20"/>
                <w:szCs w:val="20"/>
                <w:lang w:eastAsia="zh-CN"/>
              </w:rPr>
            </w:pPr>
            <w:ins w:id="3757" w:author="Jujia Li" w:date="2026-02-10T22:34:00Z" w16du:dateUtc="2026-02-11T04:34:00Z">
              <w:r w:rsidRPr="000C7A78">
                <w:rPr>
                  <w:rFonts w:cs="Times New Roman"/>
                  <w:color w:val="000000"/>
                  <w:sz w:val="20"/>
                  <w:szCs w:val="20"/>
                </w:rPr>
                <w:t>8.20</w:t>
              </w:r>
            </w:ins>
          </w:p>
        </w:tc>
        <w:tc>
          <w:tcPr>
            <w:tcW w:w="291" w:type="pct"/>
            <w:noWrap/>
            <w:vAlign w:val="bottom"/>
            <w:hideMark/>
          </w:tcPr>
          <w:p w14:paraId="0212F17E" w14:textId="77777777" w:rsidR="002E1EB5" w:rsidRPr="000C7A78" w:rsidRDefault="002E1EB5" w:rsidP="001D3C56">
            <w:pPr>
              <w:spacing w:after="0" w:line="240" w:lineRule="auto"/>
              <w:jc w:val="right"/>
              <w:rPr>
                <w:ins w:id="3758" w:author="Jujia Li" w:date="2026-02-10T22:34:00Z" w16du:dateUtc="2026-02-11T04:34:00Z"/>
                <w:rFonts w:eastAsia="Times New Roman" w:cs="Times New Roman"/>
                <w:color w:val="000000"/>
                <w:sz w:val="20"/>
                <w:szCs w:val="20"/>
                <w:lang w:eastAsia="zh-CN"/>
              </w:rPr>
            </w:pPr>
            <w:ins w:id="3759" w:author="Jujia Li" w:date="2026-02-10T22:34:00Z" w16du:dateUtc="2026-02-11T04:34:00Z">
              <w:r w:rsidRPr="000C7A78">
                <w:rPr>
                  <w:rFonts w:cs="Times New Roman"/>
                  <w:color w:val="000000"/>
                  <w:sz w:val="20"/>
                  <w:szCs w:val="20"/>
                </w:rPr>
                <w:t>16.71</w:t>
              </w:r>
            </w:ins>
          </w:p>
        </w:tc>
        <w:tc>
          <w:tcPr>
            <w:tcW w:w="234" w:type="pct"/>
            <w:noWrap/>
            <w:vAlign w:val="bottom"/>
            <w:hideMark/>
          </w:tcPr>
          <w:p w14:paraId="2BC715E3" w14:textId="77777777" w:rsidR="002E1EB5" w:rsidRPr="000C7A78" w:rsidRDefault="002E1EB5" w:rsidP="001D3C56">
            <w:pPr>
              <w:spacing w:after="0" w:line="240" w:lineRule="auto"/>
              <w:jc w:val="right"/>
              <w:rPr>
                <w:ins w:id="3760" w:author="Jujia Li" w:date="2026-02-10T22:34:00Z" w16du:dateUtc="2026-02-11T04:34:00Z"/>
                <w:rFonts w:eastAsia="Times New Roman" w:cs="Times New Roman"/>
                <w:color w:val="000000"/>
                <w:sz w:val="20"/>
                <w:szCs w:val="20"/>
                <w:lang w:eastAsia="zh-CN"/>
              </w:rPr>
            </w:pPr>
            <w:ins w:id="3761" w:author="Jujia Li" w:date="2026-02-10T22:34:00Z" w16du:dateUtc="2026-02-11T04:34:00Z">
              <w:r w:rsidRPr="000C7A78">
                <w:rPr>
                  <w:rFonts w:cs="Times New Roman"/>
                  <w:color w:val="000000"/>
                  <w:sz w:val="20"/>
                  <w:szCs w:val="20"/>
                </w:rPr>
                <w:t>-</w:t>
              </w:r>
            </w:ins>
          </w:p>
        </w:tc>
        <w:tc>
          <w:tcPr>
            <w:tcW w:w="234" w:type="pct"/>
            <w:noWrap/>
            <w:vAlign w:val="bottom"/>
            <w:hideMark/>
          </w:tcPr>
          <w:p w14:paraId="0F9F7844" w14:textId="77777777" w:rsidR="002E1EB5" w:rsidRPr="000C7A78" w:rsidRDefault="002E1EB5" w:rsidP="001D3C56">
            <w:pPr>
              <w:spacing w:after="0" w:line="240" w:lineRule="auto"/>
              <w:jc w:val="right"/>
              <w:rPr>
                <w:ins w:id="3762" w:author="Jujia Li" w:date="2026-02-10T22:34:00Z" w16du:dateUtc="2026-02-11T04:34:00Z"/>
                <w:rFonts w:eastAsia="Times New Roman" w:cs="Times New Roman"/>
                <w:color w:val="000000"/>
                <w:sz w:val="20"/>
                <w:szCs w:val="20"/>
                <w:lang w:eastAsia="zh-CN"/>
              </w:rPr>
            </w:pPr>
            <w:ins w:id="3763" w:author="Jujia Li" w:date="2026-02-10T22:34:00Z" w16du:dateUtc="2026-02-11T04:34:00Z">
              <w:r w:rsidRPr="000C7A78">
                <w:rPr>
                  <w:rFonts w:cs="Times New Roman"/>
                  <w:color w:val="000000"/>
                  <w:sz w:val="20"/>
                  <w:szCs w:val="20"/>
                </w:rPr>
                <w:t>-</w:t>
              </w:r>
            </w:ins>
          </w:p>
        </w:tc>
        <w:tc>
          <w:tcPr>
            <w:tcW w:w="234" w:type="pct"/>
            <w:noWrap/>
            <w:vAlign w:val="bottom"/>
            <w:hideMark/>
          </w:tcPr>
          <w:p w14:paraId="73D5882A" w14:textId="77777777" w:rsidR="002E1EB5" w:rsidRPr="000C7A78" w:rsidRDefault="002E1EB5" w:rsidP="001D3C56">
            <w:pPr>
              <w:spacing w:after="0" w:line="240" w:lineRule="auto"/>
              <w:jc w:val="right"/>
              <w:rPr>
                <w:ins w:id="3764" w:author="Jujia Li" w:date="2026-02-10T22:34:00Z" w16du:dateUtc="2026-02-11T04:34:00Z"/>
                <w:rFonts w:eastAsia="Times New Roman" w:cs="Times New Roman"/>
                <w:color w:val="000000"/>
                <w:sz w:val="20"/>
                <w:szCs w:val="20"/>
                <w:lang w:eastAsia="zh-CN"/>
              </w:rPr>
            </w:pPr>
            <w:ins w:id="3765" w:author="Jujia Li" w:date="2026-02-10T22:34:00Z" w16du:dateUtc="2026-02-11T04:34:00Z">
              <w:r w:rsidRPr="000C7A78">
                <w:rPr>
                  <w:rFonts w:cs="Times New Roman"/>
                  <w:color w:val="000000"/>
                  <w:sz w:val="20"/>
                  <w:szCs w:val="20"/>
                </w:rPr>
                <w:t>-</w:t>
              </w:r>
            </w:ins>
          </w:p>
        </w:tc>
        <w:tc>
          <w:tcPr>
            <w:tcW w:w="234" w:type="pct"/>
            <w:noWrap/>
            <w:vAlign w:val="bottom"/>
            <w:hideMark/>
          </w:tcPr>
          <w:p w14:paraId="61D5ADB0" w14:textId="77777777" w:rsidR="002E1EB5" w:rsidRPr="000C7A78" w:rsidRDefault="002E1EB5" w:rsidP="001D3C56">
            <w:pPr>
              <w:spacing w:after="0" w:line="240" w:lineRule="auto"/>
              <w:jc w:val="right"/>
              <w:rPr>
                <w:ins w:id="3766" w:author="Jujia Li" w:date="2026-02-10T22:34:00Z" w16du:dateUtc="2026-02-11T04:34:00Z"/>
                <w:rFonts w:eastAsia="Times New Roman" w:cs="Times New Roman"/>
                <w:color w:val="000000"/>
                <w:sz w:val="20"/>
                <w:szCs w:val="20"/>
                <w:lang w:eastAsia="zh-CN"/>
              </w:rPr>
            </w:pPr>
            <w:ins w:id="3767" w:author="Jujia Li" w:date="2026-02-10T22:34:00Z" w16du:dateUtc="2026-02-11T04:34:00Z">
              <w:r w:rsidRPr="000C7A78">
                <w:rPr>
                  <w:rFonts w:cs="Times New Roman"/>
                  <w:color w:val="000000"/>
                  <w:sz w:val="20"/>
                  <w:szCs w:val="20"/>
                </w:rPr>
                <w:t>-</w:t>
              </w:r>
            </w:ins>
          </w:p>
        </w:tc>
        <w:tc>
          <w:tcPr>
            <w:tcW w:w="231" w:type="pct"/>
            <w:vAlign w:val="bottom"/>
          </w:tcPr>
          <w:p w14:paraId="5D7531A5" w14:textId="77777777" w:rsidR="002E1EB5" w:rsidRPr="000C7A78" w:rsidRDefault="002E1EB5" w:rsidP="001D3C56">
            <w:pPr>
              <w:spacing w:after="0" w:line="240" w:lineRule="auto"/>
              <w:jc w:val="right"/>
              <w:rPr>
                <w:ins w:id="3768" w:author="Jujia Li" w:date="2026-02-10T22:34:00Z" w16du:dateUtc="2026-02-11T04:34:00Z"/>
                <w:rFonts w:cs="Times New Roman"/>
                <w:color w:val="000000"/>
                <w:sz w:val="20"/>
                <w:szCs w:val="20"/>
              </w:rPr>
            </w:pPr>
            <w:ins w:id="3769" w:author="Jujia Li" w:date="2026-02-10T22:34:00Z" w16du:dateUtc="2026-02-11T04:34:00Z">
              <w:r w:rsidRPr="000C7A78">
                <w:rPr>
                  <w:rFonts w:cs="Times New Roman"/>
                  <w:color w:val="000000"/>
                  <w:sz w:val="20"/>
                  <w:szCs w:val="20"/>
                  <w:rPrChange w:id="3770" w:author="Jujia Li" w:date="2026-02-10T22:50:00Z" w16du:dateUtc="2026-02-11T04:50:00Z">
                    <w:rPr>
                      <w:rFonts w:ascii="Aptos Narrow" w:hAnsi="Aptos Narrow"/>
                      <w:color w:val="000000"/>
                    </w:rPr>
                  </w:rPrChange>
                </w:rPr>
                <w:t>44.1</w:t>
              </w:r>
            </w:ins>
          </w:p>
        </w:tc>
        <w:tc>
          <w:tcPr>
            <w:tcW w:w="418" w:type="pct"/>
            <w:vAlign w:val="bottom"/>
          </w:tcPr>
          <w:p w14:paraId="73FE78AE" w14:textId="1B0EBB60" w:rsidR="002E1EB5" w:rsidRPr="000C7A78" w:rsidRDefault="002E1EB5" w:rsidP="001D3C56">
            <w:pPr>
              <w:spacing w:after="0" w:line="240" w:lineRule="auto"/>
              <w:jc w:val="right"/>
              <w:rPr>
                <w:ins w:id="3771" w:author="Jujia Li" w:date="2026-02-10T22:34:00Z" w16du:dateUtc="2026-02-11T04:34:00Z"/>
                <w:rFonts w:cs="Times New Roman"/>
                <w:sz w:val="20"/>
                <w:szCs w:val="20"/>
                <w:rPrChange w:id="3772" w:author="Jujia Li" w:date="2026-02-10T22:50:00Z" w16du:dateUtc="2026-02-11T04:50:00Z">
                  <w:rPr>
                    <w:ins w:id="3773" w:author="Jujia Li" w:date="2026-02-10T22:34:00Z" w16du:dateUtc="2026-02-11T04:34:00Z"/>
                    <w:rFonts w:cs="Times New Roman"/>
                  </w:rPr>
                </w:rPrChange>
              </w:rPr>
            </w:pPr>
            <w:ins w:id="3774" w:author="Jujia Li" w:date="2026-02-10T22:34:00Z" w16du:dateUtc="2026-02-11T04:34:00Z">
              <w:r w:rsidRPr="000C7A78">
                <w:rPr>
                  <w:rFonts w:cs="Times New Roman"/>
                  <w:color w:val="000000"/>
                  <w:sz w:val="20"/>
                  <w:szCs w:val="20"/>
                  <w:rPrChange w:id="3775" w:author="Jujia Li" w:date="2026-02-10T22:50:00Z" w16du:dateUtc="2026-02-11T04:50:00Z">
                    <w:rPr>
                      <w:rFonts w:ascii="Aptos Narrow" w:hAnsi="Aptos Narrow"/>
                      <w:color w:val="000000"/>
                    </w:rPr>
                  </w:rPrChange>
                </w:rPr>
                <w:t>4</w:t>
              </w:r>
            </w:ins>
            <w:ins w:id="3776" w:author="Jujia Li" w:date="2026-02-10T23:19:00Z" w16du:dateUtc="2026-02-11T05:19:00Z">
              <w:r w:rsidR="005D584A">
                <w:rPr>
                  <w:rFonts w:cs="Times New Roman"/>
                  <w:color w:val="000000"/>
                  <w:sz w:val="20"/>
                  <w:szCs w:val="20"/>
                </w:rPr>
                <w:t>.0</w:t>
              </w:r>
            </w:ins>
          </w:p>
        </w:tc>
        <w:tc>
          <w:tcPr>
            <w:tcW w:w="495" w:type="pct"/>
            <w:vAlign w:val="bottom"/>
          </w:tcPr>
          <w:p w14:paraId="0468A114" w14:textId="77777777" w:rsidR="002E1EB5" w:rsidRPr="000C7A78" w:rsidRDefault="002E1EB5" w:rsidP="001D3C56">
            <w:pPr>
              <w:spacing w:after="0" w:line="240" w:lineRule="auto"/>
              <w:jc w:val="right"/>
              <w:rPr>
                <w:ins w:id="3777" w:author="Jujia Li" w:date="2026-02-10T22:34:00Z" w16du:dateUtc="2026-02-11T04:34:00Z"/>
                <w:rFonts w:cs="Times New Roman"/>
                <w:sz w:val="20"/>
                <w:szCs w:val="20"/>
                <w:rPrChange w:id="3778" w:author="Jujia Li" w:date="2026-02-10T22:50:00Z" w16du:dateUtc="2026-02-11T04:50:00Z">
                  <w:rPr>
                    <w:ins w:id="3779" w:author="Jujia Li" w:date="2026-02-10T22:34:00Z" w16du:dateUtc="2026-02-11T04:34:00Z"/>
                    <w:rFonts w:cs="Times New Roman"/>
                  </w:rPr>
                </w:rPrChange>
              </w:rPr>
            </w:pPr>
            <w:ins w:id="3780" w:author="Jujia Li" w:date="2026-02-10T22:34:00Z" w16du:dateUtc="2026-02-11T04:34:00Z">
              <w:r w:rsidRPr="000C7A78">
                <w:rPr>
                  <w:rFonts w:cs="Times New Roman"/>
                  <w:color w:val="000000"/>
                  <w:sz w:val="20"/>
                  <w:szCs w:val="20"/>
                  <w:rPrChange w:id="3781" w:author="Jujia Li" w:date="2026-02-10T22:50:00Z" w16du:dateUtc="2026-02-11T04:50:00Z">
                    <w:rPr>
                      <w:rFonts w:ascii="Aptos Narrow" w:hAnsi="Aptos Narrow"/>
                      <w:color w:val="000000"/>
                    </w:rPr>
                  </w:rPrChange>
                </w:rPr>
                <w:t>5.3</w:t>
              </w:r>
            </w:ins>
          </w:p>
        </w:tc>
        <w:tc>
          <w:tcPr>
            <w:tcW w:w="328" w:type="pct"/>
            <w:vAlign w:val="bottom"/>
          </w:tcPr>
          <w:p w14:paraId="3CF8251A" w14:textId="56C8EAD5" w:rsidR="002E1EB5" w:rsidRPr="000C7A78" w:rsidRDefault="002E1EB5" w:rsidP="001D3C56">
            <w:pPr>
              <w:spacing w:after="0" w:line="240" w:lineRule="auto"/>
              <w:jc w:val="right"/>
              <w:rPr>
                <w:ins w:id="3782" w:author="Jujia Li" w:date="2026-02-10T22:34:00Z" w16du:dateUtc="2026-02-11T04:34:00Z"/>
                <w:rFonts w:cs="Times New Roman"/>
                <w:sz w:val="20"/>
                <w:szCs w:val="20"/>
                <w:rPrChange w:id="3783" w:author="Jujia Li" w:date="2026-02-10T22:50:00Z" w16du:dateUtc="2026-02-11T04:50:00Z">
                  <w:rPr>
                    <w:ins w:id="3784" w:author="Jujia Li" w:date="2026-02-10T22:34:00Z" w16du:dateUtc="2026-02-11T04:34:00Z"/>
                    <w:rFonts w:cs="Times New Roman"/>
                  </w:rPr>
                </w:rPrChange>
              </w:rPr>
            </w:pPr>
            <w:ins w:id="3785" w:author="Jujia Li" w:date="2026-02-10T22:34:00Z" w16du:dateUtc="2026-02-11T04:34:00Z">
              <w:r w:rsidRPr="000C7A78">
                <w:rPr>
                  <w:rFonts w:cs="Times New Roman"/>
                  <w:color w:val="000000"/>
                  <w:sz w:val="20"/>
                  <w:szCs w:val="20"/>
                  <w:rPrChange w:id="3786" w:author="Jujia Li" w:date="2026-02-10T22:50:00Z" w16du:dateUtc="2026-02-11T04:50:00Z">
                    <w:rPr>
                      <w:rFonts w:ascii="Aptos Narrow" w:hAnsi="Aptos Narrow"/>
                      <w:color w:val="000000"/>
                    </w:rPr>
                  </w:rPrChange>
                </w:rPr>
                <w:t>18</w:t>
              </w:r>
            </w:ins>
            <w:ins w:id="3787" w:author="Jujia Li" w:date="2026-02-10T23:19:00Z" w16du:dateUtc="2026-02-11T05:19:00Z">
              <w:r w:rsidR="005D584A">
                <w:rPr>
                  <w:rFonts w:cs="Times New Roman"/>
                  <w:color w:val="000000"/>
                  <w:sz w:val="20"/>
                  <w:szCs w:val="20"/>
                </w:rPr>
                <w:t>.0</w:t>
              </w:r>
            </w:ins>
          </w:p>
        </w:tc>
        <w:tc>
          <w:tcPr>
            <w:tcW w:w="459" w:type="pct"/>
            <w:vAlign w:val="bottom"/>
          </w:tcPr>
          <w:p w14:paraId="16B43010" w14:textId="77777777" w:rsidR="002E1EB5" w:rsidRPr="000C7A78" w:rsidRDefault="002E1EB5" w:rsidP="001D3C56">
            <w:pPr>
              <w:spacing w:after="0" w:line="240" w:lineRule="auto"/>
              <w:jc w:val="right"/>
              <w:rPr>
                <w:ins w:id="3788" w:author="Jujia Li" w:date="2026-02-10T22:34:00Z" w16du:dateUtc="2026-02-11T04:34:00Z"/>
                <w:rFonts w:cs="Times New Roman"/>
                <w:sz w:val="20"/>
                <w:szCs w:val="20"/>
                <w:rPrChange w:id="3789" w:author="Jujia Li" w:date="2026-02-10T22:50:00Z" w16du:dateUtc="2026-02-11T04:50:00Z">
                  <w:rPr>
                    <w:ins w:id="3790" w:author="Jujia Li" w:date="2026-02-10T22:34:00Z" w16du:dateUtc="2026-02-11T04:34:00Z"/>
                    <w:rFonts w:cs="Times New Roman"/>
                  </w:rPr>
                </w:rPrChange>
              </w:rPr>
            </w:pPr>
            <w:ins w:id="3791" w:author="Jujia Li" w:date="2026-02-10T22:34:00Z" w16du:dateUtc="2026-02-11T04:34:00Z">
              <w:r w:rsidRPr="000C7A78">
                <w:rPr>
                  <w:rFonts w:cs="Times New Roman"/>
                  <w:color w:val="000000"/>
                  <w:sz w:val="20"/>
                  <w:szCs w:val="20"/>
                  <w:rPrChange w:id="3792" w:author="Jujia Li" w:date="2026-02-10T22:50:00Z" w16du:dateUtc="2026-02-11T04:50:00Z">
                    <w:rPr>
                      <w:rFonts w:ascii="Aptos Narrow" w:hAnsi="Aptos Narrow"/>
                      <w:color w:val="000000"/>
                    </w:rPr>
                  </w:rPrChange>
                </w:rPr>
                <w:t>23.6</w:t>
              </w:r>
            </w:ins>
          </w:p>
        </w:tc>
      </w:tr>
      <w:tr w:rsidR="00246190" w:rsidRPr="00246190" w14:paraId="0A990654" w14:textId="77777777" w:rsidTr="000C7A78">
        <w:trPr>
          <w:trHeight w:val="144"/>
          <w:ins w:id="3793" w:author="Jujia Li" w:date="2026-02-10T22:34:00Z"/>
        </w:trPr>
        <w:tc>
          <w:tcPr>
            <w:tcW w:w="423" w:type="pct"/>
            <w:noWrap/>
            <w:vAlign w:val="center"/>
            <w:hideMark/>
          </w:tcPr>
          <w:p w14:paraId="59981D84" w14:textId="77777777" w:rsidR="002E1EB5" w:rsidRPr="000C7A78" w:rsidRDefault="002E1EB5" w:rsidP="001D3C56">
            <w:pPr>
              <w:spacing w:after="0" w:line="240" w:lineRule="auto"/>
              <w:rPr>
                <w:ins w:id="3794" w:author="Jujia Li" w:date="2026-02-10T22:34:00Z" w16du:dateUtc="2026-02-11T04:34:00Z"/>
                <w:rFonts w:eastAsia="Times New Roman" w:cs="Times New Roman"/>
                <w:color w:val="000000"/>
                <w:sz w:val="20"/>
                <w:szCs w:val="20"/>
                <w:lang w:eastAsia="zh-CN"/>
              </w:rPr>
            </w:pPr>
            <w:ins w:id="3795" w:author="Jujia Li" w:date="2026-02-10T22:34:00Z" w16du:dateUtc="2026-02-11T04:34:00Z">
              <w:r w:rsidRPr="000C7A78">
                <w:rPr>
                  <w:rFonts w:cs="Times New Roman"/>
                  <w:sz w:val="20"/>
                  <w:szCs w:val="20"/>
                </w:rPr>
                <w:t>Limestone</w:t>
              </w:r>
            </w:ins>
          </w:p>
        </w:tc>
        <w:tc>
          <w:tcPr>
            <w:tcW w:w="333" w:type="pct"/>
            <w:vAlign w:val="center"/>
          </w:tcPr>
          <w:p w14:paraId="3BB1446B" w14:textId="32849486" w:rsidR="002E1EB5" w:rsidRPr="000C7A78" w:rsidRDefault="002E1EB5" w:rsidP="001D3C56">
            <w:pPr>
              <w:spacing w:after="0" w:line="240" w:lineRule="auto"/>
              <w:jc w:val="right"/>
              <w:rPr>
                <w:ins w:id="3796" w:author="Jujia Li" w:date="2026-02-10T22:34:00Z" w16du:dateUtc="2026-02-11T04:34:00Z"/>
                <w:rFonts w:cs="Times New Roman"/>
                <w:color w:val="000000"/>
                <w:sz w:val="20"/>
                <w:szCs w:val="20"/>
              </w:rPr>
            </w:pPr>
            <w:ins w:id="3797" w:author="Jujia Li" w:date="2026-02-10T22:34:00Z" w16du:dateUtc="2026-02-11T04:34:00Z">
              <w:r w:rsidRPr="000C7A78">
                <w:rPr>
                  <w:rFonts w:cs="Times New Roman"/>
                  <w:sz w:val="20"/>
                  <w:szCs w:val="20"/>
                  <w:rPrChange w:id="3798" w:author="Jujia Li" w:date="2026-02-10T22:50:00Z" w16du:dateUtc="2026-02-11T04:50:00Z">
                    <w:rPr>
                      <w:rFonts w:cs="Times New Roman"/>
                    </w:rPr>
                  </w:rPrChange>
                </w:rPr>
                <w:t>95</w:t>
              </w:r>
            </w:ins>
            <w:ins w:id="3799" w:author="Jujia Li" w:date="2026-02-10T22:51:00Z" w16du:dateUtc="2026-02-11T04:51:00Z">
              <w:r w:rsidR="000C7A78">
                <w:rPr>
                  <w:rFonts w:eastAsia="SimSun" w:cs="Times New Roman" w:hint="eastAsia"/>
                  <w:sz w:val="20"/>
                  <w:szCs w:val="20"/>
                  <w:lang w:eastAsia="zh-CN"/>
                </w:rPr>
                <w:t>,</w:t>
              </w:r>
            </w:ins>
            <w:ins w:id="3800" w:author="Jujia Li" w:date="2026-02-10T22:34:00Z" w16du:dateUtc="2026-02-11T04:34:00Z">
              <w:r w:rsidRPr="000C7A78">
                <w:rPr>
                  <w:rFonts w:cs="Times New Roman"/>
                  <w:sz w:val="20"/>
                  <w:szCs w:val="20"/>
                  <w:rPrChange w:id="3801" w:author="Jujia Li" w:date="2026-02-10T22:50:00Z" w16du:dateUtc="2026-02-11T04:50:00Z">
                    <w:rPr>
                      <w:rFonts w:cs="Times New Roman"/>
                    </w:rPr>
                  </w:rPrChange>
                </w:rPr>
                <w:t>561</w:t>
              </w:r>
            </w:ins>
          </w:p>
        </w:tc>
        <w:tc>
          <w:tcPr>
            <w:tcW w:w="188" w:type="pct"/>
            <w:vAlign w:val="center"/>
          </w:tcPr>
          <w:p w14:paraId="1A9A9331" w14:textId="77777777" w:rsidR="002E1EB5" w:rsidRPr="000C7A78" w:rsidRDefault="002E1EB5" w:rsidP="001D3C56">
            <w:pPr>
              <w:spacing w:after="0" w:line="240" w:lineRule="auto"/>
              <w:jc w:val="right"/>
              <w:rPr>
                <w:ins w:id="3802" w:author="Jujia Li" w:date="2026-02-10T22:34:00Z" w16du:dateUtc="2026-02-11T04:34:00Z"/>
                <w:rFonts w:cs="Times New Roman"/>
                <w:color w:val="000000"/>
                <w:sz w:val="20"/>
                <w:szCs w:val="20"/>
              </w:rPr>
            </w:pPr>
            <w:ins w:id="3803" w:author="Jujia Li" w:date="2026-02-10T22:34:00Z" w16du:dateUtc="2026-02-11T04:34:00Z">
              <w:r w:rsidRPr="000C7A78">
                <w:rPr>
                  <w:rFonts w:cs="Times New Roman"/>
                  <w:color w:val="000000"/>
                  <w:sz w:val="20"/>
                  <w:szCs w:val="20"/>
                </w:rPr>
                <w:t>3</w:t>
              </w:r>
            </w:ins>
          </w:p>
        </w:tc>
        <w:tc>
          <w:tcPr>
            <w:tcW w:w="353" w:type="pct"/>
            <w:noWrap/>
            <w:vAlign w:val="bottom"/>
            <w:hideMark/>
          </w:tcPr>
          <w:p w14:paraId="370D7BDE" w14:textId="77777777" w:rsidR="002E1EB5" w:rsidRPr="000C7A78" w:rsidRDefault="002E1EB5" w:rsidP="001D3C56">
            <w:pPr>
              <w:spacing w:after="0" w:line="240" w:lineRule="auto"/>
              <w:jc w:val="right"/>
              <w:rPr>
                <w:ins w:id="3804" w:author="Jujia Li" w:date="2026-02-10T22:34:00Z" w16du:dateUtc="2026-02-11T04:34:00Z"/>
                <w:rFonts w:eastAsia="Times New Roman" w:cs="Times New Roman"/>
                <w:color w:val="000000"/>
                <w:sz w:val="20"/>
                <w:szCs w:val="20"/>
                <w:lang w:eastAsia="zh-CN"/>
              </w:rPr>
            </w:pPr>
            <w:ins w:id="3805" w:author="Jujia Li" w:date="2026-02-10T22:34:00Z" w16du:dateUtc="2026-02-11T04:34:00Z">
              <w:r w:rsidRPr="000C7A78">
                <w:rPr>
                  <w:rFonts w:cs="Times New Roman"/>
                  <w:color w:val="000000"/>
                  <w:sz w:val="20"/>
                  <w:szCs w:val="20"/>
                </w:rPr>
                <w:t>6.14</w:t>
              </w:r>
            </w:ins>
          </w:p>
        </w:tc>
        <w:tc>
          <w:tcPr>
            <w:tcW w:w="253" w:type="pct"/>
            <w:noWrap/>
            <w:vAlign w:val="bottom"/>
            <w:hideMark/>
          </w:tcPr>
          <w:p w14:paraId="1B55CEEA" w14:textId="77777777" w:rsidR="002E1EB5" w:rsidRPr="000C7A78" w:rsidRDefault="002E1EB5" w:rsidP="001D3C56">
            <w:pPr>
              <w:spacing w:after="0" w:line="240" w:lineRule="auto"/>
              <w:jc w:val="right"/>
              <w:rPr>
                <w:ins w:id="3806" w:author="Jujia Li" w:date="2026-02-10T22:34:00Z" w16du:dateUtc="2026-02-11T04:34:00Z"/>
                <w:rFonts w:eastAsia="Times New Roman" w:cs="Times New Roman"/>
                <w:color w:val="000000"/>
                <w:sz w:val="20"/>
                <w:szCs w:val="20"/>
                <w:lang w:eastAsia="zh-CN"/>
              </w:rPr>
            </w:pPr>
            <w:ins w:id="3807" w:author="Jujia Li" w:date="2026-02-10T22:34:00Z" w16du:dateUtc="2026-02-11T04:34:00Z">
              <w:r w:rsidRPr="000C7A78">
                <w:rPr>
                  <w:rFonts w:cs="Times New Roman"/>
                  <w:color w:val="000000"/>
                  <w:sz w:val="20"/>
                  <w:szCs w:val="20"/>
                </w:rPr>
                <w:t>6.59</w:t>
              </w:r>
            </w:ins>
          </w:p>
        </w:tc>
        <w:tc>
          <w:tcPr>
            <w:tcW w:w="291" w:type="pct"/>
            <w:noWrap/>
            <w:vAlign w:val="bottom"/>
            <w:hideMark/>
          </w:tcPr>
          <w:p w14:paraId="45EFA3A0" w14:textId="77777777" w:rsidR="002E1EB5" w:rsidRPr="000C7A78" w:rsidRDefault="002E1EB5" w:rsidP="001D3C56">
            <w:pPr>
              <w:spacing w:after="0" w:line="240" w:lineRule="auto"/>
              <w:jc w:val="right"/>
              <w:rPr>
                <w:ins w:id="3808" w:author="Jujia Li" w:date="2026-02-10T22:34:00Z" w16du:dateUtc="2026-02-11T04:34:00Z"/>
                <w:rFonts w:eastAsia="Times New Roman" w:cs="Times New Roman"/>
                <w:color w:val="000000"/>
                <w:sz w:val="20"/>
                <w:szCs w:val="20"/>
                <w:lang w:eastAsia="zh-CN"/>
              </w:rPr>
            </w:pPr>
            <w:ins w:id="3809" w:author="Jujia Li" w:date="2026-02-10T22:34:00Z" w16du:dateUtc="2026-02-11T04:34:00Z">
              <w:r w:rsidRPr="000C7A78">
                <w:rPr>
                  <w:rFonts w:cs="Times New Roman"/>
                  <w:color w:val="000000"/>
                  <w:sz w:val="20"/>
                  <w:szCs w:val="20"/>
                </w:rPr>
                <w:t>3.22</w:t>
              </w:r>
            </w:ins>
          </w:p>
        </w:tc>
        <w:tc>
          <w:tcPr>
            <w:tcW w:w="291" w:type="pct"/>
            <w:noWrap/>
            <w:vAlign w:val="bottom"/>
            <w:hideMark/>
          </w:tcPr>
          <w:p w14:paraId="156508F2" w14:textId="77777777" w:rsidR="002E1EB5" w:rsidRPr="000C7A78" w:rsidRDefault="002E1EB5" w:rsidP="001D3C56">
            <w:pPr>
              <w:spacing w:after="0" w:line="240" w:lineRule="auto"/>
              <w:jc w:val="right"/>
              <w:rPr>
                <w:ins w:id="3810" w:author="Jujia Li" w:date="2026-02-10T22:34:00Z" w16du:dateUtc="2026-02-11T04:34:00Z"/>
                <w:rFonts w:eastAsia="Times New Roman" w:cs="Times New Roman"/>
                <w:color w:val="000000"/>
                <w:sz w:val="20"/>
                <w:szCs w:val="20"/>
                <w:lang w:eastAsia="zh-CN"/>
              </w:rPr>
            </w:pPr>
            <w:ins w:id="3811" w:author="Jujia Li" w:date="2026-02-10T22:34:00Z" w16du:dateUtc="2026-02-11T04:34:00Z">
              <w:r w:rsidRPr="000C7A78">
                <w:rPr>
                  <w:rFonts w:cs="Times New Roman"/>
                  <w:color w:val="000000"/>
                  <w:sz w:val="20"/>
                  <w:szCs w:val="20"/>
                </w:rPr>
                <w:t>3.54</w:t>
              </w:r>
            </w:ins>
          </w:p>
        </w:tc>
        <w:tc>
          <w:tcPr>
            <w:tcW w:w="234" w:type="pct"/>
            <w:noWrap/>
            <w:vAlign w:val="bottom"/>
            <w:hideMark/>
          </w:tcPr>
          <w:p w14:paraId="6014DAE4" w14:textId="77777777" w:rsidR="002E1EB5" w:rsidRPr="000C7A78" w:rsidRDefault="002E1EB5" w:rsidP="001D3C56">
            <w:pPr>
              <w:spacing w:after="0" w:line="240" w:lineRule="auto"/>
              <w:jc w:val="right"/>
              <w:rPr>
                <w:ins w:id="3812" w:author="Jujia Li" w:date="2026-02-10T22:34:00Z" w16du:dateUtc="2026-02-11T04:34:00Z"/>
                <w:rFonts w:eastAsia="Times New Roman" w:cs="Times New Roman"/>
                <w:color w:val="000000"/>
                <w:sz w:val="20"/>
                <w:szCs w:val="20"/>
                <w:lang w:eastAsia="zh-CN"/>
              </w:rPr>
            </w:pPr>
            <w:ins w:id="3813" w:author="Jujia Li" w:date="2026-02-10T22:34:00Z" w16du:dateUtc="2026-02-11T04:34:00Z">
              <w:r w:rsidRPr="000C7A78">
                <w:rPr>
                  <w:rFonts w:cs="Times New Roman"/>
                  <w:color w:val="000000"/>
                  <w:sz w:val="20"/>
                  <w:szCs w:val="20"/>
                </w:rPr>
                <w:t>-</w:t>
              </w:r>
            </w:ins>
          </w:p>
        </w:tc>
        <w:tc>
          <w:tcPr>
            <w:tcW w:w="234" w:type="pct"/>
            <w:noWrap/>
            <w:vAlign w:val="bottom"/>
            <w:hideMark/>
          </w:tcPr>
          <w:p w14:paraId="1B1E58C3" w14:textId="77777777" w:rsidR="002E1EB5" w:rsidRPr="000C7A78" w:rsidRDefault="002E1EB5" w:rsidP="001D3C56">
            <w:pPr>
              <w:spacing w:after="0" w:line="240" w:lineRule="auto"/>
              <w:jc w:val="right"/>
              <w:rPr>
                <w:ins w:id="3814" w:author="Jujia Li" w:date="2026-02-10T22:34:00Z" w16du:dateUtc="2026-02-11T04:34:00Z"/>
                <w:rFonts w:eastAsia="Times New Roman" w:cs="Times New Roman"/>
                <w:color w:val="000000"/>
                <w:sz w:val="20"/>
                <w:szCs w:val="20"/>
                <w:lang w:eastAsia="zh-CN"/>
              </w:rPr>
            </w:pPr>
            <w:ins w:id="3815" w:author="Jujia Li" w:date="2026-02-10T22:34:00Z" w16du:dateUtc="2026-02-11T04:34:00Z">
              <w:r w:rsidRPr="000C7A78">
                <w:rPr>
                  <w:rFonts w:cs="Times New Roman"/>
                  <w:color w:val="000000"/>
                  <w:sz w:val="20"/>
                  <w:szCs w:val="20"/>
                </w:rPr>
                <w:t>-</w:t>
              </w:r>
            </w:ins>
          </w:p>
        </w:tc>
        <w:tc>
          <w:tcPr>
            <w:tcW w:w="234" w:type="pct"/>
            <w:noWrap/>
            <w:vAlign w:val="bottom"/>
            <w:hideMark/>
          </w:tcPr>
          <w:p w14:paraId="763FF4F2" w14:textId="77777777" w:rsidR="002E1EB5" w:rsidRPr="000C7A78" w:rsidRDefault="002E1EB5" w:rsidP="001D3C56">
            <w:pPr>
              <w:spacing w:after="0" w:line="240" w:lineRule="auto"/>
              <w:jc w:val="right"/>
              <w:rPr>
                <w:ins w:id="3816" w:author="Jujia Li" w:date="2026-02-10T22:34:00Z" w16du:dateUtc="2026-02-11T04:34:00Z"/>
                <w:rFonts w:eastAsia="Times New Roman" w:cs="Times New Roman"/>
                <w:color w:val="000000"/>
                <w:sz w:val="20"/>
                <w:szCs w:val="20"/>
                <w:lang w:eastAsia="zh-CN"/>
              </w:rPr>
            </w:pPr>
            <w:ins w:id="3817" w:author="Jujia Li" w:date="2026-02-10T22:34:00Z" w16du:dateUtc="2026-02-11T04:34:00Z">
              <w:r w:rsidRPr="000C7A78">
                <w:rPr>
                  <w:rFonts w:cs="Times New Roman"/>
                  <w:color w:val="000000"/>
                  <w:sz w:val="20"/>
                  <w:szCs w:val="20"/>
                </w:rPr>
                <w:t>-</w:t>
              </w:r>
            </w:ins>
          </w:p>
        </w:tc>
        <w:tc>
          <w:tcPr>
            <w:tcW w:w="234" w:type="pct"/>
            <w:noWrap/>
            <w:vAlign w:val="bottom"/>
            <w:hideMark/>
          </w:tcPr>
          <w:p w14:paraId="0EA4EC64" w14:textId="77777777" w:rsidR="002E1EB5" w:rsidRPr="000C7A78" w:rsidRDefault="002E1EB5" w:rsidP="001D3C56">
            <w:pPr>
              <w:spacing w:after="0" w:line="240" w:lineRule="auto"/>
              <w:jc w:val="right"/>
              <w:rPr>
                <w:ins w:id="3818" w:author="Jujia Li" w:date="2026-02-10T22:34:00Z" w16du:dateUtc="2026-02-11T04:34:00Z"/>
                <w:rFonts w:eastAsia="Times New Roman" w:cs="Times New Roman"/>
                <w:color w:val="000000"/>
                <w:sz w:val="20"/>
                <w:szCs w:val="20"/>
                <w:lang w:eastAsia="zh-CN"/>
              </w:rPr>
            </w:pPr>
            <w:ins w:id="3819" w:author="Jujia Li" w:date="2026-02-10T22:34:00Z" w16du:dateUtc="2026-02-11T04:34:00Z">
              <w:r w:rsidRPr="000C7A78">
                <w:rPr>
                  <w:rFonts w:cs="Times New Roman"/>
                  <w:color w:val="000000"/>
                  <w:sz w:val="20"/>
                  <w:szCs w:val="20"/>
                </w:rPr>
                <w:t>-</w:t>
              </w:r>
            </w:ins>
          </w:p>
        </w:tc>
        <w:tc>
          <w:tcPr>
            <w:tcW w:w="231" w:type="pct"/>
            <w:vAlign w:val="bottom"/>
          </w:tcPr>
          <w:p w14:paraId="680D7132" w14:textId="77777777" w:rsidR="002E1EB5" w:rsidRPr="000C7A78" w:rsidRDefault="002E1EB5" w:rsidP="001D3C56">
            <w:pPr>
              <w:spacing w:after="0" w:line="240" w:lineRule="auto"/>
              <w:jc w:val="right"/>
              <w:rPr>
                <w:ins w:id="3820" w:author="Jujia Li" w:date="2026-02-10T22:34:00Z" w16du:dateUtc="2026-02-11T04:34:00Z"/>
                <w:rFonts w:cs="Times New Roman"/>
                <w:color w:val="000000"/>
                <w:sz w:val="20"/>
                <w:szCs w:val="20"/>
              </w:rPr>
            </w:pPr>
            <w:ins w:id="3821" w:author="Jujia Li" w:date="2026-02-10T22:34:00Z" w16du:dateUtc="2026-02-11T04:34:00Z">
              <w:r w:rsidRPr="000C7A78">
                <w:rPr>
                  <w:rFonts w:cs="Times New Roman"/>
                  <w:color w:val="000000"/>
                  <w:sz w:val="20"/>
                  <w:szCs w:val="20"/>
                  <w:rPrChange w:id="3822" w:author="Jujia Li" w:date="2026-02-10T22:50:00Z" w16du:dateUtc="2026-02-11T04:50:00Z">
                    <w:rPr>
                      <w:rFonts w:ascii="Aptos Narrow" w:hAnsi="Aptos Narrow"/>
                      <w:color w:val="000000"/>
                    </w:rPr>
                  </w:rPrChange>
                </w:rPr>
                <w:t>44.5</w:t>
              </w:r>
            </w:ins>
          </w:p>
        </w:tc>
        <w:tc>
          <w:tcPr>
            <w:tcW w:w="418" w:type="pct"/>
            <w:vAlign w:val="bottom"/>
          </w:tcPr>
          <w:p w14:paraId="66BC8632" w14:textId="292D4145" w:rsidR="002E1EB5" w:rsidRPr="000C7A78" w:rsidRDefault="002E1EB5" w:rsidP="001D3C56">
            <w:pPr>
              <w:spacing w:after="0" w:line="240" w:lineRule="auto"/>
              <w:jc w:val="right"/>
              <w:rPr>
                <w:ins w:id="3823" w:author="Jujia Li" w:date="2026-02-10T22:34:00Z" w16du:dateUtc="2026-02-11T04:34:00Z"/>
                <w:rFonts w:cs="Times New Roman"/>
                <w:sz w:val="20"/>
                <w:szCs w:val="20"/>
                <w:rPrChange w:id="3824" w:author="Jujia Li" w:date="2026-02-10T22:50:00Z" w16du:dateUtc="2026-02-11T04:50:00Z">
                  <w:rPr>
                    <w:ins w:id="3825" w:author="Jujia Li" w:date="2026-02-10T22:34:00Z" w16du:dateUtc="2026-02-11T04:34:00Z"/>
                    <w:rFonts w:cs="Times New Roman"/>
                  </w:rPr>
                </w:rPrChange>
              </w:rPr>
            </w:pPr>
            <w:ins w:id="3826" w:author="Jujia Li" w:date="2026-02-10T22:34:00Z" w16du:dateUtc="2026-02-11T04:34:00Z">
              <w:r w:rsidRPr="000C7A78">
                <w:rPr>
                  <w:rFonts w:cs="Times New Roman"/>
                  <w:color w:val="000000"/>
                  <w:sz w:val="20"/>
                  <w:szCs w:val="20"/>
                  <w:rPrChange w:id="3827" w:author="Jujia Li" w:date="2026-02-10T22:50:00Z" w16du:dateUtc="2026-02-11T04:50:00Z">
                    <w:rPr>
                      <w:rFonts w:ascii="Aptos Narrow" w:hAnsi="Aptos Narrow"/>
                      <w:color w:val="000000"/>
                    </w:rPr>
                  </w:rPrChange>
                </w:rPr>
                <w:t>5</w:t>
              </w:r>
            </w:ins>
            <w:ins w:id="3828" w:author="Jujia Li" w:date="2026-02-10T23:19:00Z" w16du:dateUtc="2026-02-11T05:19:00Z">
              <w:r w:rsidR="005D584A">
                <w:rPr>
                  <w:rFonts w:cs="Times New Roman"/>
                  <w:color w:val="000000"/>
                  <w:sz w:val="20"/>
                  <w:szCs w:val="20"/>
                </w:rPr>
                <w:t>.0</w:t>
              </w:r>
            </w:ins>
          </w:p>
        </w:tc>
        <w:tc>
          <w:tcPr>
            <w:tcW w:w="495" w:type="pct"/>
            <w:vAlign w:val="bottom"/>
          </w:tcPr>
          <w:p w14:paraId="69750FBE" w14:textId="77777777" w:rsidR="002E1EB5" w:rsidRPr="000C7A78" w:rsidRDefault="002E1EB5" w:rsidP="001D3C56">
            <w:pPr>
              <w:spacing w:after="0" w:line="240" w:lineRule="auto"/>
              <w:jc w:val="right"/>
              <w:rPr>
                <w:ins w:id="3829" w:author="Jujia Li" w:date="2026-02-10T22:34:00Z" w16du:dateUtc="2026-02-11T04:34:00Z"/>
                <w:rFonts w:cs="Times New Roman"/>
                <w:sz w:val="20"/>
                <w:szCs w:val="20"/>
                <w:rPrChange w:id="3830" w:author="Jujia Li" w:date="2026-02-10T22:50:00Z" w16du:dateUtc="2026-02-11T04:50:00Z">
                  <w:rPr>
                    <w:ins w:id="3831" w:author="Jujia Li" w:date="2026-02-10T22:34:00Z" w16du:dateUtc="2026-02-11T04:34:00Z"/>
                    <w:rFonts w:cs="Times New Roman"/>
                  </w:rPr>
                </w:rPrChange>
              </w:rPr>
            </w:pPr>
            <w:ins w:id="3832" w:author="Jujia Li" w:date="2026-02-10T22:34:00Z" w16du:dateUtc="2026-02-11T04:34:00Z">
              <w:r w:rsidRPr="000C7A78">
                <w:rPr>
                  <w:rFonts w:cs="Times New Roman"/>
                  <w:color w:val="000000"/>
                  <w:sz w:val="20"/>
                  <w:szCs w:val="20"/>
                  <w:rPrChange w:id="3833" w:author="Jujia Li" w:date="2026-02-10T22:50:00Z" w16du:dateUtc="2026-02-11T04:50:00Z">
                    <w:rPr>
                      <w:rFonts w:ascii="Aptos Narrow" w:hAnsi="Aptos Narrow"/>
                      <w:color w:val="000000"/>
                    </w:rPr>
                  </w:rPrChange>
                </w:rPr>
                <w:t>6.2</w:t>
              </w:r>
            </w:ins>
          </w:p>
        </w:tc>
        <w:tc>
          <w:tcPr>
            <w:tcW w:w="328" w:type="pct"/>
            <w:vAlign w:val="bottom"/>
          </w:tcPr>
          <w:p w14:paraId="4AE9D539" w14:textId="77777777" w:rsidR="002E1EB5" w:rsidRPr="000C7A78" w:rsidRDefault="002E1EB5" w:rsidP="001D3C56">
            <w:pPr>
              <w:spacing w:after="0" w:line="240" w:lineRule="auto"/>
              <w:jc w:val="right"/>
              <w:rPr>
                <w:ins w:id="3834" w:author="Jujia Li" w:date="2026-02-10T22:34:00Z" w16du:dateUtc="2026-02-11T04:34:00Z"/>
                <w:rFonts w:cs="Times New Roman"/>
                <w:sz w:val="20"/>
                <w:szCs w:val="20"/>
                <w:rPrChange w:id="3835" w:author="Jujia Li" w:date="2026-02-10T22:50:00Z" w16du:dateUtc="2026-02-11T04:50:00Z">
                  <w:rPr>
                    <w:ins w:id="3836" w:author="Jujia Li" w:date="2026-02-10T22:34:00Z" w16du:dateUtc="2026-02-11T04:34:00Z"/>
                    <w:rFonts w:cs="Times New Roman"/>
                  </w:rPr>
                </w:rPrChange>
              </w:rPr>
            </w:pPr>
            <w:ins w:id="3837" w:author="Jujia Li" w:date="2026-02-10T22:34:00Z" w16du:dateUtc="2026-02-11T04:34:00Z">
              <w:r w:rsidRPr="000C7A78">
                <w:rPr>
                  <w:rFonts w:cs="Times New Roman"/>
                  <w:color w:val="000000"/>
                  <w:sz w:val="20"/>
                  <w:szCs w:val="20"/>
                  <w:rPrChange w:id="3838" w:author="Jujia Li" w:date="2026-02-10T22:50:00Z" w16du:dateUtc="2026-02-11T04:50:00Z">
                    <w:rPr>
                      <w:rFonts w:ascii="Aptos Narrow" w:hAnsi="Aptos Narrow"/>
                      <w:color w:val="000000"/>
                    </w:rPr>
                  </w:rPrChange>
                </w:rPr>
                <w:t>13.6</w:t>
              </w:r>
            </w:ins>
          </w:p>
        </w:tc>
        <w:tc>
          <w:tcPr>
            <w:tcW w:w="459" w:type="pct"/>
            <w:vAlign w:val="bottom"/>
          </w:tcPr>
          <w:p w14:paraId="07A5C673" w14:textId="480B8BF5" w:rsidR="002E1EB5" w:rsidRPr="000C7A78" w:rsidRDefault="002E1EB5" w:rsidP="001D3C56">
            <w:pPr>
              <w:spacing w:after="0" w:line="240" w:lineRule="auto"/>
              <w:jc w:val="right"/>
              <w:rPr>
                <w:ins w:id="3839" w:author="Jujia Li" w:date="2026-02-10T22:34:00Z" w16du:dateUtc="2026-02-11T04:34:00Z"/>
                <w:rFonts w:cs="Times New Roman"/>
                <w:sz w:val="20"/>
                <w:szCs w:val="20"/>
                <w:rPrChange w:id="3840" w:author="Jujia Li" w:date="2026-02-10T22:50:00Z" w16du:dateUtc="2026-02-11T04:50:00Z">
                  <w:rPr>
                    <w:ins w:id="3841" w:author="Jujia Li" w:date="2026-02-10T22:34:00Z" w16du:dateUtc="2026-02-11T04:34:00Z"/>
                    <w:rFonts w:cs="Times New Roman"/>
                  </w:rPr>
                </w:rPrChange>
              </w:rPr>
            </w:pPr>
            <w:ins w:id="3842" w:author="Jujia Li" w:date="2026-02-10T22:34:00Z" w16du:dateUtc="2026-02-11T04:34:00Z">
              <w:r w:rsidRPr="000C7A78">
                <w:rPr>
                  <w:rFonts w:cs="Times New Roman"/>
                  <w:color w:val="000000"/>
                  <w:sz w:val="20"/>
                  <w:szCs w:val="20"/>
                  <w:rPrChange w:id="3843" w:author="Jujia Li" w:date="2026-02-10T22:50:00Z" w16du:dateUtc="2026-02-11T04:50:00Z">
                    <w:rPr>
                      <w:rFonts w:ascii="Aptos Narrow" w:hAnsi="Aptos Narrow"/>
                      <w:color w:val="000000"/>
                    </w:rPr>
                  </w:rPrChange>
                </w:rPr>
                <w:t>18</w:t>
              </w:r>
            </w:ins>
            <w:ins w:id="3844" w:author="Jujia Li" w:date="2026-02-10T23:20:00Z" w16du:dateUtc="2026-02-11T05:20:00Z">
              <w:r w:rsidR="005D584A">
                <w:rPr>
                  <w:rFonts w:cs="Times New Roman"/>
                  <w:color w:val="000000"/>
                  <w:sz w:val="20"/>
                  <w:szCs w:val="20"/>
                </w:rPr>
                <w:t>.0</w:t>
              </w:r>
            </w:ins>
          </w:p>
        </w:tc>
      </w:tr>
      <w:tr w:rsidR="00246190" w:rsidRPr="00246190" w14:paraId="5DE4269B" w14:textId="77777777" w:rsidTr="000C7A78">
        <w:trPr>
          <w:trHeight w:val="144"/>
          <w:ins w:id="3845" w:author="Jujia Li" w:date="2026-02-10T22:34:00Z"/>
        </w:trPr>
        <w:tc>
          <w:tcPr>
            <w:tcW w:w="423" w:type="pct"/>
            <w:noWrap/>
            <w:vAlign w:val="center"/>
            <w:hideMark/>
          </w:tcPr>
          <w:p w14:paraId="0495FA7D" w14:textId="77777777" w:rsidR="002E1EB5" w:rsidRPr="000C7A78" w:rsidRDefault="002E1EB5" w:rsidP="001D3C56">
            <w:pPr>
              <w:spacing w:after="0" w:line="240" w:lineRule="auto"/>
              <w:rPr>
                <w:ins w:id="3846" w:author="Jujia Li" w:date="2026-02-10T22:34:00Z" w16du:dateUtc="2026-02-11T04:34:00Z"/>
                <w:rFonts w:eastAsia="Times New Roman" w:cs="Times New Roman"/>
                <w:color w:val="000000"/>
                <w:sz w:val="20"/>
                <w:szCs w:val="20"/>
                <w:lang w:eastAsia="zh-CN"/>
              </w:rPr>
            </w:pPr>
            <w:ins w:id="3847" w:author="Jujia Li" w:date="2026-02-10T22:34:00Z" w16du:dateUtc="2026-02-11T04:34:00Z">
              <w:r w:rsidRPr="000C7A78">
                <w:rPr>
                  <w:rFonts w:cs="Times New Roman"/>
                  <w:sz w:val="20"/>
                  <w:szCs w:val="20"/>
                </w:rPr>
                <w:t>Madison</w:t>
              </w:r>
            </w:ins>
          </w:p>
        </w:tc>
        <w:tc>
          <w:tcPr>
            <w:tcW w:w="333" w:type="pct"/>
            <w:vAlign w:val="center"/>
          </w:tcPr>
          <w:p w14:paraId="08B739D9" w14:textId="5D141690" w:rsidR="002E1EB5" w:rsidRPr="000C7A78" w:rsidRDefault="002E1EB5" w:rsidP="001D3C56">
            <w:pPr>
              <w:spacing w:after="0" w:line="240" w:lineRule="auto"/>
              <w:jc w:val="right"/>
              <w:rPr>
                <w:ins w:id="3848" w:author="Jujia Li" w:date="2026-02-10T22:34:00Z" w16du:dateUtc="2026-02-11T04:34:00Z"/>
                <w:rFonts w:cs="Times New Roman"/>
                <w:color w:val="000000"/>
                <w:sz w:val="20"/>
                <w:szCs w:val="20"/>
              </w:rPr>
            </w:pPr>
            <w:ins w:id="3849" w:author="Jujia Li" w:date="2026-02-10T22:34:00Z" w16du:dateUtc="2026-02-11T04:34:00Z">
              <w:r w:rsidRPr="000C7A78">
                <w:rPr>
                  <w:rFonts w:cs="Times New Roman"/>
                  <w:sz w:val="20"/>
                  <w:szCs w:val="20"/>
                  <w:rPrChange w:id="3850" w:author="Jujia Li" w:date="2026-02-10T22:50:00Z" w16du:dateUtc="2026-02-11T04:50:00Z">
                    <w:rPr>
                      <w:rFonts w:cs="Times New Roman"/>
                    </w:rPr>
                  </w:rPrChange>
                </w:rPr>
                <w:t>364</w:t>
              </w:r>
            </w:ins>
            <w:ins w:id="3851" w:author="Jujia Li" w:date="2026-02-10T22:51:00Z" w16du:dateUtc="2026-02-11T04:51:00Z">
              <w:r w:rsidR="000C7A78">
                <w:rPr>
                  <w:rFonts w:eastAsia="SimSun" w:cs="Times New Roman" w:hint="eastAsia"/>
                  <w:sz w:val="20"/>
                  <w:szCs w:val="20"/>
                  <w:lang w:eastAsia="zh-CN"/>
                </w:rPr>
                <w:t>,</w:t>
              </w:r>
            </w:ins>
            <w:ins w:id="3852" w:author="Jujia Li" w:date="2026-02-10T22:34:00Z" w16du:dateUtc="2026-02-11T04:34:00Z">
              <w:r w:rsidRPr="000C7A78">
                <w:rPr>
                  <w:rFonts w:cs="Times New Roman"/>
                  <w:sz w:val="20"/>
                  <w:szCs w:val="20"/>
                  <w:rPrChange w:id="3853" w:author="Jujia Li" w:date="2026-02-10T22:50:00Z" w16du:dateUtc="2026-02-11T04:50:00Z">
                    <w:rPr>
                      <w:rFonts w:cs="Times New Roman"/>
                    </w:rPr>
                  </w:rPrChange>
                </w:rPr>
                <w:t>360</w:t>
              </w:r>
            </w:ins>
          </w:p>
        </w:tc>
        <w:tc>
          <w:tcPr>
            <w:tcW w:w="188" w:type="pct"/>
            <w:vAlign w:val="center"/>
          </w:tcPr>
          <w:p w14:paraId="7832E24A" w14:textId="77777777" w:rsidR="002E1EB5" w:rsidRPr="000C7A78" w:rsidRDefault="002E1EB5" w:rsidP="001D3C56">
            <w:pPr>
              <w:spacing w:after="0" w:line="240" w:lineRule="auto"/>
              <w:jc w:val="right"/>
              <w:rPr>
                <w:ins w:id="3854" w:author="Jujia Li" w:date="2026-02-10T22:34:00Z" w16du:dateUtc="2026-02-11T04:34:00Z"/>
                <w:rFonts w:cs="Times New Roman"/>
                <w:color w:val="000000"/>
                <w:sz w:val="20"/>
                <w:szCs w:val="20"/>
              </w:rPr>
            </w:pPr>
            <w:ins w:id="3855" w:author="Jujia Li" w:date="2026-02-10T22:34:00Z" w16du:dateUtc="2026-02-11T04:34:00Z">
              <w:r w:rsidRPr="000C7A78">
                <w:rPr>
                  <w:rFonts w:cs="Times New Roman"/>
                  <w:color w:val="000000"/>
                  <w:sz w:val="20"/>
                  <w:szCs w:val="20"/>
                </w:rPr>
                <w:t>3</w:t>
              </w:r>
            </w:ins>
          </w:p>
        </w:tc>
        <w:tc>
          <w:tcPr>
            <w:tcW w:w="353" w:type="pct"/>
            <w:noWrap/>
            <w:vAlign w:val="bottom"/>
            <w:hideMark/>
          </w:tcPr>
          <w:p w14:paraId="53203462" w14:textId="77777777" w:rsidR="002E1EB5" w:rsidRPr="000C7A78" w:rsidRDefault="002E1EB5" w:rsidP="001D3C56">
            <w:pPr>
              <w:spacing w:after="0" w:line="240" w:lineRule="auto"/>
              <w:jc w:val="right"/>
              <w:rPr>
                <w:ins w:id="3856" w:author="Jujia Li" w:date="2026-02-10T22:34:00Z" w16du:dateUtc="2026-02-11T04:34:00Z"/>
                <w:rFonts w:eastAsia="Times New Roman" w:cs="Times New Roman"/>
                <w:color w:val="000000"/>
                <w:sz w:val="20"/>
                <w:szCs w:val="20"/>
                <w:lang w:eastAsia="zh-CN"/>
              </w:rPr>
            </w:pPr>
            <w:ins w:id="3857" w:author="Jujia Li" w:date="2026-02-10T22:34:00Z" w16du:dateUtc="2026-02-11T04:34:00Z">
              <w:r w:rsidRPr="000C7A78">
                <w:rPr>
                  <w:rFonts w:cs="Times New Roman"/>
                  <w:color w:val="000000"/>
                  <w:sz w:val="20"/>
                  <w:szCs w:val="20"/>
                </w:rPr>
                <w:t>8.47</w:t>
              </w:r>
            </w:ins>
          </w:p>
        </w:tc>
        <w:tc>
          <w:tcPr>
            <w:tcW w:w="253" w:type="pct"/>
            <w:noWrap/>
            <w:vAlign w:val="bottom"/>
            <w:hideMark/>
          </w:tcPr>
          <w:p w14:paraId="1586650D" w14:textId="77777777" w:rsidR="002E1EB5" w:rsidRPr="000C7A78" w:rsidRDefault="002E1EB5" w:rsidP="001D3C56">
            <w:pPr>
              <w:spacing w:after="0" w:line="240" w:lineRule="auto"/>
              <w:jc w:val="right"/>
              <w:rPr>
                <w:ins w:id="3858" w:author="Jujia Li" w:date="2026-02-10T22:34:00Z" w16du:dateUtc="2026-02-11T04:34:00Z"/>
                <w:rFonts w:eastAsia="Times New Roman" w:cs="Times New Roman"/>
                <w:color w:val="000000"/>
                <w:sz w:val="20"/>
                <w:szCs w:val="20"/>
                <w:lang w:eastAsia="zh-CN"/>
              </w:rPr>
            </w:pPr>
            <w:ins w:id="3859" w:author="Jujia Li" w:date="2026-02-10T22:34:00Z" w16du:dateUtc="2026-02-11T04:34:00Z">
              <w:r w:rsidRPr="000C7A78">
                <w:rPr>
                  <w:rFonts w:cs="Times New Roman"/>
                  <w:color w:val="000000"/>
                  <w:sz w:val="20"/>
                  <w:szCs w:val="20"/>
                </w:rPr>
                <w:t>13.02</w:t>
              </w:r>
            </w:ins>
          </w:p>
        </w:tc>
        <w:tc>
          <w:tcPr>
            <w:tcW w:w="291" w:type="pct"/>
            <w:noWrap/>
            <w:vAlign w:val="bottom"/>
            <w:hideMark/>
          </w:tcPr>
          <w:p w14:paraId="5FDF6835" w14:textId="77777777" w:rsidR="002E1EB5" w:rsidRPr="000C7A78" w:rsidRDefault="002E1EB5" w:rsidP="001D3C56">
            <w:pPr>
              <w:spacing w:after="0" w:line="240" w:lineRule="auto"/>
              <w:jc w:val="right"/>
              <w:rPr>
                <w:ins w:id="3860" w:author="Jujia Li" w:date="2026-02-10T22:34:00Z" w16du:dateUtc="2026-02-11T04:34:00Z"/>
                <w:rFonts w:eastAsia="Times New Roman" w:cs="Times New Roman"/>
                <w:color w:val="000000"/>
                <w:sz w:val="20"/>
                <w:szCs w:val="20"/>
                <w:lang w:eastAsia="zh-CN"/>
              </w:rPr>
            </w:pPr>
            <w:ins w:id="3861" w:author="Jujia Li" w:date="2026-02-10T22:34:00Z" w16du:dateUtc="2026-02-11T04:34:00Z">
              <w:r w:rsidRPr="000C7A78">
                <w:rPr>
                  <w:rFonts w:cs="Times New Roman"/>
                  <w:color w:val="000000"/>
                  <w:sz w:val="20"/>
                  <w:szCs w:val="20"/>
                </w:rPr>
                <w:t>7.60</w:t>
              </w:r>
            </w:ins>
          </w:p>
        </w:tc>
        <w:tc>
          <w:tcPr>
            <w:tcW w:w="291" w:type="pct"/>
            <w:noWrap/>
            <w:vAlign w:val="bottom"/>
            <w:hideMark/>
          </w:tcPr>
          <w:p w14:paraId="18AD93D8" w14:textId="77777777" w:rsidR="002E1EB5" w:rsidRPr="000C7A78" w:rsidRDefault="002E1EB5" w:rsidP="001D3C56">
            <w:pPr>
              <w:spacing w:after="0" w:line="240" w:lineRule="auto"/>
              <w:jc w:val="right"/>
              <w:rPr>
                <w:ins w:id="3862" w:author="Jujia Li" w:date="2026-02-10T22:34:00Z" w16du:dateUtc="2026-02-11T04:34:00Z"/>
                <w:rFonts w:eastAsia="Times New Roman" w:cs="Times New Roman"/>
                <w:color w:val="000000"/>
                <w:sz w:val="20"/>
                <w:szCs w:val="20"/>
                <w:lang w:eastAsia="zh-CN"/>
              </w:rPr>
            </w:pPr>
            <w:ins w:id="3863" w:author="Jujia Li" w:date="2026-02-10T22:34:00Z" w16du:dateUtc="2026-02-11T04:34:00Z">
              <w:r w:rsidRPr="000C7A78">
                <w:rPr>
                  <w:rFonts w:cs="Times New Roman"/>
                  <w:color w:val="000000"/>
                  <w:sz w:val="20"/>
                  <w:szCs w:val="20"/>
                </w:rPr>
                <w:t>3.16</w:t>
              </w:r>
            </w:ins>
          </w:p>
        </w:tc>
        <w:tc>
          <w:tcPr>
            <w:tcW w:w="234" w:type="pct"/>
            <w:noWrap/>
            <w:vAlign w:val="bottom"/>
            <w:hideMark/>
          </w:tcPr>
          <w:p w14:paraId="560D9019" w14:textId="77777777" w:rsidR="002E1EB5" w:rsidRPr="000C7A78" w:rsidRDefault="002E1EB5" w:rsidP="001D3C56">
            <w:pPr>
              <w:spacing w:after="0" w:line="240" w:lineRule="auto"/>
              <w:jc w:val="right"/>
              <w:rPr>
                <w:ins w:id="3864" w:author="Jujia Li" w:date="2026-02-10T22:34:00Z" w16du:dateUtc="2026-02-11T04:34:00Z"/>
                <w:rFonts w:eastAsia="Times New Roman" w:cs="Times New Roman"/>
                <w:color w:val="000000"/>
                <w:sz w:val="20"/>
                <w:szCs w:val="20"/>
                <w:lang w:eastAsia="zh-CN"/>
              </w:rPr>
            </w:pPr>
            <w:ins w:id="3865" w:author="Jujia Li" w:date="2026-02-10T22:34:00Z" w16du:dateUtc="2026-02-11T04:34:00Z">
              <w:r w:rsidRPr="000C7A78">
                <w:rPr>
                  <w:rFonts w:cs="Times New Roman"/>
                  <w:color w:val="000000"/>
                  <w:sz w:val="20"/>
                  <w:szCs w:val="20"/>
                </w:rPr>
                <w:t>0.44</w:t>
              </w:r>
            </w:ins>
          </w:p>
        </w:tc>
        <w:tc>
          <w:tcPr>
            <w:tcW w:w="234" w:type="pct"/>
            <w:noWrap/>
            <w:vAlign w:val="bottom"/>
            <w:hideMark/>
          </w:tcPr>
          <w:p w14:paraId="615DE59F" w14:textId="77777777" w:rsidR="002E1EB5" w:rsidRPr="000C7A78" w:rsidRDefault="002E1EB5" w:rsidP="001D3C56">
            <w:pPr>
              <w:spacing w:after="0" w:line="240" w:lineRule="auto"/>
              <w:jc w:val="right"/>
              <w:rPr>
                <w:ins w:id="3866" w:author="Jujia Li" w:date="2026-02-10T22:34:00Z" w16du:dateUtc="2026-02-11T04:34:00Z"/>
                <w:rFonts w:eastAsia="Times New Roman" w:cs="Times New Roman"/>
                <w:color w:val="000000"/>
                <w:sz w:val="20"/>
                <w:szCs w:val="20"/>
                <w:lang w:eastAsia="zh-CN"/>
              </w:rPr>
            </w:pPr>
            <w:ins w:id="3867" w:author="Jujia Li" w:date="2026-02-10T22:34:00Z" w16du:dateUtc="2026-02-11T04:34:00Z">
              <w:r w:rsidRPr="000C7A78">
                <w:rPr>
                  <w:rFonts w:cs="Times New Roman"/>
                  <w:color w:val="000000"/>
                  <w:sz w:val="20"/>
                  <w:szCs w:val="20"/>
                </w:rPr>
                <w:t>0.55</w:t>
              </w:r>
            </w:ins>
          </w:p>
        </w:tc>
        <w:tc>
          <w:tcPr>
            <w:tcW w:w="234" w:type="pct"/>
            <w:noWrap/>
            <w:vAlign w:val="bottom"/>
            <w:hideMark/>
          </w:tcPr>
          <w:p w14:paraId="6A3EFD18" w14:textId="77777777" w:rsidR="002E1EB5" w:rsidRPr="000C7A78" w:rsidRDefault="002E1EB5" w:rsidP="001D3C56">
            <w:pPr>
              <w:spacing w:after="0" w:line="240" w:lineRule="auto"/>
              <w:jc w:val="right"/>
              <w:rPr>
                <w:ins w:id="3868" w:author="Jujia Li" w:date="2026-02-10T22:34:00Z" w16du:dateUtc="2026-02-11T04:34:00Z"/>
                <w:rFonts w:eastAsia="Times New Roman" w:cs="Times New Roman"/>
                <w:color w:val="000000"/>
                <w:sz w:val="20"/>
                <w:szCs w:val="20"/>
                <w:lang w:eastAsia="zh-CN"/>
              </w:rPr>
            </w:pPr>
            <w:ins w:id="3869" w:author="Jujia Li" w:date="2026-02-10T22:34:00Z" w16du:dateUtc="2026-02-11T04:34:00Z">
              <w:r w:rsidRPr="000C7A78">
                <w:rPr>
                  <w:rFonts w:cs="Times New Roman"/>
                  <w:color w:val="000000"/>
                  <w:sz w:val="20"/>
                  <w:szCs w:val="20"/>
                </w:rPr>
                <w:t>0.32</w:t>
              </w:r>
            </w:ins>
          </w:p>
        </w:tc>
        <w:tc>
          <w:tcPr>
            <w:tcW w:w="234" w:type="pct"/>
            <w:noWrap/>
            <w:vAlign w:val="bottom"/>
            <w:hideMark/>
          </w:tcPr>
          <w:p w14:paraId="0D8076FC" w14:textId="77777777" w:rsidR="002E1EB5" w:rsidRPr="000C7A78" w:rsidRDefault="002E1EB5" w:rsidP="001D3C56">
            <w:pPr>
              <w:spacing w:after="0" w:line="240" w:lineRule="auto"/>
              <w:jc w:val="right"/>
              <w:rPr>
                <w:ins w:id="3870" w:author="Jujia Li" w:date="2026-02-10T22:34:00Z" w16du:dateUtc="2026-02-11T04:34:00Z"/>
                <w:rFonts w:eastAsia="Times New Roman" w:cs="Times New Roman"/>
                <w:color w:val="000000"/>
                <w:sz w:val="20"/>
                <w:szCs w:val="20"/>
                <w:lang w:eastAsia="zh-CN"/>
              </w:rPr>
            </w:pPr>
            <w:ins w:id="3871" w:author="Jujia Li" w:date="2026-02-10T22:34:00Z" w16du:dateUtc="2026-02-11T04:34:00Z">
              <w:r w:rsidRPr="000C7A78">
                <w:rPr>
                  <w:rFonts w:cs="Times New Roman"/>
                  <w:color w:val="000000"/>
                  <w:sz w:val="20"/>
                  <w:szCs w:val="20"/>
                </w:rPr>
                <w:t>0.88</w:t>
              </w:r>
            </w:ins>
          </w:p>
        </w:tc>
        <w:tc>
          <w:tcPr>
            <w:tcW w:w="231" w:type="pct"/>
            <w:vAlign w:val="bottom"/>
          </w:tcPr>
          <w:p w14:paraId="14615F4A" w14:textId="77777777" w:rsidR="002E1EB5" w:rsidRPr="000C7A78" w:rsidRDefault="002E1EB5" w:rsidP="001D3C56">
            <w:pPr>
              <w:spacing w:after="0" w:line="240" w:lineRule="auto"/>
              <w:jc w:val="right"/>
              <w:rPr>
                <w:ins w:id="3872" w:author="Jujia Li" w:date="2026-02-10T22:34:00Z" w16du:dateUtc="2026-02-11T04:34:00Z"/>
                <w:rFonts w:cs="Times New Roman"/>
                <w:color w:val="000000"/>
                <w:sz w:val="20"/>
                <w:szCs w:val="20"/>
              </w:rPr>
            </w:pPr>
            <w:ins w:id="3873" w:author="Jujia Li" w:date="2026-02-10T22:34:00Z" w16du:dateUtc="2026-02-11T04:34:00Z">
              <w:r w:rsidRPr="000C7A78">
                <w:rPr>
                  <w:rFonts w:cs="Times New Roman"/>
                  <w:color w:val="000000"/>
                  <w:sz w:val="20"/>
                  <w:szCs w:val="20"/>
                  <w:rPrChange w:id="3874" w:author="Jujia Li" w:date="2026-02-10T22:50:00Z" w16du:dateUtc="2026-02-11T04:50:00Z">
                    <w:rPr>
                      <w:rFonts w:ascii="Aptos Narrow" w:hAnsi="Aptos Narrow"/>
                      <w:color w:val="000000"/>
                    </w:rPr>
                  </w:rPrChange>
                </w:rPr>
                <w:t>46.2</w:t>
              </w:r>
            </w:ins>
          </w:p>
        </w:tc>
        <w:tc>
          <w:tcPr>
            <w:tcW w:w="418" w:type="pct"/>
            <w:vAlign w:val="bottom"/>
          </w:tcPr>
          <w:p w14:paraId="76916722" w14:textId="77777777" w:rsidR="002E1EB5" w:rsidRPr="000C7A78" w:rsidRDefault="002E1EB5" w:rsidP="001D3C56">
            <w:pPr>
              <w:spacing w:after="0" w:line="240" w:lineRule="auto"/>
              <w:jc w:val="right"/>
              <w:rPr>
                <w:ins w:id="3875" w:author="Jujia Li" w:date="2026-02-10T22:34:00Z" w16du:dateUtc="2026-02-11T04:34:00Z"/>
                <w:rFonts w:cs="Times New Roman"/>
                <w:sz w:val="20"/>
                <w:szCs w:val="20"/>
                <w:rPrChange w:id="3876" w:author="Jujia Li" w:date="2026-02-10T22:50:00Z" w16du:dateUtc="2026-02-11T04:50:00Z">
                  <w:rPr>
                    <w:ins w:id="3877" w:author="Jujia Li" w:date="2026-02-10T22:34:00Z" w16du:dateUtc="2026-02-11T04:34:00Z"/>
                    <w:rFonts w:cs="Times New Roman"/>
                  </w:rPr>
                </w:rPrChange>
              </w:rPr>
            </w:pPr>
            <w:ins w:id="3878" w:author="Jujia Li" w:date="2026-02-10T22:34:00Z" w16du:dateUtc="2026-02-11T04:34:00Z">
              <w:r w:rsidRPr="000C7A78">
                <w:rPr>
                  <w:rFonts w:cs="Times New Roman"/>
                  <w:color w:val="000000"/>
                  <w:sz w:val="20"/>
                  <w:szCs w:val="20"/>
                  <w:rPrChange w:id="3879" w:author="Jujia Li" w:date="2026-02-10T22:50:00Z" w16du:dateUtc="2026-02-11T04:50:00Z">
                    <w:rPr>
                      <w:rFonts w:ascii="Aptos Narrow" w:hAnsi="Aptos Narrow"/>
                      <w:color w:val="000000"/>
                    </w:rPr>
                  </w:rPrChange>
                </w:rPr>
                <w:t>4.5</w:t>
              </w:r>
            </w:ins>
          </w:p>
        </w:tc>
        <w:tc>
          <w:tcPr>
            <w:tcW w:w="495" w:type="pct"/>
            <w:vAlign w:val="bottom"/>
          </w:tcPr>
          <w:p w14:paraId="432E679B" w14:textId="165078E4" w:rsidR="002E1EB5" w:rsidRPr="000C7A78" w:rsidRDefault="002E1EB5" w:rsidP="001D3C56">
            <w:pPr>
              <w:spacing w:after="0" w:line="240" w:lineRule="auto"/>
              <w:jc w:val="right"/>
              <w:rPr>
                <w:ins w:id="3880" w:author="Jujia Li" w:date="2026-02-10T22:34:00Z" w16du:dateUtc="2026-02-11T04:34:00Z"/>
                <w:rFonts w:cs="Times New Roman"/>
                <w:sz w:val="20"/>
                <w:szCs w:val="20"/>
                <w:rPrChange w:id="3881" w:author="Jujia Li" w:date="2026-02-10T22:50:00Z" w16du:dateUtc="2026-02-11T04:50:00Z">
                  <w:rPr>
                    <w:ins w:id="3882" w:author="Jujia Li" w:date="2026-02-10T22:34:00Z" w16du:dateUtc="2026-02-11T04:34:00Z"/>
                    <w:rFonts w:cs="Times New Roman"/>
                  </w:rPr>
                </w:rPrChange>
              </w:rPr>
            </w:pPr>
            <w:ins w:id="3883" w:author="Jujia Li" w:date="2026-02-10T22:34:00Z" w16du:dateUtc="2026-02-11T04:34:00Z">
              <w:r w:rsidRPr="000C7A78">
                <w:rPr>
                  <w:rFonts w:cs="Times New Roman"/>
                  <w:color w:val="000000"/>
                  <w:sz w:val="20"/>
                  <w:szCs w:val="20"/>
                  <w:rPrChange w:id="3884" w:author="Jujia Li" w:date="2026-02-10T22:50:00Z" w16du:dateUtc="2026-02-11T04:50:00Z">
                    <w:rPr>
                      <w:rFonts w:ascii="Aptos Narrow" w:hAnsi="Aptos Narrow"/>
                      <w:color w:val="000000"/>
                    </w:rPr>
                  </w:rPrChange>
                </w:rPr>
                <w:t>5</w:t>
              </w:r>
            </w:ins>
            <w:ins w:id="3885" w:author="Jujia Li" w:date="2026-02-10T23:20:00Z" w16du:dateUtc="2026-02-11T05:20:00Z">
              <w:r w:rsidR="005D584A">
                <w:rPr>
                  <w:rFonts w:cs="Times New Roman"/>
                  <w:color w:val="000000"/>
                  <w:sz w:val="20"/>
                  <w:szCs w:val="20"/>
                </w:rPr>
                <w:t>.0</w:t>
              </w:r>
            </w:ins>
          </w:p>
        </w:tc>
        <w:tc>
          <w:tcPr>
            <w:tcW w:w="328" w:type="pct"/>
            <w:vAlign w:val="bottom"/>
          </w:tcPr>
          <w:p w14:paraId="664980A5" w14:textId="77777777" w:rsidR="002E1EB5" w:rsidRPr="000C7A78" w:rsidRDefault="002E1EB5" w:rsidP="001D3C56">
            <w:pPr>
              <w:spacing w:after="0" w:line="240" w:lineRule="auto"/>
              <w:jc w:val="right"/>
              <w:rPr>
                <w:ins w:id="3886" w:author="Jujia Li" w:date="2026-02-10T22:34:00Z" w16du:dateUtc="2026-02-11T04:34:00Z"/>
                <w:rFonts w:cs="Times New Roman"/>
                <w:sz w:val="20"/>
                <w:szCs w:val="20"/>
                <w:rPrChange w:id="3887" w:author="Jujia Li" w:date="2026-02-10T22:50:00Z" w16du:dateUtc="2026-02-11T04:50:00Z">
                  <w:rPr>
                    <w:ins w:id="3888" w:author="Jujia Li" w:date="2026-02-10T22:34:00Z" w16du:dateUtc="2026-02-11T04:34:00Z"/>
                    <w:rFonts w:cs="Times New Roman"/>
                  </w:rPr>
                </w:rPrChange>
              </w:rPr>
            </w:pPr>
            <w:ins w:id="3889" w:author="Jujia Li" w:date="2026-02-10T22:34:00Z" w16du:dateUtc="2026-02-11T04:34:00Z">
              <w:r w:rsidRPr="000C7A78">
                <w:rPr>
                  <w:rFonts w:cs="Times New Roman"/>
                  <w:color w:val="000000"/>
                  <w:sz w:val="20"/>
                  <w:szCs w:val="20"/>
                  <w:rPrChange w:id="3890" w:author="Jujia Li" w:date="2026-02-10T22:50:00Z" w16du:dateUtc="2026-02-11T04:50:00Z">
                    <w:rPr>
                      <w:rFonts w:ascii="Aptos Narrow" w:hAnsi="Aptos Narrow"/>
                      <w:color w:val="000000"/>
                    </w:rPr>
                  </w:rPrChange>
                </w:rPr>
                <w:t>12.5</w:t>
              </w:r>
            </w:ins>
          </w:p>
        </w:tc>
        <w:tc>
          <w:tcPr>
            <w:tcW w:w="459" w:type="pct"/>
            <w:vAlign w:val="bottom"/>
          </w:tcPr>
          <w:p w14:paraId="2CD923E4" w14:textId="20909078" w:rsidR="002E1EB5" w:rsidRPr="000C7A78" w:rsidRDefault="002E1EB5" w:rsidP="001D3C56">
            <w:pPr>
              <w:spacing w:after="0" w:line="240" w:lineRule="auto"/>
              <w:jc w:val="right"/>
              <w:rPr>
                <w:ins w:id="3891" w:author="Jujia Li" w:date="2026-02-10T22:34:00Z" w16du:dateUtc="2026-02-11T04:34:00Z"/>
                <w:rFonts w:cs="Times New Roman"/>
                <w:sz w:val="20"/>
                <w:szCs w:val="20"/>
                <w:rPrChange w:id="3892" w:author="Jujia Li" w:date="2026-02-10T22:50:00Z" w16du:dateUtc="2026-02-11T04:50:00Z">
                  <w:rPr>
                    <w:ins w:id="3893" w:author="Jujia Li" w:date="2026-02-10T22:34:00Z" w16du:dateUtc="2026-02-11T04:34:00Z"/>
                    <w:rFonts w:cs="Times New Roman"/>
                  </w:rPr>
                </w:rPrChange>
              </w:rPr>
            </w:pPr>
            <w:ins w:id="3894" w:author="Jujia Li" w:date="2026-02-10T22:34:00Z" w16du:dateUtc="2026-02-11T04:34:00Z">
              <w:r w:rsidRPr="000C7A78">
                <w:rPr>
                  <w:rFonts w:cs="Times New Roman"/>
                  <w:color w:val="000000"/>
                  <w:sz w:val="20"/>
                  <w:szCs w:val="20"/>
                  <w:rPrChange w:id="3895" w:author="Jujia Li" w:date="2026-02-10T22:50:00Z" w16du:dateUtc="2026-02-11T04:50:00Z">
                    <w:rPr>
                      <w:rFonts w:ascii="Aptos Narrow" w:hAnsi="Aptos Narrow"/>
                      <w:color w:val="000000"/>
                    </w:rPr>
                  </w:rPrChange>
                </w:rPr>
                <w:t>16</w:t>
              </w:r>
            </w:ins>
            <w:ins w:id="3896" w:author="Jujia Li" w:date="2026-02-10T23:20:00Z" w16du:dateUtc="2026-02-11T05:20:00Z">
              <w:r w:rsidR="005D584A">
                <w:rPr>
                  <w:rFonts w:cs="Times New Roman"/>
                  <w:color w:val="000000"/>
                  <w:sz w:val="20"/>
                  <w:szCs w:val="20"/>
                </w:rPr>
                <w:t>.0</w:t>
              </w:r>
            </w:ins>
          </w:p>
        </w:tc>
      </w:tr>
      <w:tr w:rsidR="00246190" w:rsidRPr="00246190" w14:paraId="26E5EA53" w14:textId="77777777" w:rsidTr="000C7A78">
        <w:trPr>
          <w:trHeight w:val="144"/>
          <w:ins w:id="3897" w:author="Jujia Li" w:date="2026-02-10T22:34:00Z"/>
        </w:trPr>
        <w:tc>
          <w:tcPr>
            <w:tcW w:w="423" w:type="pct"/>
            <w:noWrap/>
            <w:vAlign w:val="center"/>
            <w:hideMark/>
          </w:tcPr>
          <w:p w14:paraId="173AAB67" w14:textId="77777777" w:rsidR="002E1EB5" w:rsidRPr="000C7A78" w:rsidRDefault="002E1EB5" w:rsidP="001D3C56">
            <w:pPr>
              <w:spacing w:after="0" w:line="240" w:lineRule="auto"/>
              <w:rPr>
                <w:ins w:id="3898" w:author="Jujia Li" w:date="2026-02-10T22:34:00Z" w16du:dateUtc="2026-02-11T04:34:00Z"/>
                <w:rFonts w:eastAsia="Times New Roman" w:cs="Times New Roman"/>
                <w:color w:val="000000"/>
                <w:sz w:val="20"/>
                <w:szCs w:val="20"/>
                <w:lang w:eastAsia="zh-CN"/>
              </w:rPr>
            </w:pPr>
            <w:ins w:id="3899" w:author="Jujia Li" w:date="2026-02-10T22:34:00Z" w16du:dateUtc="2026-02-11T04:34:00Z">
              <w:r w:rsidRPr="000C7A78">
                <w:rPr>
                  <w:rFonts w:cs="Times New Roman"/>
                  <w:sz w:val="20"/>
                  <w:szCs w:val="20"/>
                </w:rPr>
                <w:t>Marion</w:t>
              </w:r>
            </w:ins>
          </w:p>
        </w:tc>
        <w:tc>
          <w:tcPr>
            <w:tcW w:w="333" w:type="pct"/>
            <w:vAlign w:val="center"/>
          </w:tcPr>
          <w:p w14:paraId="40CE3A1A" w14:textId="1F2FFF96" w:rsidR="002E1EB5" w:rsidRPr="000C7A78" w:rsidRDefault="002E1EB5" w:rsidP="001D3C56">
            <w:pPr>
              <w:spacing w:after="0" w:line="240" w:lineRule="auto"/>
              <w:jc w:val="right"/>
              <w:rPr>
                <w:ins w:id="3900" w:author="Jujia Li" w:date="2026-02-10T22:34:00Z" w16du:dateUtc="2026-02-11T04:34:00Z"/>
                <w:rFonts w:cs="Times New Roman"/>
                <w:color w:val="000000"/>
                <w:sz w:val="20"/>
                <w:szCs w:val="20"/>
              </w:rPr>
            </w:pPr>
            <w:ins w:id="3901" w:author="Jujia Li" w:date="2026-02-10T22:34:00Z" w16du:dateUtc="2026-02-11T04:34:00Z">
              <w:r w:rsidRPr="000C7A78">
                <w:rPr>
                  <w:rFonts w:cs="Times New Roman"/>
                  <w:sz w:val="20"/>
                  <w:szCs w:val="20"/>
                  <w:rPrChange w:id="3902" w:author="Jujia Li" w:date="2026-02-10T22:50:00Z" w16du:dateUtc="2026-02-11T04:50:00Z">
                    <w:rPr>
                      <w:rFonts w:cs="Times New Roman"/>
                    </w:rPr>
                  </w:rPrChange>
                </w:rPr>
                <w:t>29</w:t>
              </w:r>
            </w:ins>
            <w:ins w:id="3903" w:author="Jujia Li" w:date="2026-02-10T22:51:00Z" w16du:dateUtc="2026-02-11T04:51:00Z">
              <w:r w:rsidR="000C7A78">
                <w:rPr>
                  <w:rFonts w:eastAsia="SimSun" w:cs="Times New Roman" w:hint="eastAsia"/>
                  <w:sz w:val="20"/>
                  <w:szCs w:val="20"/>
                  <w:lang w:eastAsia="zh-CN"/>
                </w:rPr>
                <w:t>,</w:t>
              </w:r>
            </w:ins>
            <w:ins w:id="3904" w:author="Jujia Li" w:date="2026-02-10T22:34:00Z" w16du:dateUtc="2026-02-11T04:34:00Z">
              <w:r w:rsidRPr="000C7A78">
                <w:rPr>
                  <w:rFonts w:cs="Times New Roman"/>
                  <w:sz w:val="20"/>
                  <w:szCs w:val="20"/>
                  <w:rPrChange w:id="3905" w:author="Jujia Li" w:date="2026-02-10T22:50:00Z" w16du:dateUtc="2026-02-11T04:50:00Z">
                    <w:rPr>
                      <w:rFonts w:cs="Times New Roman"/>
                    </w:rPr>
                  </w:rPrChange>
                </w:rPr>
                <w:t>826</w:t>
              </w:r>
            </w:ins>
          </w:p>
        </w:tc>
        <w:tc>
          <w:tcPr>
            <w:tcW w:w="188" w:type="pct"/>
            <w:vAlign w:val="center"/>
          </w:tcPr>
          <w:p w14:paraId="4297CD50" w14:textId="77777777" w:rsidR="002E1EB5" w:rsidRPr="000C7A78" w:rsidRDefault="002E1EB5" w:rsidP="001D3C56">
            <w:pPr>
              <w:spacing w:after="0" w:line="240" w:lineRule="auto"/>
              <w:jc w:val="right"/>
              <w:rPr>
                <w:ins w:id="3906" w:author="Jujia Li" w:date="2026-02-10T22:34:00Z" w16du:dateUtc="2026-02-11T04:34:00Z"/>
                <w:rFonts w:cs="Times New Roman"/>
                <w:color w:val="000000"/>
                <w:sz w:val="20"/>
                <w:szCs w:val="20"/>
              </w:rPr>
            </w:pPr>
            <w:ins w:id="3907" w:author="Jujia Li" w:date="2026-02-10T22:34:00Z" w16du:dateUtc="2026-02-11T04:34:00Z">
              <w:r w:rsidRPr="000C7A78">
                <w:rPr>
                  <w:rFonts w:cs="Times New Roman"/>
                  <w:color w:val="000000"/>
                  <w:sz w:val="20"/>
                  <w:szCs w:val="20"/>
                </w:rPr>
                <w:t>6</w:t>
              </w:r>
            </w:ins>
          </w:p>
        </w:tc>
        <w:tc>
          <w:tcPr>
            <w:tcW w:w="353" w:type="pct"/>
            <w:noWrap/>
            <w:vAlign w:val="bottom"/>
            <w:hideMark/>
          </w:tcPr>
          <w:p w14:paraId="54AC560B" w14:textId="77777777" w:rsidR="002E1EB5" w:rsidRPr="000C7A78" w:rsidRDefault="002E1EB5" w:rsidP="001D3C56">
            <w:pPr>
              <w:spacing w:after="0" w:line="240" w:lineRule="auto"/>
              <w:jc w:val="right"/>
              <w:rPr>
                <w:ins w:id="3908" w:author="Jujia Li" w:date="2026-02-10T22:34:00Z" w16du:dateUtc="2026-02-11T04:34:00Z"/>
                <w:rFonts w:eastAsia="Times New Roman" w:cs="Times New Roman"/>
                <w:color w:val="000000"/>
                <w:sz w:val="20"/>
                <w:szCs w:val="20"/>
                <w:lang w:eastAsia="zh-CN"/>
              </w:rPr>
            </w:pPr>
            <w:ins w:id="3909" w:author="Jujia Li" w:date="2026-02-10T22:34:00Z" w16du:dateUtc="2026-02-11T04:34:00Z">
              <w:r w:rsidRPr="000C7A78">
                <w:rPr>
                  <w:rFonts w:cs="Times New Roman"/>
                  <w:color w:val="000000"/>
                  <w:sz w:val="20"/>
                  <w:szCs w:val="20"/>
                </w:rPr>
                <w:t>5.67</w:t>
              </w:r>
            </w:ins>
          </w:p>
        </w:tc>
        <w:tc>
          <w:tcPr>
            <w:tcW w:w="253" w:type="pct"/>
            <w:noWrap/>
            <w:vAlign w:val="bottom"/>
            <w:hideMark/>
          </w:tcPr>
          <w:p w14:paraId="726DD7FB" w14:textId="77777777" w:rsidR="002E1EB5" w:rsidRPr="000C7A78" w:rsidRDefault="002E1EB5" w:rsidP="001D3C56">
            <w:pPr>
              <w:spacing w:after="0" w:line="240" w:lineRule="auto"/>
              <w:jc w:val="right"/>
              <w:rPr>
                <w:ins w:id="3910" w:author="Jujia Li" w:date="2026-02-10T22:34:00Z" w16du:dateUtc="2026-02-11T04:34:00Z"/>
                <w:rFonts w:eastAsia="Times New Roman" w:cs="Times New Roman"/>
                <w:color w:val="000000"/>
                <w:sz w:val="20"/>
                <w:szCs w:val="20"/>
                <w:lang w:eastAsia="zh-CN"/>
              </w:rPr>
            </w:pPr>
            <w:ins w:id="3911" w:author="Jujia Li" w:date="2026-02-10T22:34:00Z" w16du:dateUtc="2026-02-11T04:34:00Z">
              <w:r w:rsidRPr="000C7A78">
                <w:rPr>
                  <w:rFonts w:cs="Times New Roman"/>
                  <w:color w:val="000000"/>
                  <w:sz w:val="20"/>
                  <w:szCs w:val="20"/>
                </w:rPr>
                <w:t>7.72</w:t>
              </w:r>
            </w:ins>
          </w:p>
        </w:tc>
        <w:tc>
          <w:tcPr>
            <w:tcW w:w="291" w:type="pct"/>
            <w:noWrap/>
            <w:vAlign w:val="bottom"/>
            <w:hideMark/>
          </w:tcPr>
          <w:p w14:paraId="7B03BF47" w14:textId="77777777" w:rsidR="002E1EB5" w:rsidRPr="000C7A78" w:rsidRDefault="002E1EB5" w:rsidP="001D3C56">
            <w:pPr>
              <w:spacing w:after="0" w:line="240" w:lineRule="auto"/>
              <w:jc w:val="right"/>
              <w:rPr>
                <w:ins w:id="3912" w:author="Jujia Li" w:date="2026-02-10T22:34:00Z" w16du:dateUtc="2026-02-11T04:34:00Z"/>
                <w:rFonts w:eastAsia="Times New Roman" w:cs="Times New Roman"/>
                <w:color w:val="000000"/>
                <w:sz w:val="20"/>
                <w:szCs w:val="20"/>
                <w:lang w:eastAsia="zh-CN"/>
              </w:rPr>
            </w:pPr>
            <w:ins w:id="3913" w:author="Jujia Li" w:date="2026-02-10T22:34:00Z" w16du:dateUtc="2026-02-11T04:34:00Z">
              <w:r w:rsidRPr="000C7A78">
                <w:rPr>
                  <w:rFonts w:cs="Times New Roman"/>
                  <w:color w:val="000000"/>
                  <w:sz w:val="20"/>
                  <w:szCs w:val="20"/>
                </w:rPr>
                <w:t>9.41</w:t>
              </w:r>
            </w:ins>
          </w:p>
        </w:tc>
        <w:tc>
          <w:tcPr>
            <w:tcW w:w="291" w:type="pct"/>
            <w:noWrap/>
            <w:vAlign w:val="bottom"/>
            <w:hideMark/>
          </w:tcPr>
          <w:p w14:paraId="59CDF3D0" w14:textId="77777777" w:rsidR="002E1EB5" w:rsidRPr="000C7A78" w:rsidRDefault="002E1EB5" w:rsidP="001D3C56">
            <w:pPr>
              <w:spacing w:after="0" w:line="240" w:lineRule="auto"/>
              <w:jc w:val="right"/>
              <w:rPr>
                <w:ins w:id="3914" w:author="Jujia Li" w:date="2026-02-10T22:34:00Z" w16du:dateUtc="2026-02-11T04:34:00Z"/>
                <w:rFonts w:eastAsia="Times New Roman" w:cs="Times New Roman"/>
                <w:color w:val="000000"/>
                <w:sz w:val="20"/>
                <w:szCs w:val="20"/>
                <w:lang w:eastAsia="zh-CN"/>
              </w:rPr>
            </w:pPr>
            <w:ins w:id="3915" w:author="Jujia Li" w:date="2026-02-10T22:34:00Z" w16du:dateUtc="2026-02-11T04:34:00Z">
              <w:r w:rsidRPr="000C7A78">
                <w:rPr>
                  <w:rFonts w:cs="Times New Roman"/>
                  <w:color w:val="000000"/>
                  <w:sz w:val="20"/>
                  <w:szCs w:val="20"/>
                </w:rPr>
                <w:t>10.77</w:t>
              </w:r>
            </w:ins>
          </w:p>
        </w:tc>
        <w:tc>
          <w:tcPr>
            <w:tcW w:w="234" w:type="pct"/>
            <w:noWrap/>
            <w:vAlign w:val="bottom"/>
            <w:hideMark/>
          </w:tcPr>
          <w:p w14:paraId="4D0F577E" w14:textId="77777777" w:rsidR="002E1EB5" w:rsidRPr="000C7A78" w:rsidRDefault="002E1EB5" w:rsidP="001D3C56">
            <w:pPr>
              <w:spacing w:after="0" w:line="240" w:lineRule="auto"/>
              <w:jc w:val="right"/>
              <w:rPr>
                <w:ins w:id="3916" w:author="Jujia Li" w:date="2026-02-10T22:34:00Z" w16du:dateUtc="2026-02-11T04:34:00Z"/>
                <w:rFonts w:eastAsia="Times New Roman" w:cs="Times New Roman"/>
                <w:color w:val="000000"/>
                <w:sz w:val="20"/>
                <w:szCs w:val="20"/>
                <w:lang w:eastAsia="zh-CN"/>
              </w:rPr>
            </w:pPr>
            <w:ins w:id="3917" w:author="Jujia Li" w:date="2026-02-10T22:34:00Z" w16du:dateUtc="2026-02-11T04:34:00Z">
              <w:r w:rsidRPr="000C7A78">
                <w:rPr>
                  <w:rFonts w:cs="Times New Roman"/>
                  <w:color w:val="000000"/>
                  <w:sz w:val="20"/>
                  <w:szCs w:val="20"/>
                </w:rPr>
                <w:t>0</w:t>
              </w:r>
            </w:ins>
          </w:p>
        </w:tc>
        <w:tc>
          <w:tcPr>
            <w:tcW w:w="234" w:type="pct"/>
            <w:noWrap/>
            <w:vAlign w:val="bottom"/>
            <w:hideMark/>
          </w:tcPr>
          <w:p w14:paraId="609C49F3" w14:textId="77777777" w:rsidR="002E1EB5" w:rsidRPr="000C7A78" w:rsidRDefault="002E1EB5" w:rsidP="001D3C56">
            <w:pPr>
              <w:spacing w:after="0" w:line="240" w:lineRule="auto"/>
              <w:jc w:val="right"/>
              <w:rPr>
                <w:ins w:id="3918" w:author="Jujia Li" w:date="2026-02-10T22:34:00Z" w16du:dateUtc="2026-02-11T04:34:00Z"/>
                <w:rFonts w:eastAsia="Times New Roman" w:cs="Times New Roman"/>
                <w:color w:val="000000"/>
                <w:sz w:val="20"/>
                <w:szCs w:val="20"/>
                <w:lang w:eastAsia="zh-CN"/>
              </w:rPr>
            </w:pPr>
            <w:ins w:id="3919" w:author="Jujia Li" w:date="2026-02-10T22:34:00Z" w16du:dateUtc="2026-02-11T04:34:00Z">
              <w:r w:rsidRPr="000C7A78">
                <w:rPr>
                  <w:rFonts w:cs="Times New Roman"/>
                  <w:color w:val="000000"/>
                  <w:sz w:val="20"/>
                  <w:szCs w:val="20"/>
                </w:rPr>
                <w:t>-</w:t>
              </w:r>
            </w:ins>
          </w:p>
        </w:tc>
        <w:tc>
          <w:tcPr>
            <w:tcW w:w="234" w:type="pct"/>
            <w:noWrap/>
            <w:vAlign w:val="bottom"/>
            <w:hideMark/>
          </w:tcPr>
          <w:p w14:paraId="66CDCC90" w14:textId="77777777" w:rsidR="002E1EB5" w:rsidRPr="000C7A78" w:rsidRDefault="002E1EB5" w:rsidP="001D3C56">
            <w:pPr>
              <w:spacing w:after="0" w:line="240" w:lineRule="auto"/>
              <w:jc w:val="right"/>
              <w:rPr>
                <w:ins w:id="3920" w:author="Jujia Li" w:date="2026-02-10T22:34:00Z" w16du:dateUtc="2026-02-11T04:34:00Z"/>
                <w:rFonts w:eastAsia="Times New Roman" w:cs="Times New Roman"/>
                <w:color w:val="000000"/>
                <w:sz w:val="20"/>
                <w:szCs w:val="20"/>
                <w:lang w:eastAsia="zh-CN"/>
              </w:rPr>
            </w:pPr>
            <w:ins w:id="3921" w:author="Jujia Li" w:date="2026-02-10T22:34:00Z" w16du:dateUtc="2026-02-11T04:34:00Z">
              <w:r w:rsidRPr="000C7A78">
                <w:rPr>
                  <w:rFonts w:cs="Times New Roman"/>
                  <w:color w:val="000000"/>
                  <w:sz w:val="20"/>
                  <w:szCs w:val="20"/>
                </w:rPr>
                <w:t>0</w:t>
              </w:r>
            </w:ins>
          </w:p>
        </w:tc>
        <w:tc>
          <w:tcPr>
            <w:tcW w:w="234" w:type="pct"/>
            <w:noWrap/>
            <w:vAlign w:val="bottom"/>
            <w:hideMark/>
          </w:tcPr>
          <w:p w14:paraId="002D8FA0" w14:textId="77777777" w:rsidR="002E1EB5" w:rsidRPr="000C7A78" w:rsidRDefault="002E1EB5" w:rsidP="001D3C56">
            <w:pPr>
              <w:spacing w:after="0" w:line="240" w:lineRule="auto"/>
              <w:jc w:val="right"/>
              <w:rPr>
                <w:ins w:id="3922" w:author="Jujia Li" w:date="2026-02-10T22:34:00Z" w16du:dateUtc="2026-02-11T04:34:00Z"/>
                <w:rFonts w:eastAsia="Times New Roman" w:cs="Times New Roman"/>
                <w:color w:val="000000"/>
                <w:sz w:val="20"/>
                <w:szCs w:val="20"/>
                <w:lang w:eastAsia="zh-CN"/>
              </w:rPr>
            </w:pPr>
            <w:ins w:id="3923" w:author="Jujia Li" w:date="2026-02-10T22:34:00Z" w16du:dateUtc="2026-02-11T04:34:00Z">
              <w:r w:rsidRPr="000C7A78">
                <w:rPr>
                  <w:rFonts w:cs="Times New Roman"/>
                  <w:color w:val="000000"/>
                  <w:sz w:val="20"/>
                  <w:szCs w:val="20"/>
                </w:rPr>
                <w:t>-</w:t>
              </w:r>
            </w:ins>
          </w:p>
        </w:tc>
        <w:tc>
          <w:tcPr>
            <w:tcW w:w="231" w:type="pct"/>
            <w:vAlign w:val="bottom"/>
          </w:tcPr>
          <w:p w14:paraId="6EEBA265" w14:textId="77777777" w:rsidR="002E1EB5" w:rsidRPr="000C7A78" w:rsidRDefault="002E1EB5" w:rsidP="001D3C56">
            <w:pPr>
              <w:spacing w:after="0" w:line="240" w:lineRule="auto"/>
              <w:jc w:val="right"/>
              <w:rPr>
                <w:ins w:id="3924" w:author="Jujia Li" w:date="2026-02-10T22:34:00Z" w16du:dateUtc="2026-02-11T04:34:00Z"/>
                <w:rFonts w:cs="Times New Roman"/>
                <w:color w:val="000000"/>
                <w:sz w:val="20"/>
                <w:szCs w:val="20"/>
              </w:rPr>
            </w:pPr>
            <w:ins w:id="3925" w:author="Jujia Li" w:date="2026-02-10T22:34:00Z" w16du:dateUtc="2026-02-11T04:34:00Z">
              <w:r w:rsidRPr="000C7A78">
                <w:rPr>
                  <w:rFonts w:cs="Times New Roman"/>
                  <w:color w:val="000000"/>
                  <w:sz w:val="20"/>
                  <w:szCs w:val="20"/>
                  <w:rPrChange w:id="3926" w:author="Jujia Li" w:date="2026-02-10T22:50:00Z" w16du:dateUtc="2026-02-11T04:50:00Z">
                    <w:rPr>
                      <w:rFonts w:ascii="Aptos Narrow" w:hAnsi="Aptos Narrow"/>
                      <w:color w:val="000000"/>
                    </w:rPr>
                  </w:rPrChange>
                </w:rPr>
                <w:t>45.9</w:t>
              </w:r>
            </w:ins>
          </w:p>
        </w:tc>
        <w:tc>
          <w:tcPr>
            <w:tcW w:w="418" w:type="pct"/>
            <w:vAlign w:val="bottom"/>
          </w:tcPr>
          <w:p w14:paraId="60C20283" w14:textId="77777777" w:rsidR="002E1EB5" w:rsidRPr="000C7A78" w:rsidRDefault="002E1EB5" w:rsidP="001D3C56">
            <w:pPr>
              <w:spacing w:after="0" w:line="240" w:lineRule="auto"/>
              <w:jc w:val="right"/>
              <w:rPr>
                <w:ins w:id="3927" w:author="Jujia Li" w:date="2026-02-10T22:34:00Z" w16du:dateUtc="2026-02-11T04:34:00Z"/>
                <w:rFonts w:cs="Times New Roman"/>
                <w:sz w:val="20"/>
                <w:szCs w:val="20"/>
                <w:rPrChange w:id="3928" w:author="Jujia Li" w:date="2026-02-10T22:50:00Z" w16du:dateUtc="2026-02-11T04:50:00Z">
                  <w:rPr>
                    <w:ins w:id="3929" w:author="Jujia Li" w:date="2026-02-10T22:34:00Z" w16du:dateUtc="2026-02-11T04:34:00Z"/>
                    <w:rFonts w:cs="Times New Roman"/>
                  </w:rPr>
                </w:rPrChange>
              </w:rPr>
            </w:pPr>
            <w:ins w:id="3930" w:author="Jujia Li" w:date="2026-02-10T22:34:00Z" w16du:dateUtc="2026-02-11T04:34:00Z">
              <w:r w:rsidRPr="000C7A78">
                <w:rPr>
                  <w:rFonts w:cs="Times New Roman"/>
                  <w:color w:val="000000"/>
                  <w:sz w:val="20"/>
                  <w:szCs w:val="20"/>
                  <w:rPrChange w:id="3931" w:author="Jujia Li" w:date="2026-02-10T22:50:00Z" w16du:dateUtc="2026-02-11T04:50:00Z">
                    <w:rPr>
                      <w:rFonts w:ascii="Aptos Narrow" w:hAnsi="Aptos Narrow"/>
                      <w:color w:val="000000"/>
                    </w:rPr>
                  </w:rPrChange>
                </w:rPr>
                <w:t>3.8</w:t>
              </w:r>
            </w:ins>
          </w:p>
        </w:tc>
        <w:tc>
          <w:tcPr>
            <w:tcW w:w="495" w:type="pct"/>
            <w:vAlign w:val="bottom"/>
          </w:tcPr>
          <w:p w14:paraId="0DE7538E" w14:textId="77777777" w:rsidR="002E1EB5" w:rsidRPr="000C7A78" w:rsidRDefault="002E1EB5" w:rsidP="001D3C56">
            <w:pPr>
              <w:spacing w:after="0" w:line="240" w:lineRule="auto"/>
              <w:jc w:val="right"/>
              <w:rPr>
                <w:ins w:id="3932" w:author="Jujia Li" w:date="2026-02-10T22:34:00Z" w16du:dateUtc="2026-02-11T04:34:00Z"/>
                <w:rFonts w:cs="Times New Roman"/>
                <w:sz w:val="20"/>
                <w:szCs w:val="20"/>
                <w:rPrChange w:id="3933" w:author="Jujia Li" w:date="2026-02-10T22:50:00Z" w16du:dateUtc="2026-02-11T04:50:00Z">
                  <w:rPr>
                    <w:ins w:id="3934" w:author="Jujia Li" w:date="2026-02-10T22:34:00Z" w16du:dateUtc="2026-02-11T04:34:00Z"/>
                    <w:rFonts w:cs="Times New Roman"/>
                  </w:rPr>
                </w:rPrChange>
              </w:rPr>
            </w:pPr>
            <w:ins w:id="3935" w:author="Jujia Li" w:date="2026-02-10T22:34:00Z" w16du:dateUtc="2026-02-11T04:34:00Z">
              <w:r w:rsidRPr="000C7A78">
                <w:rPr>
                  <w:rFonts w:cs="Times New Roman"/>
                  <w:color w:val="000000"/>
                  <w:sz w:val="20"/>
                  <w:szCs w:val="20"/>
                  <w:rPrChange w:id="3936" w:author="Jujia Li" w:date="2026-02-10T22:50:00Z" w16du:dateUtc="2026-02-11T04:50:00Z">
                    <w:rPr>
                      <w:rFonts w:ascii="Aptos Narrow" w:hAnsi="Aptos Narrow"/>
                      <w:color w:val="000000"/>
                    </w:rPr>
                  </w:rPrChange>
                </w:rPr>
                <w:t>5.5</w:t>
              </w:r>
            </w:ins>
          </w:p>
        </w:tc>
        <w:tc>
          <w:tcPr>
            <w:tcW w:w="328" w:type="pct"/>
            <w:vAlign w:val="bottom"/>
          </w:tcPr>
          <w:p w14:paraId="7E7D1AA4" w14:textId="77777777" w:rsidR="002E1EB5" w:rsidRPr="000C7A78" w:rsidRDefault="002E1EB5" w:rsidP="001D3C56">
            <w:pPr>
              <w:spacing w:after="0" w:line="240" w:lineRule="auto"/>
              <w:jc w:val="right"/>
              <w:rPr>
                <w:ins w:id="3937" w:author="Jujia Li" w:date="2026-02-10T22:34:00Z" w16du:dateUtc="2026-02-11T04:34:00Z"/>
                <w:rFonts w:cs="Times New Roman"/>
                <w:sz w:val="20"/>
                <w:szCs w:val="20"/>
                <w:rPrChange w:id="3938" w:author="Jujia Li" w:date="2026-02-10T22:50:00Z" w16du:dateUtc="2026-02-11T04:50:00Z">
                  <w:rPr>
                    <w:ins w:id="3939" w:author="Jujia Li" w:date="2026-02-10T22:34:00Z" w16du:dateUtc="2026-02-11T04:34:00Z"/>
                    <w:rFonts w:cs="Times New Roman"/>
                  </w:rPr>
                </w:rPrChange>
              </w:rPr>
            </w:pPr>
            <w:ins w:id="3940" w:author="Jujia Li" w:date="2026-02-10T22:34:00Z" w16du:dateUtc="2026-02-11T04:34:00Z">
              <w:r w:rsidRPr="000C7A78">
                <w:rPr>
                  <w:rFonts w:cs="Times New Roman"/>
                  <w:color w:val="000000"/>
                  <w:sz w:val="20"/>
                  <w:szCs w:val="20"/>
                  <w:rPrChange w:id="3941" w:author="Jujia Li" w:date="2026-02-10T22:50:00Z" w16du:dateUtc="2026-02-11T04:50:00Z">
                    <w:rPr>
                      <w:rFonts w:ascii="Aptos Narrow" w:hAnsi="Aptos Narrow"/>
                      <w:color w:val="000000"/>
                    </w:rPr>
                  </w:rPrChange>
                </w:rPr>
                <w:t>17.5</w:t>
              </w:r>
            </w:ins>
          </w:p>
        </w:tc>
        <w:tc>
          <w:tcPr>
            <w:tcW w:w="459" w:type="pct"/>
            <w:vAlign w:val="bottom"/>
          </w:tcPr>
          <w:p w14:paraId="2073FE4A" w14:textId="77777777" w:rsidR="002E1EB5" w:rsidRPr="000C7A78" w:rsidRDefault="002E1EB5" w:rsidP="001D3C56">
            <w:pPr>
              <w:spacing w:after="0" w:line="240" w:lineRule="auto"/>
              <w:jc w:val="right"/>
              <w:rPr>
                <w:ins w:id="3942" w:author="Jujia Li" w:date="2026-02-10T22:34:00Z" w16du:dateUtc="2026-02-11T04:34:00Z"/>
                <w:rFonts w:cs="Times New Roman"/>
                <w:sz w:val="20"/>
                <w:szCs w:val="20"/>
                <w:rPrChange w:id="3943" w:author="Jujia Li" w:date="2026-02-10T22:50:00Z" w16du:dateUtc="2026-02-11T04:50:00Z">
                  <w:rPr>
                    <w:ins w:id="3944" w:author="Jujia Li" w:date="2026-02-10T22:34:00Z" w16du:dateUtc="2026-02-11T04:34:00Z"/>
                    <w:rFonts w:cs="Times New Roman"/>
                  </w:rPr>
                </w:rPrChange>
              </w:rPr>
            </w:pPr>
            <w:ins w:id="3945" w:author="Jujia Li" w:date="2026-02-10T22:34:00Z" w16du:dateUtc="2026-02-11T04:34:00Z">
              <w:r w:rsidRPr="000C7A78">
                <w:rPr>
                  <w:rFonts w:cs="Times New Roman"/>
                  <w:color w:val="000000"/>
                  <w:sz w:val="20"/>
                  <w:szCs w:val="20"/>
                  <w:rPrChange w:id="3946" w:author="Jujia Li" w:date="2026-02-10T22:50:00Z" w16du:dateUtc="2026-02-11T04:50:00Z">
                    <w:rPr>
                      <w:rFonts w:ascii="Aptos Narrow" w:hAnsi="Aptos Narrow"/>
                      <w:color w:val="000000"/>
                    </w:rPr>
                  </w:rPrChange>
                </w:rPr>
                <w:t>28.2</w:t>
              </w:r>
            </w:ins>
          </w:p>
        </w:tc>
      </w:tr>
      <w:tr w:rsidR="00246190" w:rsidRPr="00246190" w14:paraId="7C3B2996" w14:textId="77777777" w:rsidTr="000C7A78">
        <w:trPr>
          <w:trHeight w:val="144"/>
          <w:ins w:id="3947" w:author="Jujia Li" w:date="2026-02-10T22:34:00Z"/>
        </w:trPr>
        <w:tc>
          <w:tcPr>
            <w:tcW w:w="423" w:type="pct"/>
            <w:noWrap/>
            <w:vAlign w:val="center"/>
            <w:hideMark/>
          </w:tcPr>
          <w:p w14:paraId="1DEB41B6" w14:textId="77777777" w:rsidR="002E1EB5" w:rsidRPr="000C7A78" w:rsidRDefault="002E1EB5" w:rsidP="001D3C56">
            <w:pPr>
              <w:spacing w:after="0" w:line="240" w:lineRule="auto"/>
              <w:rPr>
                <w:ins w:id="3948" w:author="Jujia Li" w:date="2026-02-10T22:34:00Z" w16du:dateUtc="2026-02-11T04:34:00Z"/>
                <w:rFonts w:eastAsia="Times New Roman" w:cs="Times New Roman"/>
                <w:color w:val="000000"/>
                <w:sz w:val="20"/>
                <w:szCs w:val="20"/>
                <w:lang w:eastAsia="zh-CN"/>
              </w:rPr>
            </w:pPr>
            <w:ins w:id="3949" w:author="Jujia Li" w:date="2026-02-10T22:34:00Z" w16du:dateUtc="2026-02-11T04:34:00Z">
              <w:r w:rsidRPr="000C7A78">
                <w:rPr>
                  <w:rFonts w:cs="Times New Roman"/>
                  <w:sz w:val="20"/>
                  <w:szCs w:val="20"/>
                </w:rPr>
                <w:t>Marshall</w:t>
              </w:r>
            </w:ins>
          </w:p>
        </w:tc>
        <w:tc>
          <w:tcPr>
            <w:tcW w:w="333" w:type="pct"/>
            <w:vAlign w:val="center"/>
          </w:tcPr>
          <w:p w14:paraId="6544AE1E" w14:textId="617971DE" w:rsidR="002E1EB5" w:rsidRPr="000C7A78" w:rsidRDefault="002E1EB5" w:rsidP="001D3C56">
            <w:pPr>
              <w:spacing w:after="0" w:line="240" w:lineRule="auto"/>
              <w:jc w:val="right"/>
              <w:rPr>
                <w:ins w:id="3950" w:author="Jujia Li" w:date="2026-02-10T22:34:00Z" w16du:dateUtc="2026-02-11T04:34:00Z"/>
                <w:rFonts w:cs="Times New Roman"/>
                <w:color w:val="000000"/>
                <w:sz w:val="20"/>
                <w:szCs w:val="20"/>
              </w:rPr>
            </w:pPr>
            <w:ins w:id="3951" w:author="Jujia Li" w:date="2026-02-10T22:34:00Z" w16du:dateUtc="2026-02-11T04:34:00Z">
              <w:r w:rsidRPr="000C7A78">
                <w:rPr>
                  <w:rFonts w:cs="Times New Roman"/>
                  <w:sz w:val="20"/>
                  <w:szCs w:val="20"/>
                  <w:rPrChange w:id="3952" w:author="Jujia Li" w:date="2026-02-10T22:50:00Z" w16du:dateUtc="2026-02-11T04:50:00Z">
                    <w:rPr>
                      <w:rFonts w:cs="Times New Roman"/>
                    </w:rPr>
                  </w:rPrChange>
                </w:rPr>
                <w:t>95</w:t>
              </w:r>
            </w:ins>
            <w:ins w:id="3953" w:author="Jujia Li" w:date="2026-02-10T22:51:00Z" w16du:dateUtc="2026-02-11T04:51:00Z">
              <w:r w:rsidR="000C7A78">
                <w:rPr>
                  <w:rFonts w:eastAsia="SimSun" w:cs="Times New Roman" w:hint="eastAsia"/>
                  <w:sz w:val="20"/>
                  <w:szCs w:val="20"/>
                  <w:lang w:eastAsia="zh-CN"/>
                </w:rPr>
                <w:t>,</w:t>
              </w:r>
            </w:ins>
            <w:ins w:id="3954" w:author="Jujia Li" w:date="2026-02-10T22:34:00Z" w16du:dateUtc="2026-02-11T04:34:00Z">
              <w:r w:rsidRPr="000C7A78">
                <w:rPr>
                  <w:rFonts w:cs="Times New Roman"/>
                  <w:sz w:val="20"/>
                  <w:szCs w:val="20"/>
                  <w:rPrChange w:id="3955" w:author="Jujia Li" w:date="2026-02-10T22:50:00Z" w16du:dateUtc="2026-02-11T04:50:00Z">
                    <w:rPr>
                      <w:rFonts w:cs="Times New Roman"/>
                    </w:rPr>
                  </w:rPrChange>
                </w:rPr>
                <w:t>897</w:t>
              </w:r>
            </w:ins>
          </w:p>
        </w:tc>
        <w:tc>
          <w:tcPr>
            <w:tcW w:w="188" w:type="pct"/>
            <w:vAlign w:val="center"/>
          </w:tcPr>
          <w:p w14:paraId="16D8AE49" w14:textId="77777777" w:rsidR="002E1EB5" w:rsidRPr="000C7A78" w:rsidRDefault="002E1EB5" w:rsidP="001D3C56">
            <w:pPr>
              <w:spacing w:after="0" w:line="240" w:lineRule="auto"/>
              <w:jc w:val="right"/>
              <w:rPr>
                <w:ins w:id="3956" w:author="Jujia Li" w:date="2026-02-10T22:34:00Z" w16du:dateUtc="2026-02-11T04:34:00Z"/>
                <w:rFonts w:eastAsia="Times New Roman" w:cs="Times New Roman"/>
                <w:color w:val="000000"/>
                <w:sz w:val="20"/>
                <w:szCs w:val="20"/>
                <w:lang w:eastAsia="zh-CN"/>
              </w:rPr>
            </w:pPr>
            <w:ins w:id="3957" w:author="Jujia Li" w:date="2026-02-10T22:34:00Z" w16du:dateUtc="2026-02-11T04:34:00Z">
              <w:r w:rsidRPr="000C7A78">
                <w:rPr>
                  <w:rFonts w:cs="Times New Roman"/>
                  <w:color w:val="000000"/>
                  <w:sz w:val="20"/>
                  <w:szCs w:val="20"/>
                </w:rPr>
                <w:t>5</w:t>
              </w:r>
            </w:ins>
          </w:p>
        </w:tc>
        <w:tc>
          <w:tcPr>
            <w:tcW w:w="353" w:type="pct"/>
            <w:noWrap/>
            <w:vAlign w:val="center"/>
            <w:hideMark/>
          </w:tcPr>
          <w:p w14:paraId="11A2E3E4" w14:textId="77777777" w:rsidR="002E1EB5" w:rsidRPr="000C7A78" w:rsidRDefault="002E1EB5" w:rsidP="001D3C56">
            <w:pPr>
              <w:spacing w:after="0" w:line="240" w:lineRule="auto"/>
              <w:jc w:val="right"/>
              <w:rPr>
                <w:ins w:id="3958" w:author="Jujia Li" w:date="2026-02-10T22:34:00Z" w16du:dateUtc="2026-02-11T04:34:00Z"/>
                <w:rFonts w:eastAsia="Times New Roman" w:cs="Times New Roman"/>
                <w:color w:val="000000"/>
                <w:sz w:val="20"/>
                <w:szCs w:val="20"/>
                <w:lang w:eastAsia="zh-CN"/>
              </w:rPr>
            </w:pPr>
            <w:ins w:id="3959" w:author="Jujia Li" w:date="2026-02-10T22:34:00Z" w16du:dateUtc="2026-02-11T04:34:00Z">
              <w:r w:rsidRPr="000C7A78">
                <w:rPr>
                  <w:rFonts w:eastAsia="Times New Roman" w:cs="Times New Roman"/>
                  <w:color w:val="000000"/>
                  <w:sz w:val="20"/>
                  <w:szCs w:val="20"/>
                  <w:lang w:eastAsia="zh-CN"/>
                </w:rPr>
                <w:t>8.31</w:t>
              </w:r>
            </w:ins>
          </w:p>
        </w:tc>
        <w:tc>
          <w:tcPr>
            <w:tcW w:w="253" w:type="pct"/>
            <w:noWrap/>
            <w:vAlign w:val="center"/>
            <w:hideMark/>
          </w:tcPr>
          <w:p w14:paraId="310D4C3D" w14:textId="77777777" w:rsidR="002E1EB5" w:rsidRPr="000C7A78" w:rsidRDefault="002E1EB5" w:rsidP="001D3C56">
            <w:pPr>
              <w:spacing w:after="0" w:line="240" w:lineRule="auto"/>
              <w:jc w:val="right"/>
              <w:rPr>
                <w:ins w:id="3960" w:author="Jujia Li" w:date="2026-02-10T22:34:00Z" w16du:dateUtc="2026-02-11T04:34:00Z"/>
                <w:rFonts w:eastAsia="Times New Roman" w:cs="Times New Roman"/>
                <w:color w:val="000000"/>
                <w:sz w:val="20"/>
                <w:szCs w:val="20"/>
                <w:lang w:eastAsia="zh-CN"/>
              </w:rPr>
            </w:pPr>
            <w:ins w:id="3961" w:author="Jujia Li" w:date="2026-02-10T22:34:00Z" w16du:dateUtc="2026-02-11T04:34:00Z">
              <w:r w:rsidRPr="000C7A78">
                <w:rPr>
                  <w:rFonts w:eastAsia="Times New Roman" w:cs="Times New Roman"/>
                  <w:color w:val="000000"/>
                  <w:sz w:val="20"/>
                  <w:szCs w:val="20"/>
                  <w:lang w:eastAsia="zh-CN"/>
                </w:rPr>
                <w:t>8.48</w:t>
              </w:r>
            </w:ins>
          </w:p>
        </w:tc>
        <w:tc>
          <w:tcPr>
            <w:tcW w:w="291" w:type="pct"/>
            <w:noWrap/>
            <w:vAlign w:val="center"/>
            <w:hideMark/>
          </w:tcPr>
          <w:p w14:paraId="663292A7" w14:textId="77777777" w:rsidR="002E1EB5" w:rsidRPr="000C7A78" w:rsidRDefault="002E1EB5" w:rsidP="001D3C56">
            <w:pPr>
              <w:spacing w:after="0" w:line="240" w:lineRule="auto"/>
              <w:jc w:val="right"/>
              <w:rPr>
                <w:ins w:id="3962" w:author="Jujia Li" w:date="2026-02-10T22:34:00Z" w16du:dateUtc="2026-02-11T04:34:00Z"/>
                <w:rFonts w:eastAsia="Times New Roman" w:cs="Times New Roman"/>
                <w:color w:val="000000"/>
                <w:sz w:val="20"/>
                <w:szCs w:val="20"/>
                <w:lang w:eastAsia="zh-CN"/>
              </w:rPr>
            </w:pPr>
            <w:ins w:id="3963" w:author="Jujia Li" w:date="2026-02-10T22:34:00Z" w16du:dateUtc="2026-02-11T04:34:00Z">
              <w:r w:rsidRPr="000C7A78">
                <w:rPr>
                  <w:rFonts w:eastAsia="Times New Roman" w:cs="Times New Roman"/>
                  <w:color w:val="000000"/>
                  <w:sz w:val="20"/>
                  <w:szCs w:val="20"/>
                  <w:lang w:eastAsia="zh-CN"/>
                </w:rPr>
                <w:t>3.95</w:t>
              </w:r>
            </w:ins>
          </w:p>
        </w:tc>
        <w:tc>
          <w:tcPr>
            <w:tcW w:w="291" w:type="pct"/>
            <w:noWrap/>
            <w:vAlign w:val="center"/>
            <w:hideMark/>
          </w:tcPr>
          <w:p w14:paraId="3D311059" w14:textId="77777777" w:rsidR="002E1EB5" w:rsidRPr="000C7A78" w:rsidRDefault="002E1EB5" w:rsidP="001D3C56">
            <w:pPr>
              <w:spacing w:after="0" w:line="240" w:lineRule="auto"/>
              <w:jc w:val="right"/>
              <w:rPr>
                <w:ins w:id="3964" w:author="Jujia Li" w:date="2026-02-10T22:34:00Z" w16du:dateUtc="2026-02-11T04:34:00Z"/>
                <w:rFonts w:eastAsia="Times New Roman" w:cs="Times New Roman"/>
                <w:color w:val="000000"/>
                <w:sz w:val="20"/>
                <w:szCs w:val="20"/>
                <w:lang w:eastAsia="zh-CN"/>
              </w:rPr>
            </w:pPr>
            <w:ins w:id="3965" w:author="Jujia Li" w:date="2026-02-10T22:34:00Z" w16du:dateUtc="2026-02-11T04:34:00Z">
              <w:r w:rsidRPr="000C7A78">
                <w:rPr>
                  <w:rFonts w:eastAsia="Times New Roman" w:cs="Times New Roman"/>
                  <w:color w:val="000000"/>
                  <w:sz w:val="20"/>
                  <w:szCs w:val="20"/>
                  <w:lang w:eastAsia="zh-CN"/>
                </w:rPr>
                <w:t>1.65</w:t>
              </w:r>
            </w:ins>
          </w:p>
        </w:tc>
        <w:tc>
          <w:tcPr>
            <w:tcW w:w="234" w:type="pct"/>
            <w:noWrap/>
            <w:vAlign w:val="bottom"/>
            <w:hideMark/>
          </w:tcPr>
          <w:p w14:paraId="1E4CED97" w14:textId="77777777" w:rsidR="002E1EB5" w:rsidRPr="000C7A78" w:rsidRDefault="002E1EB5" w:rsidP="001D3C56">
            <w:pPr>
              <w:spacing w:after="0" w:line="240" w:lineRule="auto"/>
              <w:jc w:val="right"/>
              <w:rPr>
                <w:ins w:id="3966" w:author="Jujia Li" w:date="2026-02-10T22:34:00Z" w16du:dateUtc="2026-02-11T04:34:00Z"/>
                <w:rFonts w:eastAsia="Times New Roman" w:cs="Times New Roman"/>
                <w:color w:val="000000"/>
                <w:sz w:val="20"/>
                <w:szCs w:val="20"/>
                <w:lang w:eastAsia="zh-CN"/>
              </w:rPr>
            </w:pPr>
            <w:ins w:id="3967" w:author="Jujia Li" w:date="2026-02-10T22:34:00Z" w16du:dateUtc="2026-02-11T04:34:00Z">
              <w:r w:rsidRPr="000C7A78">
                <w:rPr>
                  <w:rFonts w:cs="Times New Roman"/>
                  <w:color w:val="000000"/>
                  <w:sz w:val="20"/>
                  <w:szCs w:val="20"/>
                </w:rPr>
                <w:t>0</w:t>
              </w:r>
            </w:ins>
          </w:p>
        </w:tc>
        <w:tc>
          <w:tcPr>
            <w:tcW w:w="234" w:type="pct"/>
            <w:noWrap/>
            <w:vAlign w:val="bottom"/>
            <w:hideMark/>
          </w:tcPr>
          <w:p w14:paraId="084389BC" w14:textId="77777777" w:rsidR="002E1EB5" w:rsidRPr="000C7A78" w:rsidRDefault="002E1EB5" w:rsidP="001D3C56">
            <w:pPr>
              <w:spacing w:after="0" w:line="240" w:lineRule="auto"/>
              <w:jc w:val="right"/>
              <w:rPr>
                <w:ins w:id="3968" w:author="Jujia Li" w:date="2026-02-10T22:34:00Z" w16du:dateUtc="2026-02-11T04:34:00Z"/>
                <w:rFonts w:eastAsia="Times New Roman" w:cs="Times New Roman"/>
                <w:color w:val="000000"/>
                <w:sz w:val="20"/>
                <w:szCs w:val="20"/>
                <w:lang w:eastAsia="zh-CN"/>
              </w:rPr>
            </w:pPr>
            <w:ins w:id="3969" w:author="Jujia Li" w:date="2026-02-10T22:34:00Z" w16du:dateUtc="2026-02-11T04:34:00Z">
              <w:r w:rsidRPr="000C7A78">
                <w:rPr>
                  <w:rFonts w:cs="Times New Roman"/>
                  <w:color w:val="000000"/>
                  <w:sz w:val="20"/>
                  <w:szCs w:val="20"/>
                </w:rPr>
                <w:t>-</w:t>
              </w:r>
            </w:ins>
          </w:p>
        </w:tc>
        <w:tc>
          <w:tcPr>
            <w:tcW w:w="234" w:type="pct"/>
            <w:noWrap/>
            <w:vAlign w:val="bottom"/>
            <w:hideMark/>
          </w:tcPr>
          <w:p w14:paraId="2207968A" w14:textId="77777777" w:rsidR="002E1EB5" w:rsidRPr="000C7A78" w:rsidRDefault="002E1EB5" w:rsidP="001D3C56">
            <w:pPr>
              <w:spacing w:after="0" w:line="240" w:lineRule="auto"/>
              <w:jc w:val="right"/>
              <w:rPr>
                <w:ins w:id="3970" w:author="Jujia Li" w:date="2026-02-10T22:34:00Z" w16du:dateUtc="2026-02-11T04:34:00Z"/>
                <w:rFonts w:eastAsia="Times New Roman" w:cs="Times New Roman"/>
                <w:color w:val="000000"/>
                <w:sz w:val="20"/>
                <w:szCs w:val="20"/>
                <w:lang w:eastAsia="zh-CN"/>
              </w:rPr>
            </w:pPr>
            <w:ins w:id="3971" w:author="Jujia Li" w:date="2026-02-10T22:34:00Z" w16du:dateUtc="2026-02-11T04:34:00Z">
              <w:r w:rsidRPr="000C7A78">
                <w:rPr>
                  <w:rFonts w:cs="Times New Roman"/>
                  <w:color w:val="000000"/>
                  <w:sz w:val="20"/>
                  <w:szCs w:val="20"/>
                </w:rPr>
                <w:t>-</w:t>
              </w:r>
            </w:ins>
          </w:p>
        </w:tc>
        <w:tc>
          <w:tcPr>
            <w:tcW w:w="234" w:type="pct"/>
            <w:noWrap/>
            <w:vAlign w:val="bottom"/>
            <w:hideMark/>
          </w:tcPr>
          <w:p w14:paraId="1826EA2D" w14:textId="77777777" w:rsidR="002E1EB5" w:rsidRPr="000C7A78" w:rsidRDefault="002E1EB5" w:rsidP="001D3C56">
            <w:pPr>
              <w:spacing w:after="0" w:line="240" w:lineRule="auto"/>
              <w:jc w:val="right"/>
              <w:rPr>
                <w:ins w:id="3972" w:author="Jujia Li" w:date="2026-02-10T22:34:00Z" w16du:dateUtc="2026-02-11T04:34:00Z"/>
                <w:rFonts w:eastAsia="Times New Roman" w:cs="Times New Roman"/>
                <w:color w:val="000000"/>
                <w:sz w:val="20"/>
                <w:szCs w:val="20"/>
                <w:lang w:eastAsia="zh-CN"/>
              </w:rPr>
            </w:pPr>
            <w:ins w:id="3973" w:author="Jujia Li" w:date="2026-02-10T22:34:00Z" w16du:dateUtc="2026-02-11T04:34:00Z">
              <w:r w:rsidRPr="000C7A78">
                <w:rPr>
                  <w:rFonts w:cs="Times New Roman"/>
                  <w:color w:val="000000"/>
                  <w:sz w:val="20"/>
                  <w:szCs w:val="20"/>
                </w:rPr>
                <w:t>-</w:t>
              </w:r>
            </w:ins>
          </w:p>
        </w:tc>
        <w:tc>
          <w:tcPr>
            <w:tcW w:w="231" w:type="pct"/>
            <w:vAlign w:val="bottom"/>
          </w:tcPr>
          <w:p w14:paraId="27F2831C" w14:textId="77777777" w:rsidR="002E1EB5" w:rsidRPr="000C7A78" w:rsidRDefault="002E1EB5" w:rsidP="001D3C56">
            <w:pPr>
              <w:spacing w:after="0" w:line="240" w:lineRule="auto"/>
              <w:jc w:val="right"/>
              <w:rPr>
                <w:ins w:id="3974" w:author="Jujia Li" w:date="2026-02-10T22:34:00Z" w16du:dateUtc="2026-02-11T04:34:00Z"/>
                <w:rFonts w:cs="Times New Roman"/>
                <w:color w:val="000000"/>
                <w:sz w:val="20"/>
                <w:szCs w:val="20"/>
              </w:rPr>
            </w:pPr>
            <w:ins w:id="3975" w:author="Jujia Li" w:date="2026-02-10T22:34:00Z" w16du:dateUtc="2026-02-11T04:34:00Z">
              <w:r w:rsidRPr="000C7A78">
                <w:rPr>
                  <w:rFonts w:cs="Times New Roman"/>
                  <w:color w:val="000000"/>
                  <w:sz w:val="20"/>
                  <w:szCs w:val="20"/>
                  <w:rPrChange w:id="3976" w:author="Jujia Li" w:date="2026-02-10T22:50:00Z" w16du:dateUtc="2026-02-11T04:50:00Z">
                    <w:rPr>
                      <w:rFonts w:ascii="Aptos Narrow" w:hAnsi="Aptos Narrow"/>
                      <w:color w:val="000000"/>
                    </w:rPr>
                  </w:rPrChange>
                </w:rPr>
                <w:t>47.1</w:t>
              </w:r>
            </w:ins>
          </w:p>
        </w:tc>
        <w:tc>
          <w:tcPr>
            <w:tcW w:w="418" w:type="pct"/>
            <w:vAlign w:val="bottom"/>
          </w:tcPr>
          <w:p w14:paraId="1D9C9CF2" w14:textId="77777777" w:rsidR="002E1EB5" w:rsidRPr="000C7A78" w:rsidRDefault="002E1EB5" w:rsidP="001D3C56">
            <w:pPr>
              <w:spacing w:after="0" w:line="240" w:lineRule="auto"/>
              <w:jc w:val="right"/>
              <w:rPr>
                <w:ins w:id="3977" w:author="Jujia Li" w:date="2026-02-10T22:34:00Z" w16du:dateUtc="2026-02-11T04:34:00Z"/>
                <w:rFonts w:cs="Times New Roman"/>
                <w:sz w:val="20"/>
                <w:szCs w:val="20"/>
                <w:rPrChange w:id="3978" w:author="Jujia Li" w:date="2026-02-10T22:50:00Z" w16du:dateUtc="2026-02-11T04:50:00Z">
                  <w:rPr>
                    <w:ins w:id="3979" w:author="Jujia Li" w:date="2026-02-10T22:34:00Z" w16du:dateUtc="2026-02-11T04:34:00Z"/>
                    <w:rFonts w:cs="Times New Roman"/>
                  </w:rPr>
                </w:rPrChange>
              </w:rPr>
            </w:pPr>
            <w:ins w:id="3980" w:author="Jujia Li" w:date="2026-02-10T22:34:00Z" w16du:dateUtc="2026-02-11T04:34:00Z">
              <w:r w:rsidRPr="000C7A78">
                <w:rPr>
                  <w:rFonts w:cs="Times New Roman"/>
                  <w:color w:val="000000"/>
                  <w:sz w:val="20"/>
                  <w:szCs w:val="20"/>
                  <w:rPrChange w:id="3981" w:author="Jujia Li" w:date="2026-02-10T22:50:00Z" w16du:dateUtc="2026-02-11T04:50:00Z">
                    <w:rPr>
                      <w:rFonts w:ascii="Aptos Narrow" w:hAnsi="Aptos Narrow"/>
                      <w:color w:val="000000"/>
                    </w:rPr>
                  </w:rPrChange>
                </w:rPr>
                <w:t>6.1</w:t>
              </w:r>
            </w:ins>
          </w:p>
        </w:tc>
        <w:tc>
          <w:tcPr>
            <w:tcW w:w="495" w:type="pct"/>
            <w:vAlign w:val="bottom"/>
          </w:tcPr>
          <w:p w14:paraId="1C3DA63D" w14:textId="77777777" w:rsidR="002E1EB5" w:rsidRPr="000C7A78" w:rsidRDefault="002E1EB5" w:rsidP="001D3C56">
            <w:pPr>
              <w:spacing w:after="0" w:line="240" w:lineRule="auto"/>
              <w:jc w:val="right"/>
              <w:rPr>
                <w:ins w:id="3982" w:author="Jujia Li" w:date="2026-02-10T22:34:00Z" w16du:dateUtc="2026-02-11T04:34:00Z"/>
                <w:rFonts w:cs="Times New Roman"/>
                <w:sz w:val="20"/>
                <w:szCs w:val="20"/>
                <w:rPrChange w:id="3983" w:author="Jujia Li" w:date="2026-02-10T22:50:00Z" w16du:dateUtc="2026-02-11T04:50:00Z">
                  <w:rPr>
                    <w:ins w:id="3984" w:author="Jujia Li" w:date="2026-02-10T22:34:00Z" w16du:dateUtc="2026-02-11T04:34:00Z"/>
                    <w:rFonts w:cs="Times New Roman"/>
                  </w:rPr>
                </w:rPrChange>
              </w:rPr>
            </w:pPr>
            <w:ins w:id="3985" w:author="Jujia Li" w:date="2026-02-10T22:34:00Z" w16du:dateUtc="2026-02-11T04:34:00Z">
              <w:r w:rsidRPr="000C7A78">
                <w:rPr>
                  <w:rFonts w:cs="Times New Roman"/>
                  <w:color w:val="000000"/>
                  <w:sz w:val="20"/>
                  <w:szCs w:val="20"/>
                  <w:rPrChange w:id="3986" w:author="Jujia Li" w:date="2026-02-10T22:50:00Z" w16du:dateUtc="2026-02-11T04:50:00Z">
                    <w:rPr>
                      <w:rFonts w:ascii="Aptos Narrow" w:hAnsi="Aptos Narrow"/>
                      <w:color w:val="000000"/>
                    </w:rPr>
                  </w:rPrChange>
                </w:rPr>
                <w:t>4.3</w:t>
              </w:r>
            </w:ins>
          </w:p>
        </w:tc>
        <w:tc>
          <w:tcPr>
            <w:tcW w:w="328" w:type="pct"/>
            <w:vAlign w:val="bottom"/>
          </w:tcPr>
          <w:p w14:paraId="041F4017" w14:textId="77777777" w:rsidR="002E1EB5" w:rsidRPr="000C7A78" w:rsidRDefault="002E1EB5" w:rsidP="001D3C56">
            <w:pPr>
              <w:spacing w:after="0" w:line="240" w:lineRule="auto"/>
              <w:jc w:val="right"/>
              <w:rPr>
                <w:ins w:id="3987" w:author="Jujia Li" w:date="2026-02-10T22:34:00Z" w16du:dateUtc="2026-02-11T04:34:00Z"/>
                <w:rFonts w:cs="Times New Roman"/>
                <w:sz w:val="20"/>
                <w:szCs w:val="20"/>
                <w:rPrChange w:id="3988" w:author="Jujia Li" w:date="2026-02-10T22:50:00Z" w16du:dateUtc="2026-02-11T04:50:00Z">
                  <w:rPr>
                    <w:ins w:id="3989" w:author="Jujia Li" w:date="2026-02-10T22:34:00Z" w16du:dateUtc="2026-02-11T04:34:00Z"/>
                    <w:rFonts w:cs="Times New Roman"/>
                  </w:rPr>
                </w:rPrChange>
              </w:rPr>
            </w:pPr>
            <w:ins w:id="3990" w:author="Jujia Li" w:date="2026-02-10T22:34:00Z" w16du:dateUtc="2026-02-11T04:34:00Z">
              <w:r w:rsidRPr="000C7A78">
                <w:rPr>
                  <w:rFonts w:cs="Times New Roman"/>
                  <w:color w:val="000000"/>
                  <w:sz w:val="20"/>
                  <w:szCs w:val="20"/>
                  <w:rPrChange w:id="3991" w:author="Jujia Li" w:date="2026-02-10T22:50:00Z" w16du:dateUtc="2026-02-11T04:50:00Z">
                    <w:rPr>
                      <w:rFonts w:ascii="Aptos Narrow" w:hAnsi="Aptos Narrow"/>
                      <w:color w:val="000000"/>
                    </w:rPr>
                  </w:rPrChange>
                </w:rPr>
                <w:t>20.3</w:t>
              </w:r>
            </w:ins>
          </w:p>
        </w:tc>
        <w:tc>
          <w:tcPr>
            <w:tcW w:w="459" w:type="pct"/>
            <w:vAlign w:val="bottom"/>
          </w:tcPr>
          <w:p w14:paraId="3DEA623C" w14:textId="77777777" w:rsidR="002E1EB5" w:rsidRPr="000C7A78" w:rsidRDefault="002E1EB5" w:rsidP="001D3C56">
            <w:pPr>
              <w:spacing w:after="0" w:line="240" w:lineRule="auto"/>
              <w:jc w:val="right"/>
              <w:rPr>
                <w:ins w:id="3992" w:author="Jujia Li" w:date="2026-02-10T22:34:00Z" w16du:dateUtc="2026-02-11T04:34:00Z"/>
                <w:rFonts w:cs="Times New Roman"/>
                <w:sz w:val="20"/>
                <w:szCs w:val="20"/>
                <w:rPrChange w:id="3993" w:author="Jujia Li" w:date="2026-02-10T22:50:00Z" w16du:dateUtc="2026-02-11T04:50:00Z">
                  <w:rPr>
                    <w:ins w:id="3994" w:author="Jujia Li" w:date="2026-02-10T22:34:00Z" w16du:dateUtc="2026-02-11T04:34:00Z"/>
                    <w:rFonts w:cs="Times New Roman"/>
                  </w:rPr>
                </w:rPrChange>
              </w:rPr>
            </w:pPr>
            <w:ins w:id="3995" w:author="Jujia Li" w:date="2026-02-10T22:34:00Z" w16du:dateUtc="2026-02-11T04:34:00Z">
              <w:r w:rsidRPr="000C7A78">
                <w:rPr>
                  <w:rFonts w:cs="Times New Roman"/>
                  <w:color w:val="000000"/>
                  <w:sz w:val="20"/>
                  <w:szCs w:val="20"/>
                  <w:rPrChange w:id="3996" w:author="Jujia Li" w:date="2026-02-10T22:50:00Z" w16du:dateUtc="2026-02-11T04:50:00Z">
                    <w:rPr>
                      <w:rFonts w:ascii="Aptos Narrow" w:hAnsi="Aptos Narrow"/>
                      <w:color w:val="000000"/>
                    </w:rPr>
                  </w:rPrChange>
                </w:rPr>
                <w:t>18.1</w:t>
              </w:r>
            </w:ins>
          </w:p>
        </w:tc>
      </w:tr>
      <w:tr w:rsidR="00246190" w:rsidRPr="00246190" w14:paraId="468BC1E9" w14:textId="77777777" w:rsidTr="000C7A78">
        <w:trPr>
          <w:trHeight w:val="144"/>
          <w:ins w:id="3997" w:author="Jujia Li" w:date="2026-02-10T22:34:00Z"/>
        </w:trPr>
        <w:tc>
          <w:tcPr>
            <w:tcW w:w="423" w:type="pct"/>
            <w:noWrap/>
            <w:vAlign w:val="center"/>
            <w:hideMark/>
          </w:tcPr>
          <w:p w14:paraId="75C3E75B" w14:textId="77777777" w:rsidR="002E1EB5" w:rsidRPr="000C7A78" w:rsidRDefault="002E1EB5" w:rsidP="001D3C56">
            <w:pPr>
              <w:spacing w:after="0" w:line="240" w:lineRule="auto"/>
              <w:rPr>
                <w:ins w:id="3998" w:author="Jujia Li" w:date="2026-02-10T22:34:00Z" w16du:dateUtc="2026-02-11T04:34:00Z"/>
                <w:rFonts w:eastAsia="Times New Roman" w:cs="Times New Roman"/>
                <w:color w:val="000000"/>
                <w:sz w:val="20"/>
                <w:szCs w:val="20"/>
                <w:lang w:eastAsia="zh-CN"/>
              </w:rPr>
            </w:pPr>
            <w:ins w:id="3999" w:author="Jujia Li" w:date="2026-02-10T22:34:00Z" w16du:dateUtc="2026-02-11T04:34:00Z">
              <w:r w:rsidRPr="000C7A78">
                <w:rPr>
                  <w:rFonts w:cs="Times New Roman"/>
                  <w:sz w:val="20"/>
                  <w:szCs w:val="20"/>
                </w:rPr>
                <w:t>Morgan</w:t>
              </w:r>
            </w:ins>
          </w:p>
        </w:tc>
        <w:tc>
          <w:tcPr>
            <w:tcW w:w="333" w:type="pct"/>
            <w:vAlign w:val="center"/>
          </w:tcPr>
          <w:p w14:paraId="778F9706" w14:textId="780ACA47" w:rsidR="002E1EB5" w:rsidRPr="000C7A78" w:rsidRDefault="002E1EB5" w:rsidP="001D3C56">
            <w:pPr>
              <w:spacing w:after="0" w:line="240" w:lineRule="auto"/>
              <w:jc w:val="right"/>
              <w:rPr>
                <w:ins w:id="4000" w:author="Jujia Li" w:date="2026-02-10T22:34:00Z" w16du:dateUtc="2026-02-11T04:34:00Z"/>
                <w:rFonts w:cs="Times New Roman"/>
                <w:color w:val="000000"/>
                <w:sz w:val="20"/>
                <w:szCs w:val="20"/>
              </w:rPr>
            </w:pPr>
            <w:ins w:id="4001" w:author="Jujia Li" w:date="2026-02-10T22:34:00Z" w16du:dateUtc="2026-02-11T04:34:00Z">
              <w:r w:rsidRPr="000C7A78">
                <w:rPr>
                  <w:rFonts w:cs="Times New Roman"/>
                  <w:sz w:val="20"/>
                  <w:szCs w:val="20"/>
                  <w:rPrChange w:id="4002" w:author="Jujia Li" w:date="2026-02-10T22:50:00Z" w16du:dateUtc="2026-02-11T04:50:00Z">
                    <w:rPr>
                      <w:rFonts w:cs="Times New Roman"/>
                    </w:rPr>
                  </w:rPrChange>
                </w:rPr>
                <w:t>119</w:t>
              </w:r>
            </w:ins>
            <w:ins w:id="4003" w:author="Jujia Li" w:date="2026-02-10T22:51:00Z" w16du:dateUtc="2026-02-11T04:51:00Z">
              <w:r w:rsidR="000C7A78">
                <w:rPr>
                  <w:rFonts w:eastAsia="SimSun" w:cs="Times New Roman" w:hint="eastAsia"/>
                  <w:sz w:val="20"/>
                  <w:szCs w:val="20"/>
                  <w:lang w:eastAsia="zh-CN"/>
                </w:rPr>
                <w:t>,</w:t>
              </w:r>
            </w:ins>
            <w:ins w:id="4004" w:author="Jujia Li" w:date="2026-02-10T22:34:00Z" w16du:dateUtc="2026-02-11T04:34:00Z">
              <w:r w:rsidRPr="000C7A78">
                <w:rPr>
                  <w:rFonts w:cs="Times New Roman"/>
                  <w:sz w:val="20"/>
                  <w:szCs w:val="20"/>
                  <w:rPrChange w:id="4005" w:author="Jujia Li" w:date="2026-02-10T22:50:00Z" w16du:dateUtc="2026-02-11T04:50:00Z">
                    <w:rPr>
                      <w:rFonts w:cs="Times New Roman"/>
                    </w:rPr>
                  </w:rPrChange>
                </w:rPr>
                <w:t>150</w:t>
              </w:r>
            </w:ins>
          </w:p>
        </w:tc>
        <w:tc>
          <w:tcPr>
            <w:tcW w:w="188" w:type="pct"/>
            <w:vAlign w:val="center"/>
          </w:tcPr>
          <w:p w14:paraId="5AA1C2E1" w14:textId="77777777" w:rsidR="002E1EB5" w:rsidRPr="000C7A78" w:rsidRDefault="002E1EB5" w:rsidP="001D3C56">
            <w:pPr>
              <w:spacing w:after="0" w:line="240" w:lineRule="auto"/>
              <w:jc w:val="right"/>
              <w:rPr>
                <w:ins w:id="4006" w:author="Jujia Li" w:date="2026-02-10T22:34:00Z" w16du:dateUtc="2026-02-11T04:34:00Z"/>
                <w:rFonts w:eastAsia="Times New Roman" w:cs="Times New Roman"/>
                <w:color w:val="000000"/>
                <w:sz w:val="20"/>
                <w:szCs w:val="20"/>
                <w:lang w:eastAsia="zh-CN"/>
              </w:rPr>
            </w:pPr>
            <w:ins w:id="4007" w:author="Jujia Li" w:date="2026-02-10T22:34:00Z" w16du:dateUtc="2026-02-11T04:34:00Z">
              <w:r w:rsidRPr="000C7A78">
                <w:rPr>
                  <w:rFonts w:cs="Times New Roman"/>
                  <w:color w:val="000000"/>
                  <w:sz w:val="20"/>
                  <w:szCs w:val="20"/>
                </w:rPr>
                <w:t>4</w:t>
              </w:r>
            </w:ins>
          </w:p>
        </w:tc>
        <w:tc>
          <w:tcPr>
            <w:tcW w:w="353" w:type="pct"/>
            <w:noWrap/>
            <w:vAlign w:val="center"/>
            <w:hideMark/>
          </w:tcPr>
          <w:p w14:paraId="0ABE1BC4" w14:textId="77777777" w:rsidR="002E1EB5" w:rsidRPr="000C7A78" w:rsidRDefault="002E1EB5" w:rsidP="001D3C56">
            <w:pPr>
              <w:spacing w:after="0" w:line="240" w:lineRule="auto"/>
              <w:jc w:val="right"/>
              <w:rPr>
                <w:ins w:id="4008" w:author="Jujia Li" w:date="2026-02-10T22:34:00Z" w16du:dateUtc="2026-02-11T04:34:00Z"/>
                <w:rFonts w:eastAsia="Times New Roman" w:cs="Times New Roman"/>
                <w:color w:val="000000"/>
                <w:sz w:val="20"/>
                <w:szCs w:val="20"/>
                <w:lang w:eastAsia="zh-CN"/>
              </w:rPr>
            </w:pPr>
            <w:ins w:id="4009" w:author="Jujia Li" w:date="2026-02-10T22:34:00Z" w16du:dateUtc="2026-02-11T04:34:00Z">
              <w:r w:rsidRPr="000C7A78">
                <w:rPr>
                  <w:rFonts w:eastAsia="Times New Roman" w:cs="Times New Roman"/>
                  <w:color w:val="000000"/>
                  <w:sz w:val="20"/>
                  <w:szCs w:val="20"/>
                  <w:lang w:eastAsia="zh-CN"/>
                </w:rPr>
                <w:t>6.64</w:t>
              </w:r>
            </w:ins>
          </w:p>
        </w:tc>
        <w:tc>
          <w:tcPr>
            <w:tcW w:w="253" w:type="pct"/>
            <w:noWrap/>
            <w:vAlign w:val="center"/>
            <w:hideMark/>
          </w:tcPr>
          <w:p w14:paraId="3A3BE281" w14:textId="77777777" w:rsidR="002E1EB5" w:rsidRPr="000C7A78" w:rsidRDefault="002E1EB5" w:rsidP="001D3C56">
            <w:pPr>
              <w:spacing w:after="0" w:line="240" w:lineRule="auto"/>
              <w:jc w:val="right"/>
              <w:rPr>
                <w:ins w:id="4010" w:author="Jujia Li" w:date="2026-02-10T22:34:00Z" w16du:dateUtc="2026-02-11T04:34:00Z"/>
                <w:rFonts w:eastAsia="Times New Roman" w:cs="Times New Roman"/>
                <w:color w:val="000000"/>
                <w:sz w:val="20"/>
                <w:szCs w:val="20"/>
                <w:lang w:eastAsia="zh-CN"/>
              </w:rPr>
            </w:pPr>
            <w:ins w:id="4011" w:author="Jujia Li" w:date="2026-02-10T22:34:00Z" w16du:dateUtc="2026-02-11T04:34:00Z">
              <w:r w:rsidRPr="000C7A78">
                <w:rPr>
                  <w:rFonts w:eastAsia="Times New Roman" w:cs="Times New Roman"/>
                  <w:color w:val="000000"/>
                  <w:sz w:val="20"/>
                  <w:szCs w:val="20"/>
                  <w:lang w:eastAsia="zh-CN"/>
                </w:rPr>
                <w:t>7.82</w:t>
              </w:r>
            </w:ins>
          </w:p>
        </w:tc>
        <w:tc>
          <w:tcPr>
            <w:tcW w:w="291" w:type="pct"/>
            <w:noWrap/>
            <w:vAlign w:val="center"/>
            <w:hideMark/>
          </w:tcPr>
          <w:p w14:paraId="266D4076" w14:textId="77777777" w:rsidR="002E1EB5" w:rsidRPr="000C7A78" w:rsidRDefault="002E1EB5" w:rsidP="001D3C56">
            <w:pPr>
              <w:spacing w:after="0" w:line="240" w:lineRule="auto"/>
              <w:jc w:val="right"/>
              <w:rPr>
                <w:ins w:id="4012" w:author="Jujia Li" w:date="2026-02-10T22:34:00Z" w16du:dateUtc="2026-02-11T04:34:00Z"/>
                <w:rFonts w:eastAsia="Times New Roman" w:cs="Times New Roman"/>
                <w:color w:val="000000"/>
                <w:sz w:val="20"/>
                <w:szCs w:val="20"/>
                <w:lang w:eastAsia="zh-CN"/>
              </w:rPr>
            </w:pPr>
            <w:ins w:id="4013" w:author="Jujia Li" w:date="2026-02-10T22:34:00Z" w16du:dateUtc="2026-02-11T04:34:00Z">
              <w:r w:rsidRPr="000C7A78">
                <w:rPr>
                  <w:rFonts w:eastAsia="Times New Roman" w:cs="Times New Roman"/>
                  <w:color w:val="000000"/>
                  <w:sz w:val="20"/>
                  <w:szCs w:val="20"/>
                  <w:lang w:eastAsia="zh-CN"/>
                </w:rPr>
                <w:t>7.55</w:t>
              </w:r>
            </w:ins>
          </w:p>
        </w:tc>
        <w:tc>
          <w:tcPr>
            <w:tcW w:w="291" w:type="pct"/>
            <w:noWrap/>
            <w:vAlign w:val="center"/>
            <w:hideMark/>
          </w:tcPr>
          <w:p w14:paraId="484EC14A" w14:textId="77777777" w:rsidR="002E1EB5" w:rsidRPr="000C7A78" w:rsidRDefault="002E1EB5" w:rsidP="001D3C56">
            <w:pPr>
              <w:spacing w:after="0" w:line="240" w:lineRule="auto"/>
              <w:jc w:val="right"/>
              <w:rPr>
                <w:ins w:id="4014" w:author="Jujia Li" w:date="2026-02-10T22:34:00Z" w16du:dateUtc="2026-02-11T04:34:00Z"/>
                <w:rFonts w:eastAsia="Times New Roman" w:cs="Times New Roman"/>
                <w:color w:val="000000"/>
                <w:sz w:val="20"/>
                <w:szCs w:val="20"/>
                <w:lang w:eastAsia="zh-CN"/>
              </w:rPr>
            </w:pPr>
            <w:ins w:id="4015" w:author="Jujia Li" w:date="2026-02-10T22:34:00Z" w16du:dateUtc="2026-02-11T04:34:00Z">
              <w:r w:rsidRPr="000C7A78">
                <w:rPr>
                  <w:rFonts w:eastAsia="Times New Roman" w:cs="Times New Roman"/>
                  <w:color w:val="000000"/>
                  <w:sz w:val="20"/>
                  <w:szCs w:val="20"/>
                  <w:lang w:eastAsia="zh-CN"/>
                </w:rPr>
                <w:t>4.76</w:t>
              </w:r>
            </w:ins>
          </w:p>
        </w:tc>
        <w:tc>
          <w:tcPr>
            <w:tcW w:w="234" w:type="pct"/>
            <w:noWrap/>
            <w:vAlign w:val="bottom"/>
            <w:hideMark/>
          </w:tcPr>
          <w:p w14:paraId="105A063B" w14:textId="77777777" w:rsidR="002E1EB5" w:rsidRPr="000C7A78" w:rsidRDefault="002E1EB5" w:rsidP="001D3C56">
            <w:pPr>
              <w:spacing w:after="0" w:line="240" w:lineRule="auto"/>
              <w:jc w:val="right"/>
              <w:rPr>
                <w:ins w:id="4016" w:author="Jujia Li" w:date="2026-02-10T22:34:00Z" w16du:dateUtc="2026-02-11T04:34:00Z"/>
                <w:rFonts w:eastAsia="Times New Roman" w:cs="Times New Roman"/>
                <w:color w:val="000000"/>
                <w:sz w:val="20"/>
                <w:szCs w:val="20"/>
                <w:lang w:eastAsia="zh-CN"/>
              </w:rPr>
            </w:pPr>
            <w:ins w:id="4017" w:author="Jujia Li" w:date="2026-02-10T22:34:00Z" w16du:dateUtc="2026-02-11T04:34:00Z">
              <w:r w:rsidRPr="000C7A78">
                <w:rPr>
                  <w:rFonts w:cs="Times New Roman"/>
                  <w:color w:val="000000"/>
                  <w:sz w:val="20"/>
                  <w:szCs w:val="20"/>
                </w:rPr>
                <w:t>-</w:t>
              </w:r>
            </w:ins>
          </w:p>
        </w:tc>
        <w:tc>
          <w:tcPr>
            <w:tcW w:w="234" w:type="pct"/>
            <w:noWrap/>
            <w:vAlign w:val="bottom"/>
            <w:hideMark/>
          </w:tcPr>
          <w:p w14:paraId="68ADD0CF" w14:textId="77777777" w:rsidR="002E1EB5" w:rsidRPr="000C7A78" w:rsidRDefault="002E1EB5" w:rsidP="001D3C56">
            <w:pPr>
              <w:spacing w:after="0" w:line="240" w:lineRule="auto"/>
              <w:jc w:val="right"/>
              <w:rPr>
                <w:ins w:id="4018" w:author="Jujia Li" w:date="2026-02-10T22:34:00Z" w16du:dateUtc="2026-02-11T04:34:00Z"/>
                <w:rFonts w:eastAsia="Times New Roman" w:cs="Times New Roman"/>
                <w:color w:val="000000"/>
                <w:sz w:val="20"/>
                <w:szCs w:val="20"/>
                <w:lang w:eastAsia="zh-CN"/>
              </w:rPr>
            </w:pPr>
            <w:ins w:id="4019" w:author="Jujia Li" w:date="2026-02-10T22:34:00Z" w16du:dateUtc="2026-02-11T04:34:00Z">
              <w:r w:rsidRPr="000C7A78">
                <w:rPr>
                  <w:rFonts w:cs="Times New Roman"/>
                  <w:color w:val="000000"/>
                  <w:sz w:val="20"/>
                  <w:szCs w:val="20"/>
                </w:rPr>
                <w:t>-</w:t>
              </w:r>
            </w:ins>
          </w:p>
        </w:tc>
        <w:tc>
          <w:tcPr>
            <w:tcW w:w="234" w:type="pct"/>
            <w:noWrap/>
            <w:vAlign w:val="bottom"/>
            <w:hideMark/>
          </w:tcPr>
          <w:p w14:paraId="6F308B0F" w14:textId="77777777" w:rsidR="002E1EB5" w:rsidRPr="000C7A78" w:rsidRDefault="002E1EB5" w:rsidP="001D3C56">
            <w:pPr>
              <w:spacing w:after="0" w:line="240" w:lineRule="auto"/>
              <w:jc w:val="right"/>
              <w:rPr>
                <w:ins w:id="4020" w:author="Jujia Li" w:date="2026-02-10T22:34:00Z" w16du:dateUtc="2026-02-11T04:34:00Z"/>
                <w:rFonts w:eastAsia="Times New Roman" w:cs="Times New Roman"/>
                <w:color w:val="000000"/>
                <w:sz w:val="20"/>
                <w:szCs w:val="20"/>
                <w:lang w:eastAsia="zh-CN"/>
              </w:rPr>
            </w:pPr>
            <w:ins w:id="4021" w:author="Jujia Li" w:date="2026-02-10T22:34:00Z" w16du:dateUtc="2026-02-11T04:34:00Z">
              <w:r w:rsidRPr="000C7A78">
                <w:rPr>
                  <w:rFonts w:cs="Times New Roman"/>
                  <w:color w:val="000000"/>
                  <w:sz w:val="20"/>
                  <w:szCs w:val="20"/>
                </w:rPr>
                <w:t>1.26</w:t>
              </w:r>
            </w:ins>
          </w:p>
        </w:tc>
        <w:tc>
          <w:tcPr>
            <w:tcW w:w="234" w:type="pct"/>
            <w:noWrap/>
            <w:vAlign w:val="bottom"/>
            <w:hideMark/>
          </w:tcPr>
          <w:p w14:paraId="3453B3F0" w14:textId="77777777" w:rsidR="002E1EB5" w:rsidRPr="000C7A78" w:rsidRDefault="002E1EB5" w:rsidP="001D3C56">
            <w:pPr>
              <w:spacing w:after="0" w:line="240" w:lineRule="auto"/>
              <w:jc w:val="right"/>
              <w:rPr>
                <w:ins w:id="4022" w:author="Jujia Li" w:date="2026-02-10T22:34:00Z" w16du:dateUtc="2026-02-11T04:34:00Z"/>
                <w:rFonts w:eastAsia="Times New Roman" w:cs="Times New Roman"/>
                <w:color w:val="000000"/>
                <w:sz w:val="20"/>
                <w:szCs w:val="20"/>
                <w:lang w:eastAsia="zh-CN"/>
              </w:rPr>
            </w:pPr>
            <w:ins w:id="4023" w:author="Jujia Li" w:date="2026-02-10T22:34:00Z" w16du:dateUtc="2026-02-11T04:34:00Z">
              <w:r w:rsidRPr="000C7A78">
                <w:rPr>
                  <w:rFonts w:cs="Times New Roman"/>
                  <w:color w:val="000000"/>
                  <w:sz w:val="20"/>
                  <w:szCs w:val="20"/>
                </w:rPr>
                <w:t>-</w:t>
              </w:r>
            </w:ins>
          </w:p>
        </w:tc>
        <w:tc>
          <w:tcPr>
            <w:tcW w:w="231" w:type="pct"/>
            <w:vAlign w:val="bottom"/>
          </w:tcPr>
          <w:p w14:paraId="0A2AD0D6" w14:textId="77777777" w:rsidR="002E1EB5" w:rsidRPr="000C7A78" w:rsidRDefault="002E1EB5" w:rsidP="001D3C56">
            <w:pPr>
              <w:spacing w:after="0" w:line="240" w:lineRule="auto"/>
              <w:jc w:val="right"/>
              <w:rPr>
                <w:ins w:id="4024" w:author="Jujia Li" w:date="2026-02-10T22:34:00Z" w16du:dateUtc="2026-02-11T04:34:00Z"/>
                <w:rFonts w:cs="Times New Roman"/>
                <w:color w:val="000000"/>
                <w:sz w:val="20"/>
                <w:szCs w:val="20"/>
              </w:rPr>
            </w:pPr>
            <w:ins w:id="4025" w:author="Jujia Li" w:date="2026-02-10T22:34:00Z" w16du:dateUtc="2026-02-11T04:34:00Z">
              <w:r w:rsidRPr="000C7A78">
                <w:rPr>
                  <w:rFonts w:cs="Times New Roman"/>
                  <w:color w:val="000000"/>
                  <w:sz w:val="20"/>
                  <w:szCs w:val="20"/>
                  <w:rPrChange w:id="4026" w:author="Jujia Li" w:date="2026-02-10T22:50:00Z" w16du:dateUtc="2026-02-11T04:50:00Z">
                    <w:rPr>
                      <w:rFonts w:ascii="Aptos Narrow" w:hAnsi="Aptos Narrow"/>
                      <w:color w:val="000000"/>
                    </w:rPr>
                  </w:rPrChange>
                </w:rPr>
                <w:t>45.3</w:t>
              </w:r>
            </w:ins>
          </w:p>
        </w:tc>
        <w:tc>
          <w:tcPr>
            <w:tcW w:w="418" w:type="pct"/>
            <w:vAlign w:val="bottom"/>
          </w:tcPr>
          <w:p w14:paraId="279A62A2" w14:textId="243821F4" w:rsidR="002E1EB5" w:rsidRPr="000C7A78" w:rsidRDefault="002E1EB5" w:rsidP="001D3C56">
            <w:pPr>
              <w:spacing w:after="0" w:line="240" w:lineRule="auto"/>
              <w:jc w:val="right"/>
              <w:rPr>
                <w:ins w:id="4027" w:author="Jujia Li" w:date="2026-02-10T22:34:00Z" w16du:dateUtc="2026-02-11T04:34:00Z"/>
                <w:rFonts w:cs="Times New Roman"/>
                <w:sz w:val="20"/>
                <w:szCs w:val="20"/>
                <w:rPrChange w:id="4028" w:author="Jujia Li" w:date="2026-02-10T22:50:00Z" w16du:dateUtc="2026-02-11T04:50:00Z">
                  <w:rPr>
                    <w:ins w:id="4029" w:author="Jujia Li" w:date="2026-02-10T22:34:00Z" w16du:dateUtc="2026-02-11T04:34:00Z"/>
                    <w:rFonts w:cs="Times New Roman"/>
                  </w:rPr>
                </w:rPrChange>
              </w:rPr>
            </w:pPr>
            <w:ins w:id="4030" w:author="Jujia Li" w:date="2026-02-10T22:34:00Z" w16du:dateUtc="2026-02-11T04:34:00Z">
              <w:r w:rsidRPr="000C7A78">
                <w:rPr>
                  <w:rFonts w:cs="Times New Roman"/>
                  <w:color w:val="000000"/>
                  <w:sz w:val="20"/>
                  <w:szCs w:val="20"/>
                  <w:rPrChange w:id="4031" w:author="Jujia Li" w:date="2026-02-10T22:50:00Z" w16du:dateUtc="2026-02-11T04:50:00Z">
                    <w:rPr>
                      <w:rFonts w:ascii="Aptos Narrow" w:hAnsi="Aptos Narrow"/>
                      <w:color w:val="000000"/>
                    </w:rPr>
                  </w:rPrChange>
                </w:rPr>
                <w:t>5</w:t>
              </w:r>
            </w:ins>
            <w:ins w:id="4032" w:author="Jujia Li" w:date="2026-02-10T23:19:00Z" w16du:dateUtc="2026-02-11T05:19:00Z">
              <w:r w:rsidR="005D584A">
                <w:rPr>
                  <w:rFonts w:cs="Times New Roman"/>
                  <w:color w:val="000000"/>
                  <w:sz w:val="20"/>
                  <w:szCs w:val="20"/>
                </w:rPr>
                <w:t>.0</w:t>
              </w:r>
            </w:ins>
          </w:p>
        </w:tc>
        <w:tc>
          <w:tcPr>
            <w:tcW w:w="495" w:type="pct"/>
            <w:vAlign w:val="bottom"/>
          </w:tcPr>
          <w:p w14:paraId="68C69FDD" w14:textId="77777777" w:rsidR="002E1EB5" w:rsidRPr="000C7A78" w:rsidRDefault="002E1EB5" w:rsidP="001D3C56">
            <w:pPr>
              <w:spacing w:after="0" w:line="240" w:lineRule="auto"/>
              <w:jc w:val="right"/>
              <w:rPr>
                <w:ins w:id="4033" w:author="Jujia Li" w:date="2026-02-10T22:34:00Z" w16du:dateUtc="2026-02-11T04:34:00Z"/>
                <w:rFonts w:cs="Times New Roman"/>
                <w:sz w:val="20"/>
                <w:szCs w:val="20"/>
                <w:rPrChange w:id="4034" w:author="Jujia Li" w:date="2026-02-10T22:50:00Z" w16du:dateUtc="2026-02-11T04:50:00Z">
                  <w:rPr>
                    <w:ins w:id="4035" w:author="Jujia Li" w:date="2026-02-10T22:34:00Z" w16du:dateUtc="2026-02-11T04:34:00Z"/>
                    <w:rFonts w:cs="Times New Roman"/>
                  </w:rPr>
                </w:rPrChange>
              </w:rPr>
            </w:pPr>
            <w:ins w:id="4036" w:author="Jujia Li" w:date="2026-02-10T22:34:00Z" w16du:dateUtc="2026-02-11T04:34:00Z">
              <w:r w:rsidRPr="000C7A78">
                <w:rPr>
                  <w:rFonts w:cs="Times New Roman"/>
                  <w:color w:val="000000"/>
                  <w:sz w:val="20"/>
                  <w:szCs w:val="20"/>
                  <w:rPrChange w:id="4037" w:author="Jujia Li" w:date="2026-02-10T22:50:00Z" w16du:dateUtc="2026-02-11T04:50:00Z">
                    <w:rPr>
                      <w:rFonts w:ascii="Aptos Narrow" w:hAnsi="Aptos Narrow"/>
                      <w:color w:val="000000"/>
                    </w:rPr>
                  </w:rPrChange>
                </w:rPr>
                <w:t>5.1</w:t>
              </w:r>
            </w:ins>
          </w:p>
        </w:tc>
        <w:tc>
          <w:tcPr>
            <w:tcW w:w="328" w:type="pct"/>
            <w:vAlign w:val="bottom"/>
          </w:tcPr>
          <w:p w14:paraId="26EFD846" w14:textId="77777777" w:rsidR="002E1EB5" w:rsidRPr="000C7A78" w:rsidRDefault="002E1EB5" w:rsidP="001D3C56">
            <w:pPr>
              <w:spacing w:after="0" w:line="240" w:lineRule="auto"/>
              <w:jc w:val="right"/>
              <w:rPr>
                <w:ins w:id="4038" w:author="Jujia Li" w:date="2026-02-10T22:34:00Z" w16du:dateUtc="2026-02-11T04:34:00Z"/>
                <w:rFonts w:cs="Times New Roman"/>
                <w:sz w:val="20"/>
                <w:szCs w:val="20"/>
                <w:rPrChange w:id="4039" w:author="Jujia Li" w:date="2026-02-10T22:50:00Z" w16du:dateUtc="2026-02-11T04:50:00Z">
                  <w:rPr>
                    <w:ins w:id="4040" w:author="Jujia Li" w:date="2026-02-10T22:34:00Z" w16du:dateUtc="2026-02-11T04:34:00Z"/>
                    <w:rFonts w:cs="Times New Roman"/>
                  </w:rPr>
                </w:rPrChange>
              </w:rPr>
            </w:pPr>
            <w:ins w:id="4041" w:author="Jujia Li" w:date="2026-02-10T22:34:00Z" w16du:dateUtc="2026-02-11T04:34:00Z">
              <w:r w:rsidRPr="000C7A78">
                <w:rPr>
                  <w:rFonts w:cs="Times New Roman"/>
                  <w:color w:val="000000"/>
                  <w:sz w:val="20"/>
                  <w:szCs w:val="20"/>
                  <w:rPrChange w:id="4042" w:author="Jujia Li" w:date="2026-02-10T22:50:00Z" w16du:dateUtc="2026-02-11T04:50:00Z">
                    <w:rPr>
                      <w:rFonts w:ascii="Aptos Narrow" w:hAnsi="Aptos Narrow"/>
                      <w:color w:val="000000"/>
                    </w:rPr>
                  </w:rPrChange>
                </w:rPr>
                <w:t>14.6</w:t>
              </w:r>
            </w:ins>
          </w:p>
        </w:tc>
        <w:tc>
          <w:tcPr>
            <w:tcW w:w="459" w:type="pct"/>
            <w:vAlign w:val="bottom"/>
          </w:tcPr>
          <w:p w14:paraId="5A48B9FD" w14:textId="77777777" w:rsidR="002E1EB5" w:rsidRPr="000C7A78" w:rsidRDefault="002E1EB5" w:rsidP="001D3C56">
            <w:pPr>
              <w:spacing w:after="0" w:line="240" w:lineRule="auto"/>
              <w:jc w:val="right"/>
              <w:rPr>
                <w:ins w:id="4043" w:author="Jujia Li" w:date="2026-02-10T22:34:00Z" w16du:dateUtc="2026-02-11T04:34:00Z"/>
                <w:rFonts w:cs="Times New Roman"/>
                <w:sz w:val="20"/>
                <w:szCs w:val="20"/>
                <w:rPrChange w:id="4044" w:author="Jujia Li" w:date="2026-02-10T22:50:00Z" w16du:dateUtc="2026-02-11T04:50:00Z">
                  <w:rPr>
                    <w:ins w:id="4045" w:author="Jujia Li" w:date="2026-02-10T22:34:00Z" w16du:dateUtc="2026-02-11T04:34:00Z"/>
                    <w:rFonts w:cs="Times New Roman"/>
                  </w:rPr>
                </w:rPrChange>
              </w:rPr>
            </w:pPr>
            <w:ins w:id="4046" w:author="Jujia Li" w:date="2026-02-10T22:34:00Z" w16du:dateUtc="2026-02-11T04:34:00Z">
              <w:r w:rsidRPr="000C7A78">
                <w:rPr>
                  <w:rFonts w:cs="Times New Roman"/>
                  <w:color w:val="000000"/>
                  <w:sz w:val="20"/>
                  <w:szCs w:val="20"/>
                  <w:rPrChange w:id="4047" w:author="Jujia Li" w:date="2026-02-10T22:50:00Z" w16du:dateUtc="2026-02-11T04:50:00Z">
                    <w:rPr>
                      <w:rFonts w:ascii="Aptos Narrow" w:hAnsi="Aptos Narrow"/>
                      <w:color w:val="000000"/>
                    </w:rPr>
                  </w:rPrChange>
                </w:rPr>
                <w:t>19.5</w:t>
              </w:r>
            </w:ins>
          </w:p>
        </w:tc>
      </w:tr>
      <w:tr w:rsidR="00246190" w:rsidRPr="00246190" w14:paraId="31CECDDA" w14:textId="77777777" w:rsidTr="000C7A78">
        <w:trPr>
          <w:trHeight w:val="144"/>
          <w:ins w:id="4048" w:author="Jujia Li" w:date="2026-02-10T22:34:00Z"/>
        </w:trPr>
        <w:tc>
          <w:tcPr>
            <w:tcW w:w="423" w:type="pct"/>
            <w:noWrap/>
            <w:vAlign w:val="center"/>
            <w:hideMark/>
          </w:tcPr>
          <w:p w14:paraId="2162C21A" w14:textId="77777777" w:rsidR="002E1EB5" w:rsidRPr="000C7A78" w:rsidRDefault="002E1EB5" w:rsidP="001D3C56">
            <w:pPr>
              <w:spacing w:after="0" w:line="240" w:lineRule="auto"/>
              <w:rPr>
                <w:ins w:id="4049" w:author="Jujia Li" w:date="2026-02-10T22:34:00Z" w16du:dateUtc="2026-02-11T04:34:00Z"/>
                <w:rFonts w:eastAsia="Times New Roman" w:cs="Times New Roman"/>
                <w:color w:val="000000"/>
                <w:sz w:val="20"/>
                <w:szCs w:val="20"/>
                <w:lang w:eastAsia="zh-CN"/>
              </w:rPr>
            </w:pPr>
            <w:ins w:id="4050" w:author="Jujia Li" w:date="2026-02-10T22:34:00Z" w16du:dateUtc="2026-02-11T04:34:00Z">
              <w:r w:rsidRPr="000C7A78">
                <w:rPr>
                  <w:rFonts w:cs="Times New Roman"/>
                  <w:sz w:val="20"/>
                  <w:szCs w:val="20"/>
                </w:rPr>
                <w:t>Pickens</w:t>
              </w:r>
            </w:ins>
          </w:p>
        </w:tc>
        <w:tc>
          <w:tcPr>
            <w:tcW w:w="333" w:type="pct"/>
            <w:vAlign w:val="center"/>
          </w:tcPr>
          <w:p w14:paraId="64BD365C" w14:textId="7F82877F" w:rsidR="002E1EB5" w:rsidRPr="000C7A78" w:rsidRDefault="002E1EB5" w:rsidP="001D3C56">
            <w:pPr>
              <w:spacing w:after="0" w:line="240" w:lineRule="auto"/>
              <w:jc w:val="right"/>
              <w:rPr>
                <w:ins w:id="4051" w:author="Jujia Li" w:date="2026-02-10T22:34:00Z" w16du:dateUtc="2026-02-11T04:34:00Z"/>
                <w:rFonts w:cs="Times New Roman"/>
                <w:color w:val="000000"/>
                <w:sz w:val="20"/>
                <w:szCs w:val="20"/>
              </w:rPr>
            </w:pPr>
            <w:ins w:id="4052" w:author="Jujia Li" w:date="2026-02-10T22:34:00Z" w16du:dateUtc="2026-02-11T04:34:00Z">
              <w:r w:rsidRPr="000C7A78">
                <w:rPr>
                  <w:rFonts w:cs="Times New Roman"/>
                  <w:sz w:val="20"/>
                  <w:szCs w:val="20"/>
                  <w:rPrChange w:id="4053" w:author="Jujia Li" w:date="2026-02-10T22:50:00Z" w16du:dateUtc="2026-02-11T04:50:00Z">
                    <w:rPr>
                      <w:rFonts w:cs="Times New Roman"/>
                    </w:rPr>
                  </w:rPrChange>
                </w:rPr>
                <w:t>20</w:t>
              </w:r>
            </w:ins>
            <w:ins w:id="4054" w:author="Jujia Li" w:date="2026-02-10T22:51:00Z" w16du:dateUtc="2026-02-11T04:51:00Z">
              <w:r w:rsidR="000C7A78">
                <w:rPr>
                  <w:rFonts w:eastAsia="SimSun" w:cs="Times New Roman" w:hint="eastAsia"/>
                  <w:sz w:val="20"/>
                  <w:szCs w:val="20"/>
                  <w:lang w:eastAsia="zh-CN"/>
                </w:rPr>
                <w:t>,</w:t>
              </w:r>
            </w:ins>
            <w:ins w:id="4055" w:author="Jujia Li" w:date="2026-02-10T22:34:00Z" w16du:dateUtc="2026-02-11T04:34:00Z">
              <w:r w:rsidRPr="000C7A78">
                <w:rPr>
                  <w:rFonts w:cs="Times New Roman"/>
                  <w:sz w:val="20"/>
                  <w:szCs w:val="20"/>
                  <w:rPrChange w:id="4056" w:author="Jujia Li" w:date="2026-02-10T22:50:00Z" w16du:dateUtc="2026-02-11T04:50:00Z">
                    <w:rPr>
                      <w:rFonts w:cs="Times New Roman"/>
                    </w:rPr>
                  </w:rPrChange>
                </w:rPr>
                <w:t>092</w:t>
              </w:r>
            </w:ins>
          </w:p>
        </w:tc>
        <w:tc>
          <w:tcPr>
            <w:tcW w:w="188" w:type="pct"/>
            <w:vAlign w:val="center"/>
          </w:tcPr>
          <w:p w14:paraId="49DB5C3C" w14:textId="77777777" w:rsidR="002E1EB5" w:rsidRPr="000C7A78" w:rsidRDefault="002E1EB5" w:rsidP="001D3C56">
            <w:pPr>
              <w:spacing w:after="0" w:line="240" w:lineRule="auto"/>
              <w:jc w:val="right"/>
              <w:rPr>
                <w:ins w:id="4057" w:author="Jujia Li" w:date="2026-02-10T22:34:00Z" w16du:dateUtc="2026-02-11T04:34:00Z"/>
                <w:rFonts w:eastAsia="Times New Roman" w:cs="Times New Roman"/>
                <w:color w:val="000000"/>
                <w:sz w:val="20"/>
                <w:szCs w:val="20"/>
                <w:lang w:eastAsia="zh-CN"/>
              </w:rPr>
            </w:pPr>
            <w:ins w:id="4058" w:author="Jujia Li" w:date="2026-02-10T22:34:00Z" w16du:dateUtc="2026-02-11T04:34:00Z">
              <w:r w:rsidRPr="000C7A78">
                <w:rPr>
                  <w:rFonts w:cs="Times New Roman"/>
                  <w:color w:val="000000"/>
                  <w:sz w:val="20"/>
                  <w:szCs w:val="20"/>
                </w:rPr>
                <w:t>3</w:t>
              </w:r>
            </w:ins>
          </w:p>
        </w:tc>
        <w:tc>
          <w:tcPr>
            <w:tcW w:w="353" w:type="pct"/>
            <w:noWrap/>
            <w:vAlign w:val="center"/>
            <w:hideMark/>
          </w:tcPr>
          <w:p w14:paraId="7F6E4A73" w14:textId="77777777" w:rsidR="002E1EB5" w:rsidRPr="000C7A78" w:rsidRDefault="002E1EB5" w:rsidP="001D3C56">
            <w:pPr>
              <w:spacing w:after="0" w:line="240" w:lineRule="auto"/>
              <w:jc w:val="right"/>
              <w:rPr>
                <w:ins w:id="4059" w:author="Jujia Li" w:date="2026-02-10T22:34:00Z" w16du:dateUtc="2026-02-11T04:34:00Z"/>
                <w:rFonts w:eastAsia="Times New Roman" w:cs="Times New Roman"/>
                <w:color w:val="000000"/>
                <w:sz w:val="20"/>
                <w:szCs w:val="20"/>
                <w:lang w:eastAsia="zh-CN"/>
              </w:rPr>
            </w:pPr>
            <w:ins w:id="4060" w:author="Jujia Li" w:date="2026-02-10T22:34:00Z" w16du:dateUtc="2026-02-11T04:34:00Z">
              <w:r w:rsidRPr="000C7A78">
                <w:rPr>
                  <w:rFonts w:eastAsia="Times New Roman" w:cs="Times New Roman"/>
                  <w:color w:val="000000"/>
                  <w:sz w:val="20"/>
                  <w:szCs w:val="20"/>
                  <w:lang w:eastAsia="zh-CN"/>
                </w:rPr>
                <w:t>4.43</w:t>
              </w:r>
            </w:ins>
          </w:p>
        </w:tc>
        <w:tc>
          <w:tcPr>
            <w:tcW w:w="253" w:type="pct"/>
            <w:noWrap/>
            <w:vAlign w:val="center"/>
            <w:hideMark/>
          </w:tcPr>
          <w:p w14:paraId="452B2A1E" w14:textId="77777777" w:rsidR="002E1EB5" w:rsidRPr="000C7A78" w:rsidRDefault="002E1EB5" w:rsidP="001D3C56">
            <w:pPr>
              <w:spacing w:after="0" w:line="240" w:lineRule="auto"/>
              <w:jc w:val="right"/>
              <w:rPr>
                <w:ins w:id="4061" w:author="Jujia Li" w:date="2026-02-10T22:34:00Z" w16du:dateUtc="2026-02-11T04:34:00Z"/>
                <w:rFonts w:eastAsia="Times New Roman" w:cs="Times New Roman"/>
                <w:color w:val="000000"/>
                <w:sz w:val="20"/>
                <w:szCs w:val="20"/>
                <w:lang w:eastAsia="zh-CN"/>
              </w:rPr>
            </w:pPr>
            <w:ins w:id="4062" w:author="Jujia Li" w:date="2026-02-10T22:34:00Z" w16du:dateUtc="2026-02-11T04:34:00Z">
              <w:r w:rsidRPr="000C7A78">
                <w:rPr>
                  <w:rFonts w:eastAsia="Times New Roman" w:cs="Times New Roman"/>
                  <w:color w:val="000000"/>
                  <w:sz w:val="20"/>
                  <w:szCs w:val="20"/>
                  <w:lang w:eastAsia="zh-CN"/>
                </w:rPr>
                <w:t>4.45</w:t>
              </w:r>
            </w:ins>
          </w:p>
        </w:tc>
        <w:tc>
          <w:tcPr>
            <w:tcW w:w="291" w:type="pct"/>
            <w:noWrap/>
            <w:vAlign w:val="center"/>
            <w:hideMark/>
          </w:tcPr>
          <w:p w14:paraId="23FBA2FB" w14:textId="77777777" w:rsidR="002E1EB5" w:rsidRPr="000C7A78" w:rsidRDefault="002E1EB5" w:rsidP="001D3C56">
            <w:pPr>
              <w:spacing w:after="0" w:line="240" w:lineRule="auto"/>
              <w:jc w:val="right"/>
              <w:rPr>
                <w:ins w:id="4063" w:author="Jujia Li" w:date="2026-02-10T22:34:00Z" w16du:dateUtc="2026-02-11T04:34:00Z"/>
                <w:rFonts w:eastAsia="Times New Roman" w:cs="Times New Roman"/>
                <w:color w:val="000000"/>
                <w:sz w:val="20"/>
                <w:szCs w:val="20"/>
                <w:lang w:eastAsia="zh-CN"/>
              </w:rPr>
            </w:pPr>
            <w:ins w:id="4064" w:author="Jujia Li" w:date="2026-02-10T22:34:00Z" w16du:dateUtc="2026-02-11T04:34:00Z">
              <w:r w:rsidRPr="000C7A78">
                <w:rPr>
                  <w:rFonts w:eastAsia="Times New Roman" w:cs="Times New Roman"/>
                  <w:color w:val="000000"/>
                  <w:sz w:val="20"/>
                  <w:szCs w:val="20"/>
                  <w:lang w:eastAsia="zh-CN"/>
                </w:rPr>
                <w:t>1.50</w:t>
              </w:r>
            </w:ins>
          </w:p>
        </w:tc>
        <w:tc>
          <w:tcPr>
            <w:tcW w:w="291" w:type="pct"/>
            <w:noWrap/>
            <w:vAlign w:val="center"/>
            <w:hideMark/>
          </w:tcPr>
          <w:p w14:paraId="07A8481C" w14:textId="77777777" w:rsidR="002E1EB5" w:rsidRPr="000C7A78" w:rsidRDefault="002E1EB5" w:rsidP="001D3C56">
            <w:pPr>
              <w:spacing w:after="0" w:line="240" w:lineRule="auto"/>
              <w:jc w:val="right"/>
              <w:rPr>
                <w:ins w:id="4065" w:author="Jujia Li" w:date="2026-02-10T22:34:00Z" w16du:dateUtc="2026-02-11T04:34:00Z"/>
                <w:rFonts w:eastAsia="Times New Roman" w:cs="Times New Roman"/>
                <w:color w:val="000000"/>
                <w:sz w:val="20"/>
                <w:szCs w:val="20"/>
                <w:lang w:eastAsia="zh-CN"/>
              </w:rPr>
            </w:pPr>
            <w:ins w:id="4066" w:author="Jujia Li" w:date="2026-02-10T22:34:00Z" w16du:dateUtc="2026-02-11T04:34:00Z">
              <w:r w:rsidRPr="000C7A78">
                <w:rPr>
                  <w:rFonts w:eastAsia="Times New Roman" w:cs="Times New Roman"/>
                  <w:color w:val="000000"/>
                  <w:sz w:val="20"/>
                  <w:szCs w:val="20"/>
                  <w:lang w:eastAsia="zh-CN"/>
                </w:rPr>
                <w:t>1.00</w:t>
              </w:r>
            </w:ins>
          </w:p>
        </w:tc>
        <w:tc>
          <w:tcPr>
            <w:tcW w:w="234" w:type="pct"/>
            <w:noWrap/>
            <w:vAlign w:val="bottom"/>
            <w:hideMark/>
          </w:tcPr>
          <w:p w14:paraId="5DE3143D" w14:textId="77777777" w:rsidR="002E1EB5" w:rsidRPr="000C7A78" w:rsidRDefault="002E1EB5" w:rsidP="001D3C56">
            <w:pPr>
              <w:spacing w:after="0" w:line="240" w:lineRule="auto"/>
              <w:jc w:val="right"/>
              <w:rPr>
                <w:ins w:id="4067" w:author="Jujia Li" w:date="2026-02-10T22:34:00Z" w16du:dateUtc="2026-02-11T04:34:00Z"/>
                <w:rFonts w:eastAsia="Times New Roman" w:cs="Times New Roman"/>
                <w:color w:val="000000"/>
                <w:sz w:val="20"/>
                <w:szCs w:val="20"/>
                <w:lang w:eastAsia="zh-CN"/>
              </w:rPr>
            </w:pPr>
            <w:ins w:id="4068" w:author="Jujia Li" w:date="2026-02-10T22:34:00Z" w16du:dateUtc="2026-02-11T04:34:00Z">
              <w:r w:rsidRPr="000C7A78">
                <w:rPr>
                  <w:rFonts w:cs="Times New Roman"/>
                  <w:color w:val="000000"/>
                  <w:sz w:val="20"/>
                  <w:szCs w:val="20"/>
                </w:rPr>
                <w:t>0</w:t>
              </w:r>
            </w:ins>
          </w:p>
        </w:tc>
        <w:tc>
          <w:tcPr>
            <w:tcW w:w="234" w:type="pct"/>
            <w:noWrap/>
            <w:vAlign w:val="bottom"/>
            <w:hideMark/>
          </w:tcPr>
          <w:p w14:paraId="6B8C5F98" w14:textId="77777777" w:rsidR="002E1EB5" w:rsidRPr="000C7A78" w:rsidRDefault="002E1EB5" w:rsidP="001D3C56">
            <w:pPr>
              <w:spacing w:after="0" w:line="240" w:lineRule="auto"/>
              <w:jc w:val="right"/>
              <w:rPr>
                <w:ins w:id="4069" w:author="Jujia Li" w:date="2026-02-10T22:34:00Z" w16du:dateUtc="2026-02-11T04:34:00Z"/>
                <w:rFonts w:eastAsia="Times New Roman" w:cs="Times New Roman"/>
                <w:color w:val="000000"/>
                <w:sz w:val="20"/>
                <w:szCs w:val="20"/>
                <w:lang w:eastAsia="zh-CN"/>
              </w:rPr>
            </w:pPr>
            <w:ins w:id="4070" w:author="Jujia Li" w:date="2026-02-10T22:34:00Z" w16du:dateUtc="2026-02-11T04:34:00Z">
              <w:r w:rsidRPr="000C7A78">
                <w:rPr>
                  <w:rFonts w:cs="Times New Roman"/>
                  <w:color w:val="000000"/>
                  <w:sz w:val="20"/>
                  <w:szCs w:val="20"/>
                </w:rPr>
                <w:t>0</w:t>
              </w:r>
            </w:ins>
          </w:p>
        </w:tc>
        <w:tc>
          <w:tcPr>
            <w:tcW w:w="234" w:type="pct"/>
            <w:noWrap/>
            <w:vAlign w:val="bottom"/>
            <w:hideMark/>
          </w:tcPr>
          <w:p w14:paraId="033C3898" w14:textId="77777777" w:rsidR="002E1EB5" w:rsidRPr="000C7A78" w:rsidRDefault="002E1EB5" w:rsidP="001D3C56">
            <w:pPr>
              <w:spacing w:after="0" w:line="240" w:lineRule="auto"/>
              <w:jc w:val="right"/>
              <w:rPr>
                <w:ins w:id="4071" w:author="Jujia Li" w:date="2026-02-10T22:34:00Z" w16du:dateUtc="2026-02-11T04:34:00Z"/>
                <w:rFonts w:eastAsia="Times New Roman" w:cs="Times New Roman"/>
                <w:color w:val="000000"/>
                <w:sz w:val="20"/>
                <w:szCs w:val="20"/>
                <w:lang w:eastAsia="zh-CN"/>
              </w:rPr>
            </w:pPr>
            <w:ins w:id="4072" w:author="Jujia Li" w:date="2026-02-10T22:34:00Z" w16du:dateUtc="2026-02-11T04:34:00Z">
              <w:r w:rsidRPr="000C7A78">
                <w:rPr>
                  <w:rFonts w:cs="Times New Roman"/>
                  <w:color w:val="000000"/>
                  <w:sz w:val="20"/>
                  <w:szCs w:val="20"/>
                </w:rPr>
                <w:t>0</w:t>
              </w:r>
            </w:ins>
          </w:p>
        </w:tc>
        <w:tc>
          <w:tcPr>
            <w:tcW w:w="234" w:type="pct"/>
            <w:noWrap/>
            <w:vAlign w:val="bottom"/>
            <w:hideMark/>
          </w:tcPr>
          <w:p w14:paraId="3853C1C3" w14:textId="77777777" w:rsidR="002E1EB5" w:rsidRPr="000C7A78" w:rsidRDefault="002E1EB5" w:rsidP="001D3C56">
            <w:pPr>
              <w:spacing w:after="0" w:line="240" w:lineRule="auto"/>
              <w:jc w:val="right"/>
              <w:rPr>
                <w:ins w:id="4073" w:author="Jujia Li" w:date="2026-02-10T22:34:00Z" w16du:dateUtc="2026-02-11T04:34:00Z"/>
                <w:rFonts w:eastAsia="Times New Roman" w:cs="Times New Roman"/>
                <w:color w:val="000000"/>
                <w:sz w:val="20"/>
                <w:szCs w:val="20"/>
                <w:lang w:eastAsia="zh-CN"/>
              </w:rPr>
            </w:pPr>
            <w:ins w:id="4074" w:author="Jujia Li" w:date="2026-02-10T22:34:00Z" w16du:dateUtc="2026-02-11T04:34:00Z">
              <w:r w:rsidRPr="000C7A78">
                <w:rPr>
                  <w:rFonts w:cs="Times New Roman"/>
                  <w:color w:val="000000"/>
                  <w:sz w:val="20"/>
                  <w:szCs w:val="20"/>
                </w:rPr>
                <w:t>0</w:t>
              </w:r>
            </w:ins>
          </w:p>
        </w:tc>
        <w:tc>
          <w:tcPr>
            <w:tcW w:w="231" w:type="pct"/>
            <w:vAlign w:val="bottom"/>
          </w:tcPr>
          <w:p w14:paraId="003D2592" w14:textId="77777777" w:rsidR="002E1EB5" w:rsidRPr="000C7A78" w:rsidRDefault="002E1EB5" w:rsidP="001D3C56">
            <w:pPr>
              <w:spacing w:after="0" w:line="240" w:lineRule="auto"/>
              <w:jc w:val="right"/>
              <w:rPr>
                <w:ins w:id="4075" w:author="Jujia Li" w:date="2026-02-10T22:34:00Z" w16du:dateUtc="2026-02-11T04:34:00Z"/>
                <w:rFonts w:cs="Times New Roman"/>
                <w:color w:val="000000"/>
                <w:sz w:val="20"/>
                <w:szCs w:val="20"/>
              </w:rPr>
            </w:pPr>
            <w:ins w:id="4076" w:author="Jujia Li" w:date="2026-02-10T22:34:00Z" w16du:dateUtc="2026-02-11T04:34:00Z">
              <w:r w:rsidRPr="000C7A78">
                <w:rPr>
                  <w:rFonts w:cs="Times New Roman"/>
                  <w:color w:val="000000"/>
                  <w:sz w:val="20"/>
                  <w:szCs w:val="20"/>
                  <w:rPrChange w:id="4077" w:author="Jujia Li" w:date="2026-02-10T22:50:00Z" w16du:dateUtc="2026-02-11T04:50:00Z">
                    <w:rPr>
                      <w:rFonts w:ascii="Aptos Narrow" w:hAnsi="Aptos Narrow"/>
                      <w:color w:val="000000"/>
                    </w:rPr>
                  </w:rPrChange>
                </w:rPr>
                <w:t>49.1</w:t>
              </w:r>
            </w:ins>
          </w:p>
        </w:tc>
        <w:tc>
          <w:tcPr>
            <w:tcW w:w="418" w:type="pct"/>
            <w:vAlign w:val="bottom"/>
          </w:tcPr>
          <w:p w14:paraId="44D70058" w14:textId="77777777" w:rsidR="002E1EB5" w:rsidRPr="000C7A78" w:rsidRDefault="002E1EB5" w:rsidP="001D3C56">
            <w:pPr>
              <w:spacing w:after="0" w:line="240" w:lineRule="auto"/>
              <w:jc w:val="right"/>
              <w:rPr>
                <w:ins w:id="4078" w:author="Jujia Li" w:date="2026-02-10T22:34:00Z" w16du:dateUtc="2026-02-11T04:34:00Z"/>
                <w:rFonts w:cs="Times New Roman"/>
                <w:sz w:val="20"/>
                <w:szCs w:val="20"/>
                <w:rPrChange w:id="4079" w:author="Jujia Li" w:date="2026-02-10T22:50:00Z" w16du:dateUtc="2026-02-11T04:50:00Z">
                  <w:rPr>
                    <w:ins w:id="4080" w:author="Jujia Li" w:date="2026-02-10T22:34:00Z" w16du:dateUtc="2026-02-11T04:34:00Z"/>
                    <w:rFonts w:cs="Times New Roman"/>
                  </w:rPr>
                </w:rPrChange>
              </w:rPr>
            </w:pPr>
            <w:ins w:id="4081" w:author="Jujia Li" w:date="2026-02-10T22:34:00Z" w16du:dateUtc="2026-02-11T04:34:00Z">
              <w:r w:rsidRPr="000C7A78">
                <w:rPr>
                  <w:rFonts w:cs="Times New Roman"/>
                  <w:color w:val="000000"/>
                  <w:sz w:val="20"/>
                  <w:szCs w:val="20"/>
                  <w:rPrChange w:id="4082" w:author="Jujia Li" w:date="2026-02-10T22:50:00Z" w16du:dateUtc="2026-02-11T04:50:00Z">
                    <w:rPr>
                      <w:rFonts w:ascii="Aptos Narrow" w:hAnsi="Aptos Narrow"/>
                      <w:color w:val="000000"/>
                    </w:rPr>
                  </w:rPrChange>
                </w:rPr>
                <w:t>4.7</w:t>
              </w:r>
            </w:ins>
          </w:p>
        </w:tc>
        <w:tc>
          <w:tcPr>
            <w:tcW w:w="495" w:type="pct"/>
            <w:vAlign w:val="bottom"/>
          </w:tcPr>
          <w:p w14:paraId="0735138E" w14:textId="77777777" w:rsidR="002E1EB5" w:rsidRPr="000C7A78" w:rsidRDefault="002E1EB5" w:rsidP="001D3C56">
            <w:pPr>
              <w:spacing w:after="0" w:line="240" w:lineRule="auto"/>
              <w:jc w:val="right"/>
              <w:rPr>
                <w:ins w:id="4083" w:author="Jujia Li" w:date="2026-02-10T22:34:00Z" w16du:dateUtc="2026-02-11T04:34:00Z"/>
                <w:rFonts w:cs="Times New Roman"/>
                <w:sz w:val="20"/>
                <w:szCs w:val="20"/>
                <w:rPrChange w:id="4084" w:author="Jujia Li" w:date="2026-02-10T22:50:00Z" w16du:dateUtc="2026-02-11T04:50:00Z">
                  <w:rPr>
                    <w:ins w:id="4085" w:author="Jujia Li" w:date="2026-02-10T22:34:00Z" w16du:dateUtc="2026-02-11T04:34:00Z"/>
                    <w:rFonts w:cs="Times New Roman"/>
                  </w:rPr>
                </w:rPrChange>
              </w:rPr>
            </w:pPr>
            <w:ins w:id="4086" w:author="Jujia Li" w:date="2026-02-10T22:34:00Z" w16du:dateUtc="2026-02-11T04:34:00Z">
              <w:r w:rsidRPr="000C7A78">
                <w:rPr>
                  <w:rFonts w:cs="Times New Roman"/>
                  <w:color w:val="000000"/>
                  <w:sz w:val="20"/>
                  <w:szCs w:val="20"/>
                  <w:rPrChange w:id="4087" w:author="Jujia Li" w:date="2026-02-10T22:50:00Z" w16du:dateUtc="2026-02-11T04:50:00Z">
                    <w:rPr>
                      <w:rFonts w:ascii="Aptos Narrow" w:hAnsi="Aptos Narrow"/>
                      <w:color w:val="000000"/>
                    </w:rPr>
                  </w:rPrChange>
                </w:rPr>
                <w:t>10.3</w:t>
              </w:r>
            </w:ins>
          </w:p>
        </w:tc>
        <w:tc>
          <w:tcPr>
            <w:tcW w:w="328" w:type="pct"/>
            <w:vAlign w:val="bottom"/>
          </w:tcPr>
          <w:p w14:paraId="1A3BD973" w14:textId="77777777" w:rsidR="002E1EB5" w:rsidRPr="000C7A78" w:rsidRDefault="002E1EB5" w:rsidP="001D3C56">
            <w:pPr>
              <w:spacing w:after="0" w:line="240" w:lineRule="auto"/>
              <w:jc w:val="right"/>
              <w:rPr>
                <w:ins w:id="4088" w:author="Jujia Li" w:date="2026-02-10T22:34:00Z" w16du:dateUtc="2026-02-11T04:34:00Z"/>
                <w:rFonts w:cs="Times New Roman"/>
                <w:sz w:val="20"/>
                <w:szCs w:val="20"/>
                <w:rPrChange w:id="4089" w:author="Jujia Li" w:date="2026-02-10T22:50:00Z" w16du:dateUtc="2026-02-11T04:50:00Z">
                  <w:rPr>
                    <w:ins w:id="4090" w:author="Jujia Li" w:date="2026-02-10T22:34:00Z" w16du:dateUtc="2026-02-11T04:34:00Z"/>
                    <w:rFonts w:cs="Times New Roman"/>
                  </w:rPr>
                </w:rPrChange>
              </w:rPr>
            </w:pPr>
            <w:ins w:id="4091" w:author="Jujia Li" w:date="2026-02-10T22:34:00Z" w16du:dateUtc="2026-02-11T04:34:00Z">
              <w:r w:rsidRPr="000C7A78">
                <w:rPr>
                  <w:rFonts w:cs="Times New Roman"/>
                  <w:color w:val="000000"/>
                  <w:sz w:val="20"/>
                  <w:szCs w:val="20"/>
                  <w:rPrChange w:id="4092" w:author="Jujia Li" w:date="2026-02-10T22:50:00Z" w16du:dateUtc="2026-02-11T04:50:00Z">
                    <w:rPr>
                      <w:rFonts w:ascii="Aptos Narrow" w:hAnsi="Aptos Narrow"/>
                      <w:color w:val="000000"/>
                    </w:rPr>
                  </w:rPrChange>
                </w:rPr>
                <w:t>22.7</w:t>
              </w:r>
            </w:ins>
          </w:p>
        </w:tc>
        <w:tc>
          <w:tcPr>
            <w:tcW w:w="459" w:type="pct"/>
            <w:vAlign w:val="bottom"/>
          </w:tcPr>
          <w:p w14:paraId="0511C05C" w14:textId="77777777" w:rsidR="002E1EB5" w:rsidRPr="000C7A78" w:rsidRDefault="002E1EB5" w:rsidP="001D3C56">
            <w:pPr>
              <w:spacing w:after="0" w:line="240" w:lineRule="auto"/>
              <w:jc w:val="right"/>
              <w:rPr>
                <w:ins w:id="4093" w:author="Jujia Li" w:date="2026-02-10T22:34:00Z" w16du:dateUtc="2026-02-11T04:34:00Z"/>
                <w:rFonts w:cs="Times New Roman"/>
                <w:sz w:val="20"/>
                <w:szCs w:val="20"/>
                <w:rPrChange w:id="4094" w:author="Jujia Li" w:date="2026-02-10T22:50:00Z" w16du:dateUtc="2026-02-11T04:50:00Z">
                  <w:rPr>
                    <w:ins w:id="4095" w:author="Jujia Li" w:date="2026-02-10T22:34:00Z" w16du:dateUtc="2026-02-11T04:34:00Z"/>
                    <w:rFonts w:cs="Times New Roman"/>
                  </w:rPr>
                </w:rPrChange>
              </w:rPr>
            </w:pPr>
            <w:ins w:id="4096" w:author="Jujia Li" w:date="2026-02-10T22:34:00Z" w16du:dateUtc="2026-02-11T04:34:00Z">
              <w:r w:rsidRPr="000C7A78">
                <w:rPr>
                  <w:rFonts w:cs="Times New Roman"/>
                  <w:color w:val="000000"/>
                  <w:sz w:val="20"/>
                  <w:szCs w:val="20"/>
                  <w:rPrChange w:id="4097" w:author="Jujia Li" w:date="2026-02-10T22:50:00Z" w16du:dateUtc="2026-02-11T04:50:00Z">
                    <w:rPr>
                      <w:rFonts w:ascii="Aptos Narrow" w:hAnsi="Aptos Narrow"/>
                      <w:color w:val="000000"/>
                    </w:rPr>
                  </w:rPrChange>
                </w:rPr>
                <w:t>25.9</w:t>
              </w:r>
            </w:ins>
          </w:p>
        </w:tc>
      </w:tr>
      <w:tr w:rsidR="00246190" w:rsidRPr="00246190" w14:paraId="16157719" w14:textId="77777777" w:rsidTr="000C7A78">
        <w:trPr>
          <w:trHeight w:val="144"/>
          <w:ins w:id="4098" w:author="Jujia Li" w:date="2026-02-10T22:34:00Z"/>
        </w:trPr>
        <w:tc>
          <w:tcPr>
            <w:tcW w:w="423" w:type="pct"/>
            <w:noWrap/>
            <w:vAlign w:val="center"/>
            <w:hideMark/>
          </w:tcPr>
          <w:p w14:paraId="39DD1E98" w14:textId="77777777" w:rsidR="002E1EB5" w:rsidRPr="000C7A78" w:rsidRDefault="002E1EB5" w:rsidP="001D3C56">
            <w:pPr>
              <w:spacing w:after="0" w:line="240" w:lineRule="auto"/>
              <w:rPr>
                <w:ins w:id="4099" w:author="Jujia Li" w:date="2026-02-10T22:34:00Z" w16du:dateUtc="2026-02-11T04:34:00Z"/>
                <w:rFonts w:eastAsia="Times New Roman" w:cs="Times New Roman"/>
                <w:color w:val="000000"/>
                <w:sz w:val="20"/>
                <w:szCs w:val="20"/>
                <w:lang w:eastAsia="zh-CN"/>
              </w:rPr>
            </w:pPr>
            <w:ins w:id="4100" w:author="Jujia Li" w:date="2026-02-10T22:34:00Z" w16du:dateUtc="2026-02-11T04:34:00Z">
              <w:r w:rsidRPr="000C7A78">
                <w:rPr>
                  <w:rFonts w:cs="Times New Roman"/>
                  <w:sz w:val="20"/>
                  <w:szCs w:val="20"/>
                </w:rPr>
                <w:t>Shelby</w:t>
              </w:r>
            </w:ins>
          </w:p>
        </w:tc>
        <w:tc>
          <w:tcPr>
            <w:tcW w:w="333" w:type="pct"/>
            <w:vAlign w:val="center"/>
          </w:tcPr>
          <w:p w14:paraId="72EB8E53" w14:textId="670CBAAE" w:rsidR="002E1EB5" w:rsidRPr="000C7A78" w:rsidRDefault="002E1EB5" w:rsidP="001D3C56">
            <w:pPr>
              <w:spacing w:after="0" w:line="240" w:lineRule="auto"/>
              <w:jc w:val="right"/>
              <w:rPr>
                <w:ins w:id="4101" w:author="Jujia Li" w:date="2026-02-10T22:34:00Z" w16du:dateUtc="2026-02-11T04:34:00Z"/>
                <w:rFonts w:cs="Times New Roman"/>
                <w:color w:val="000000"/>
                <w:sz w:val="20"/>
                <w:szCs w:val="20"/>
              </w:rPr>
            </w:pPr>
            <w:ins w:id="4102" w:author="Jujia Li" w:date="2026-02-10T22:34:00Z" w16du:dateUtc="2026-02-11T04:34:00Z">
              <w:r w:rsidRPr="000C7A78">
                <w:rPr>
                  <w:rFonts w:cs="Times New Roman"/>
                  <w:sz w:val="20"/>
                  <w:szCs w:val="20"/>
                  <w:rPrChange w:id="4103" w:author="Jujia Li" w:date="2026-02-10T22:50:00Z" w16du:dateUtc="2026-02-11T04:50:00Z">
                    <w:rPr>
                      <w:rFonts w:cs="Times New Roman"/>
                    </w:rPr>
                  </w:rPrChange>
                </w:rPr>
                <w:t>214</w:t>
              </w:r>
            </w:ins>
            <w:ins w:id="4104" w:author="Jujia Li" w:date="2026-02-10T22:51:00Z" w16du:dateUtc="2026-02-11T04:51:00Z">
              <w:r w:rsidR="000C7A78">
                <w:rPr>
                  <w:rFonts w:eastAsia="SimSun" w:cs="Times New Roman" w:hint="eastAsia"/>
                  <w:sz w:val="20"/>
                  <w:szCs w:val="20"/>
                  <w:lang w:eastAsia="zh-CN"/>
                </w:rPr>
                <w:t>,</w:t>
              </w:r>
            </w:ins>
            <w:ins w:id="4105" w:author="Jujia Li" w:date="2026-02-10T22:34:00Z" w16du:dateUtc="2026-02-11T04:34:00Z">
              <w:r w:rsidRPr="000C7A78">
                <w:rPr>
                  <w:rFonts w:cs="Times New Roman"/>
                  <w:sz w:val="20"/>
                  <w:szCs w:val="20"/>
                  <w:rPrChange w:id="4106" w:author="Jujia Li" w:date="2026-02-10T22:50:00Z" w16du:dateUtc="2026-02-11T04:50:00Z">
                    <w:rPr>
                      <w:rFonts w:cs="Times New Roman"/>
                    </w:rPr>
                  </w:rPrChange>
                </w:rPr>
                <w:t>409</w:t>
              </w:r>
            </w:ins>
          </w:p>
        </w:tc>
        <w:tc>
          <w:tcPr>
            <w:tcW w:w="188" w:type="pct"/>
            <w:vAlign w:val="center"/>
          </w:tcPr>
          <w:p w14:paraId="51BFEF93" w14:textId="77777777" w:rsidR="002E1EB5" w:rsidRPr="000C7A78" w:rsidRDefault="002E1EB5" w:rsidP="001D3C56">
            <w:pPr>
              <w:spacing w:after="0" w:line="240" w:lineRule="auto"/>
              <w:jc w:val="right"/>
              <w:rPr>
                <w:ins w:id="4107" w:author="Jujia Li" w:date="2026-02-10T22:34:00Z" w16du:dateUtc="2026-02-11T04:34:00Z"/>
                <w:rFonts w:eastAsia="Times New Roman" w:cs="Times New Roman"/>
                <w:color w:val="000000"/>
                <w:sz w:val="20"/>
                <w:szCs w:val="20"/>
                <w:lang w:eastAsia="zh-CN"/>
              </w:rPr>
            </w:pPr>
            <w:ins w:id="4108" w:author="Jujia Li" w:date="2026-02-10T22:34:00Z" w16du:dateUtc="2026-02-11T04:34:00Z">
              <w:r w:rsidRPr="000C7A78">
                <w:rPr>
                  <w:rFonts w:cs="Times New Roman"/>
                  <w:color w:val="000000"/>
                  <w:sz w:val="20"/>
                  <w:szCs w:val="20"/>
                </w:rPr>
                <w:t>2</w:t>
              </w:r>
            </w:ins>
          </w:p>
        </w:tc>
        <w:tc>
          <w:tcPr>
            <w:tcW w:w="353" w:type="pct"/>
            <w:noWrap/>
            <w:vAlign w:val="center"/>
            <w:hideMark/>
          </w:tcPr>
          <w:p w14:paraId="4B56CA1F" w14:textId="77777777" w:rsidR="002E1EB5" w:rsidRPr="000C7A78" w:rsidRDefault="002E1EB5" w:rsidP="001D3C56">
            <w:pPr>
              <w:spacing w:after="0" w:line="240" w:lineRule="auto"/>
              <w:jc w:val="right"/>
              <w:rPr>
                <w:ins w:id="4109" w:author="Jujia Li" w:date="2026-02-10T22:34:00Z" w16du:dateUtc="2026-02-11T04:34:00Z"/>
                <w:rFonts w:eastAsia="Times New Roman" w:cs="Times New Roman"/>
                <w:color w:val="000000"/>
                <w:sz w:val="20"/>
                <w:szCs w:val="20"/>
                <w:lang w:eastAsia="zh-CN"/>
              </w:rPr>
            </w:pPr>
            <w:ins w:id="4110" w:author="Jujia Li" w:date="2026-02-10T22:34:00Z" w16du:dateUtc="2026-02-11T04:34:00Z">
              <w:r w:rsidRPr="000C7A78">
                <w:rPr>
                  <w:rFonts w:eastAsia="Times New Roman" w:cs="Times New Roman"/>
                  <w:color w:val="000000"/>
                  <w:sz w:val="20"/>
                  <w:szCs w:val="20"/>
                  <w:lang w:eastAsia="zh-CN"/>
                </w:rPr>
                <w:t>6.96</w:t>
              </w:r>
            </w:ins>
          </w:p>
        </w:tc>
        <w:tc>
          <w:tcPr>
            <w:tcW w:w="253" w:type="pct"/>
            <w:noWrap/>
            <w:vAlign w:val="center"/>
            <w:hideMark/>
          </w:tcPr>
          <w:p w14:paraId="5B94DA6E" w14:textId="77777777" w:rsidR="002E1EB5" w:rsidRPr="000C7A78" w:rsidRDefault="002E1EB5" w:rsidP="001D3C56">
            <w:pPr>
              <w:spacing w:after="0" w:line="240" w:lineRule="auto"/>
              <w:jc w:val="right"/>
              <w:rPr>
                <w:ins w:id="4111" w:author="Jujia Li" w:date="2026-02-10T22:34:00Z" w16du:dateUtc="2026-02-11T04:34:00Z"/>
                <w:rFonts w:eastAsia="Times New Roman" w:cs="Times New Roman"/>
                <w:color w:val="000000"/>
                <w:sz w:val="20"/>
                <w:szCs w:val="20"/>
                <w:lang w:eastAsia="zh-CN"/>
              </w:rPr>
            </w:pPr>
            <w:ins w:id="4112" w:author="Jujia Li" w:date="2026-02-10T22:34:00Z" w16du:dateUtc="2026-02-11T04:34:00Z">
              <w:r w:rsidRPr="000C7A78">
                <w:rPr>
                  <w:rFonts w:eastAsia="Times New Roman" w:cs="Times New Roman"/>
                  <w:color w:val="000000"/>
                  <w:sz w:val="20"/>
                  <w:szCs w:val="20"/>
                  <w:lang w:eastAsia="zh-CN"/>
                </w:rPr>
                <w:t>5.52</w:t>
              </w:r>
            </w:ins>
          </w:p>
        </w:tc>
        <w:tc>
          <w:tcPr>
            <w:tcW w:w="291" w:type="pct"/>
            <w:noWrap/>
            <w:vAlign w:val="center"/>
            <w:hideMark/>
          </w:tcPr>
          <w:p w14:paraId="788C9FA0" w14:textId="77777777" w:rsidR="002E1EB5" w:rsidRPr="000C7A78" w:rsidRDefault="002E1EB5" w:rsidP="001D3C56">
            <w:pPr>
              <w:spacing w:after="0" w:line="240" w:lineRule="auto"/>
              <w:jc w:val="right"/>
              <w:rPr>
                <w:ins w:id="4113" w:author="Jujia Li" w:date="2026-02-10T22:34:00Z" w16du:dateUtc="2026-02-11T04:34:00Z"/>
                <w:rFonts w:eastAsia="Times New Roman" w:cs="Times New Roman"/>
                <w:color w:val="000000"/>
                <w:sz w:val="20"/>
                <w:szCs w:val="20"/>
                <w:lang w:eastAsia="zh-CN"/>
              </w:rPr>
            </w:pPr>
            <w:ins w:id="4114" w:author="Jujia Li" w:date="2026-02-10T22:34:00Z" w16du:dateUtc="2026-02-11T04:34:00Z">
              <w:r w:rsidRPr="000C7A78">
                <w:rPr>
                  <w:rFonts w:eastAsia="Times New Roman" w:cs="Times New Roman"/>
                  <w:color w:val="000000"/>
                  <w:sz w:val="20"/>
                  <w:szCs w:val="20"/>
                  <w:lang w:eastAsia="zh-CN"/>
                </w:rPr>
                <w:t>5.98</w:t>
              </w:r>
            </w:ins>
          </w:p>
        </w:tc>
        <w:tc>
          <w:tcPr>
            <w:tcW w:w="291" w:type="pct"/>
            <w:noWrap/>
            <w:vAlign w:val="center"/>
            <w:hideMark/>
          </w:tcPr>
          <w:p w14:paraId="45D4AC05" w14:textId="77777777" w:rsidR="002E1EB5" w:rsidRPr="000C7A78" w:rsidRDefault="002E1EB5" w:rsidP="001D3C56">
            <w:pPr>
              <w:spacing w:after="0" w:line="240" w:lineRule="auto"/>
              <w:jc w:val="right"/>
              <w:rPr>
                <w:ins w:id="4115" w:author="Jujia Li" w:date="2026-02-10T22:34:00Z" w16du:dateUtc="2026-02-11T04:34:00Z"/>
                <w:rFonts w:eastAsia="Times New Roman" w:cs="Times New Roman"/>
                <w:color w:val="000000"/>
                <w:sz w:val="20"/>
                <w:szCs w:val="20"/>
                <w:lang w:eastAsia="zh-CN"/>
              </w:rPr>
            </w:pPr>
            <w:ins w:id="4116" w:author="Jujia Li" w:date="2026-02-10T22:34:00Z" w16du:dateUtc="2026-02-11T04:34:00Z">
              <w:r w:rsidRPr="000C7A78">
                <w:rPr>
                  <w:rFonts w:eastAsia="Times New Roman" w:cs="Times New Roman"/>
                  <w:color w:val="000000"/>
                  <w:sz w:val="20"/>
                  <w:szCs w:val="20"/>
                  <w:lang w:eastAsia="zh-CN"/>
                </w:rPr>
                <w:t>6.57</w:t>
              </w:r>
            </w:ins>
          </w:p>
        </w:tc>
        <w:tc>
          <w:tcPr>
            <w:tcW w:w="234" w:type="pct"/>
            <w:noWrap/>
            <w:vAlign w:val="bottom"/>
            <w:hideMark/>
          </w:tcPr>
          <w:p w14:paraId="0AD80F11" w14:textId="77777777" w:rsidR="002E1EB5" w:rsidRPr="000C7A78" w:rsidRDefault="002E1EB5" w:rsidP="001D3C56">
            <w:pPr>
              <w:spacing w:after="0" w:line="240" w:lineRule="auto"/>
              <w:jc w:val="right"/>
              <w:rPr>
                <w:ins w:id="4117" w:author="Jujia Li" w:date="2026-02-10T22:34:00Z" w16du:dateUtc="2026-02-11T04:34:00Z"/>
                <w:rFonts w:eastAsia="Times New Roman" w:cs="Times New Roman"/>
                <w:color w:val="000000"/>
                <w:sz w:val="20"/>
                <w:szCs w:val="20"/>
                <w:lang w:eastAsia="zh-CN"/>
              </w:rPr>
            </w:pPr>
            <w:ins w:id="4118" w:author="Jujia Li" w:date="2026-02-10T22:34:00Z" w16du:dateUtc="2026-02-11T04:34:00Z">
              <w:r w:rsidRPr="000C7A78">
                <w:rPr>
                  <w:rFonts w:cs="Times New Roman"/>
                  <w:color w:val="000000"/>
                  <w:sz w:val="20"/>
                  <w:szCs w:val="20"/>
                </w:rPr>
                <w:t>1.32</w:t>
              </w:r>
            </w:ins>
          </w:p>
        </w:tc>
        <w:tc>
          <w:tcPr>
            <w:tcW w:w="234" w:type="pct"/>
            <w:noWrap/>
            <w:vAlign w:val="bottom"/>
            <w:hideMark/>
          </w:tcPr>
          <w:p w14:paraId="1DC6AB16" w14:textId="77777777" w:rsidR="002E1EB5" w:rsidRPr="000C7A78" w:rsidRDefault="002E1EB5" w:rsidP="001D3C56">
            <w:pPr>
              <w:spacing w:after="0" w:line="240" w:lineRule="auto"/>
              <w:jc w:val="right"/>
              <w:rPr>
                <w:ins w:id="4119" w:author="Jujia Li" w:date="2026-02-10T22:34:00Z" w16du:dateUtc="2026-02-11T04:34:00Z"/>
                <w:rFonts w:eastAsia="Times New Roman" w:cs="Times New Roman"/>
                <w:color w:val="000000"/>
                <w:sz w:val="20"/>
                <w:szCs w:val="20"/>
                <w:lang w:eastAsia="zh-CN"/>
              </w:rPr>
            </w:pPr>
            <w:ins w:id="4120" w:author="Jujia Li" w:date="2026-02-10T22:34:00Z" w16du:dateUtc="2026-02-11T04:34:00Z">
              <w:r w:rsidRPr="000C7A78">
                <w:rPr>
                  <w:rFonts w:cs="Times New Roman"/>
                  <w:color w:val="000000"/>
                  <w:sz w:val="20"/>
                  <w:szCs w:val="20"/>
                </w:rPr>
                <w:t>1.26</w:t>
              </w:r>
            </w:ins>
          </w:p>
        </w:tc>
        <w:tc>
          <w:tcPr>
            <w:tcW w:w="234" w:type="pct"/>
            <w:noWrap/>
            <w:vAlign w:val="bottom"/>
            <w:hideMark/>
          </w:tcPr>
          <w:p w14:paraId="699E2F66" w14:textId="77777777" w:rsidR="002E1EB5" w:rsidRPr="000C7A78" w:rsidRDefault="002E1EB5" w:rsidP="001D3C56">
            <w:pPr>
              <w:spacing w:after="0" w:line="240" w:lineRule="auto"/>
              <w:jc w:val="right"/>
              <w:rPr>
                <w:ins w:id="4121" w:author="Jujia Li" w:date="2026-02-10T22:34:00Z" w16du:dateUtc="2026-02-11T04:34:00Z"/>
                <w:rFonts w:eastAsia="Times New Roman" w:cs="Times New Roman"/>
                <w:color w:val="000000"/>
                <w:sz w:val="20"/>
                <w:szCs w:val="20"/>
                <w:lang w:eastAsia="zh-CN"/>
              </w:rPr>
            </w:pPr>
            <w:ins w:id="4122" w:author="Jujia Li" w:date="2026-02-10T22:34:00Z" w16du:dateUtc="2026-02-11T04:34:00Z">
              <w:r w:rsidRPr="000C7A78">
                <w:rPr>
                  <w:rFonts w:cs="Times New Roman"/>
                  <w:color w:val="000000"/>
                  <w:sz w:val="20"/>
                  <w:szCs w:val="20"/>
                </w:rPr>
                <w:t>1.11</w:t>
              </w:r>
            </w:ins>
          </w:p>
        </w:tc>
        <w:tc>
          <w:tcPr>
            <w:tcW w:w="234" w:type="pct"/>
            <w:noWrap/>
            <w:vAlign w:val="bottom"/>
            <w:hideMark/>
          </w:tcPr>
          <w:p w14:paraId="748D5609" w14:textId="77777777" w:rsidR="002E1EB5" w:rsidRPr="000C7A78" w:rsidRDefault="002E1EB5" w:rsidP="001D3C56">
            <w:pPr>
              <w:spacing w:after="0" w:line="240" w:lineRule="auto"/>
              <w:jc w:val="right"/>
              <w:rPr>
                <w:ins w:id="4123" w:author="Jujia Li" w:date="2026-02-10T22:34:00Z" w16du:dateUtc="2026-02-11T04:34:00Z"/>
                <w:rFonts w:eastAsia="Times New Roman" w:cs="Times New Roman"/>
                <w:color w:val="000000"/>
                <w:sz w:val="20"/>
                <w:szCs w:val="20"/>
                <w:lang w:eastAsia="zh-CN"/>
              </w:rPr>
            </w:pPr>
            <w:ins w:id="4124" w:author="Jujia Li" w:date="2026-02-10T22:34:00Z" w16du:dateUtc="2026-02-11T04:34:00Z">
              <w:r w:rsidRPr="000C7A78">
                <w:rPr>
                  <w:rFonts w:cs="Times New Roman"/>
                  <w:color w:val="000000"/>
                  <w:sz w:val="20"/>
                  <w:szCs w:val="20"/>
                </w:rPr>
                <w:t>1.01</w:t>
              </w:r>
            </w:ins>
          </w:p>
        </w:tc>
        <w:tc>
          <w:tcPr>
            <w:tcW w:w="231" w:type="pct"/>
            <w:vAlign w:val="bottom"/>
          </w:tcPr>
          <w:p w14:paraId="6D2A8C61" w14:textId="77777777" w:rsidR="002E1EB5" w:rsidRPr="000C7A78" w:rsidRDefault="002E1EB5" w:rsidP="001D3C56">
            <w:pPr>
              <w:spacing w:after="0" w:line="240" w:lineRule="auto"/>
              <w:jc w:val="right"/>
              <w:rPr>
                <w:ins w:id="4125" w:author="Jujia Li" w:date="2026-02-10T22:34:00Z" w16du:dateUtc="2026-02-11T04:34:00Z"/>
                <w:rFonts w:cs="Times New Roman"/>
                <w:color w:val="000000"/>
                <w:sz w:val="20"/>
                <w:szCs w:val="20"/>
              </w:rPr>
            </w:pPr>
            <w:ins w:id="4126" w:author="Jujia Li" w:date="2026-02-10T22:34:00Z" w16du:dateUtc="2026-02-11T04:34:00Z">
              <w:r w:rsidRPr="000C7A78">
                <w:rPr>
                  <w:rFonts w:cs="Times New Roman"/>
                  <w:color w:val="000000"/>
                  <w:sz w:val="20"/>
                  <w:szCs w:val="20"/>
                  <w:rPrChange w:id="4127" w:author="Jujia Li" w:date="2026-02-10T22:50:00Z" w16du:dateUtc="2026-02-11T04:50:00Z">
                    <w:rPr>
                      <w:rFonts w:ascii="Aptos Narrow" w:hAnsi="Aptos Narrow"/>
                      <w:color w:val="000000"/>
                    </w:rPr>
                  </w:rPrChange>
                </w:rPr>
                <w:t>43.9</w:t>
              </w:r>
            </w:ins>
          </w:p>
        </w:tc>
        <w:tc>
          <w:tcPr>
            <w:tcW w:w="418" w:type="pct"/>
            <w:vAlign w:val="bottom"/>
          </w:tcPr>
          <w:p w14:paraId="145861D9" w14:textId="77777777" w:rsidR="002E1EB5" w:rsidRPr="000C7A78" w:rsidRDefault="002E1EB5" w:rsidP="001D3C56">
            <w:pPr>
              <w:spacing w:after="0" w:line="240" w:lineRule="auto"/>
              <w:jc w:val="right"/>
              <w:rPr>
                <w:ins w:id="4128" w:author="Jujia Li" w:date="2026-02-10T22:34:00Z" w16du:dateUtc="2026-02-11T04:34:00Z"/>
                <w:rFonts w:eastAsia="SimSun" w:cs="Times New Roman"/>
                <w:sz w:val="20"/>
                <w:szCs w:val="20"/>
                <w:lang w:eastAsia="zh-CN"/>
                <w:rPrChange w:id="4129" w:author="Jujia Li" w:date="2026-02-10T22:50:00Z" w16du:dateUtc="2026-02-11T04:50:00Z">
                  <w:rPr>
                    <w:ins w:id="4130" w:author="Jujia Li" w:date="2026-02-10T22:34:00Z" w16du:dateUtc="2026-02-11T04:34:00Z"/>
                    <w:rFonts w:eastAsia="SimSun"/>
                    <w:lang w:eastAsia="zh-CN"/>
                  </w:rPr>
                </w:rPrChange>
              </w:rPr>
            </w:pPr>
            <w:ins w:id="4131" w:author="Jujia Li" w:date="2026-02-10T22:34:00Z" w16du:dateUtc="2026-02-11T04:34:00Z">
              <w:r w:rsidRPr="000C7A78">
                <w:rPr>
                  <w:rFonts w:cs="Times New Roman"/>
                  <w:color w:val="000000"/>
                  <w:sz w:val="20"/>
                  <w:szCs w:val="20"/>
                  <w:rPrChange w:id="4132" w:author="Jujia Li" w:date="2026-02-10T22:50:00Z" w16du:dateUtc="2026-02-11T04:50:00Z">
                    <w:rPr>
                      <w:rFonts w:ascii="Aptos Narrow" w:hAnsi="Aptos Narrow"/>
                      <w:color w:val="000000"/>
                    </w:rPr>
                  </w:rPrChange>
                </w:rPr>
                <w:t>3.1</w:t>
              </w:r>
            </w:ins>
          </w:p>
        </w:tc>
        <w:tc>
          <w:tcPr>
            <w:tcW w:w="495" w:type="pct"/>
            <w:vAlign w:val="bottom"/>
          </w:tcPr>
          <w:p w14:paraId="1DAE7802" w14:textId="77777777" w:rsidR="002E1EB5" w:rsidRPr="000C7A78" w:rsidRDefault="002E1EB5" w:rsidP="001D3C56">
            <w:pPr>
              <w:spacing w:after="0" w:line="240" w:lineRule="auto"/>
              <w:jc w:val="right"/>
              <w:rPr>
                <w:ins w:id="4133" w:author="Jujia Li" w:date="2026-02-10T22:34:00Z" w16du:dateUtc="2026-02-11T04:34:00Z"/>
                <w:rFonts w:eastAsia="SimSun" w:cs="Times New Roman"/>
                <w:sz w:val="20"/>
                <w:szCs w:val="20"/>
                <w:lang w:eastAsia="zh-CN"/>
                <w:rPrChange w:id="4134" w:author="Jujia Li" w:date="2026-02-10T22:50:00Z" w16du:dateUtc="2026-02-11T04:50:00Z">
                  <w:rPr>
                    <w:ins w:id="4135" w:author="Jujia Li" w:date="2026-02-10T22:34:00Z" w16du:dateUtc="2026-02-11T04:34:00Z"/>
                    <w:rFonts w:eastAsia="SimSun"/>
                    <w:lang w:eastAsia="zh-CN"/>
                  </w:rPr>
                </w:rPrChange>
              </w:rPr>
            </w:pPr>
            <w:ins w:id="4136" w:author="Jujia Li" w:date="2026-02-10T22:34:00Z" w16du:dateUtc="2026-02-11T04:34:00Z">
              <w:r w:rsidRPr="000C7A78">
                <w:rPr>
                  <w:rFonts w:cs="Times New Roman"/>
                  <w:color w:val="000000"/>
                  <w:sz w:val="20"/>
                  <w:szCs w:val="20"/>
                  <w:rPrChange w:id="4137" w:author="Jujia Li" w:date="2026-02-10T22:50:00Z" w16du:dateUtc="2026-02-11T04:50:00Z">
                    <w:rPr>
                      <w:rFonts w:ascii="Aptos Narrow" w:hAnsi="Aptos Narrow"/>
                      <w:color w:val="000000"/>
                    </w:rPr>
                  </w:rPrChange>
                </w:rPr>
                <w:t>3.6</w:t>
              </w:r>
            </w:ins>
          </w:p>
        </w:tc>
        <w:tc>
          <w:tcPr>
            <w:tcW w:w="328" w:type="pct"/>
            <w:vAlign w:val="bottom"/>
          </w:tcPr>
          <w:p w14:paraId="493EA4B7" w14:textId="77777777" w:rsidR="002E1EB5" w:rsidRPr="000C7A78" w:rsidRDefault="002E1EB5" w:rsidP="001D3C56">
            <w:pPr>
              <w:spacing w:after="0" w:line="240" w:lineRule="auto"/>
              <w:jc w:val="right"/>
              <w:rPr>
                <w:ins w:id="4138" w:author="Jujia Li" w:date="2026-02-10T22:34:00Z" w16du:dateUtc="2026-02-11T04:34:00Z"/>
                <w:rFonts w:eastAsia="SimSun" w:cs="Times New Roman"/>
                <w:sz w:val="20"/>
                <w:szCs w:val="20"/>
                <w:lang w:eastAsia="zh-CN"/>
                <w:rPrChange w:id="4139" w:author="Jujia Li" w:date="2026-02-10T22:50:00Z" w16du:dateUtc="2026-02-11T04:50:00Z">
                  <w:rPr>
                    <w:ins w:id="4140" w:author="Jujia Li" w:date="2026-02-10T22:34:00Z" w16du:dateUtc="2026-02-11T04:34:00Z"/>
                    <w:rFonts w:eastAsia="SimSun"/>
                    <w:lang w:eastAsia="zh-CN"/>
                  </w:rPr>
                </w:rPrChange>
              </w:rPr>
            </w:pPr>
            <w:ins w:id="4141" w:author="Jujia Li" w:date="2026-02-10T22:34:00Z" w16du:dateUtc="2026-02-11T04:34:00Z">
              <w:r w:rsidRPr="000C7A78">
                <w:rPr>
                  <w:rFonts w:cs="Times New Roman"/>
                  <w:color w:val="000000"/>
                  <w:sz w:val="20"/>
                  <w:szCs w:val="20"/>
                  <w:rPrChange w:id="4142" w:author="Jujia Li" w:date="2026-02-10T22:50:00Z" w16du:dateUtc="2026-02-11T04:50:00Z">
                    <w:rPr>
                      <w:rFonts w:ascii="Aptos Narrow" w:hAnsi="Aptos Narrow"/>
                      <w:color w:val="000000"/>
                    </w:rPr>
                  </w:rPrChange>
                </w:rPr>
                <w:t>7.5</w:t>
              </w:r>
            </w:ins>
          </w:p>
        </w:tc>
        <w:tc>
          <w:tcPr>
            <w:tcW w:w="459" w:type="pct"/>
            <w:vAlign w:val="bottom"/>
          </w:tcPr>
          <w:p w14:paraId="0341DEF8" w14:textId="77777777" w:rsidR="002E1EB5" w:rsidRPr="000C7A78" w:rsidRDefault="002E1EB5" w:rsidP="001D3C56">
            <w:pPr>
              <w:spacing w:after="0" w:line="240" w:lineRule="auto"/>
              <w:jc w:val="right"/>
              <w:rPr>
                <w:ins w:id="4143" w:author="Jujia Li" w:date="2026-02-10T22:34:00Z" w16du:dateUtc="2026-02-11T04:34:00Z"/>
                <w:rFonts w:eastAsia="SimSun" w:cs="Times New Roman"/>
                <w:sz w:val="20"/>
                <w:szCs w:val="20"/>
                <w:lang w:eastAsia="zh-CN"/>
                <w:rPrChange w:id="4144" w:author="Jujia Li" w:date="2026-02-10T22:50:00Z" w16du:dateUtc="2026-02-11T04:50:00Z">
                  <w:rPr>
                    <w:ins w:id="4145" w:author="Jujia Li" w:date="2026-02-10T22:34:00Z" w16du:dateUtc="2026-02-11T04:34:00Z"/>
                    <w:rFonts w:eastAsia="SimSun"/>
                    <w:lang w:eastAsia="zh-CN"/>
                  </w:rPr>
                </w:rPrChange>
              </w:rPr>
            </w:pPr>
            <w:ins w:id="4146" w:author="Jujia Li" w:date="2026-02-10T22:34:00Z" w16du:dateUtc="2026-02-11T04:34:00Z">
              <w:r w:rsidRPr="000C7A78">
                <w:rPr>
                  <w:rFonts w:cs="Times New Roman"/>
                  <w:color w:val="000000"/>
                  <w:sz w:val="20"/>
                  <w:szCs w:val="20"/>
                  <w:rPrChange w:id="4147" w:author="Jujia Li" w:date="2026-02-10T22:50:00Z" w16du:dateUtc="2026-02-11T04:50:00Z">
                    <w:rPr>
                      <w:rFonts w:ascii="Aptos Narrow" w:hAnsi="Aptos Narrow"/>
                      <w:color w:val="000000"/>
                    </w:rPr>
                  </w:rPrChange>
                </w:rPr>
                <w:t>14.1</w:t>
              </w:r>
            </w:ins>
          </w:p>
        </w:tc>
      </w:tr>
      <w:tr w:rsidR="00246190" w:rsidRPr="00246190" w14:paraId="2B28BECA" w14:textId="77777777" w:rsidTr="000C7A78">
        <w:trPr>
          <w:trHeight w:val="144"/>
          <w:ins w:id="4148" w:author="Jujia Li" w:date="2026-02-10T22:34:00Z"/>
        </w:trPr>
        <w:tc>
          <w:tcPr>
            <w:tcW w:w="423" w:type="pct"/>
            <w:noWrap/>
            <w:vAlign w:val="center"/>
            <w:hideMark/>
          </w:tcPr>
          <w:p w14:paraId="34F3267B" w14:textId="77777777" w:rsidR="002E1EB5" w:rsidRPr="000C7A78" w:rsidRDefault="002E1EB5" w:rsidP="001D3C56">
            <w:pPr>
              <w:spacing w:after="0" w:line="240" w:lineRule="auto"/>
              <w:rPr>
                <w:ins w:id="4149" w:author="Jujia Li" w:date="2026-02-10T22:34:00Z" w16du:dateUtc="2026-02-11T04:34:00Z"/>
                <w:rFonts w:eastAsia="Times New Roman" w:cs="Times New Roman"/>
                <w:color w:val="000000"/>
                <w:sz w:val="20"/>
                <w:szCs w:val="20"/>
                <w:lang w:eastAsia="zh-CN"/>
              </w:rPr>
            </w:pPr>
            <w:ins w:id="4150" w:author="Jujia Li" w:date="2026-02-10T22:34:00Z" w16du:dateUtc="2026-02-11T04:34:00Z">
              <w:r w:rsidRPr="000C7A78">
                <w:rPr>
                  <w:rFonts w:cs="Times New Roman"/>
                  <w:sz w:val="20"/>
                  <w:szCs w:val="20"/>
                </w:rPr>
                <w:t>Tuscaloosa</w:t>
              </w:r>
            </w:ins>
          </w:p>
        </w:tc>
        <w:tc>
          <w:tcPr>
            <w:tcW w:w="333" w:type="pct"/>
            <w:vAlign w:val="center"/>
          </w:tcPr>
          <w:p w14:paraId="6F1812C6" w14:textId="25FA8520" w:rsidR="002E1EB5" w:rsidRPr="000C7A78" w:rsidRDefault="002E1EB5" w:rsidP="001D3C56">
            <w:pPr>
              <w:spacing w:after="0" w:line="240" w:lineRule="auto"/>
              <w:jc w:val="right"/>
              <w:rPr>
                <w:ins w:id="4151" w:author="Jujia Li" w:date="2026-02-10T22:34:00Z" w16du:dateUtc="2026-02-11T04:34:00Z"/>
                <w:rFonts w:cs="Times New Roman"/>
                <w:color w:val="000000"/>
                <w:sz w:val="20"/>
                <w:szCs w:val="20"/>
              </w:rPr>
            </w:pPr>
            <w:ins w:id="4152" w:author="Jujia Li" w:date="2026-02-10T22:34:00Z" w16du:dateUtc="2026-02-11T04:34:00Z">
              <w:r w:rsidRPr="000C7A78">
                <w:rPr>
                  <w:rFonts w:cs="Times New Roman"/>
                  <w:sz w:val="20"/>
                  <w:szCs w:val="20"/>
                  <w:rPrChange w:id="4153" w:author="Jujia Li" w:date="2026-02-10T22:50:00Z" w16du:dateUtc="2026-02-11T04:50:00Z">
                    <w:rPr>
                      <w:rFonts w:cs="Times New Roman"/>
                    </w:rPr>
                  </w:rPrChange>
                </w:rPr>
                <w:t>208</w:t>
              </w:r>
            </w:ins>
            <w:ins w:id="4154" w:author="Jujia Li" w:date="2026-02-10T22:51:00Z" w16du:dateUtc="2026-02-11T04:51:00Z">
              <w:r w:rsidR="000C7A78">
                <w:rPr>
                  <w:rFonts w:eastAsia="SimSun" w:cs="Times New Roman" w:hint="eastAsia"/>
                  <w:sz w:val="20"/>
                  <w:szCs w:val="20"/>
                  <w:lang w:eastAsia="zh-CN"/>
                </w:rPr>
                <w:t>,</w:t>
              </w:r>
            </w:ins>
            <w:ins w:id="4155" w:author="Jujia Li" w:date="2026-02-10T22:34:00Z" w16du:dateUtc="2026-02-11T04:34:00Z">
              <w:r w:rsidRPr="000C7A78">
                <w:rPr>
                  <w:rFonts w:cs="Times New Roman"/>
                  <w:sz w:val="20"/>
                  <w:szCs w:val="20"/>
                  <w:rPrChange w:id="4156" w:author="Jujia Li" w:date="2026-02-10T22:50:00Z" w16du:dateUtc="2026-02-11T04:50:00Z">
                    <w:rPr>
                      <w:rFonts w:cs="Times New Roman"/>
                    </w:rPr>
                  </w:rPrChange>
                </w:rPr>
                <w:t>045</w:t>
              </w:r>
            </w:ins>
          </w:p>
        </w:tc>
        <w:tc>
          <w:tcPr>
            <w:tcW w:w="188" w:type="pct"/>
            <w:vAlign w:val="center"/>
          </w:tcPr>
          <w:p w14:paraId="09952AD2" w14:textId="77777777" w:rsidR="002E1EB5" w:rsidRPr="000C7A78" w:rsidRDefault="002E1EB5" w:rsidP="001D3C56">
            <w:pPr>
              <w:spacing w:after="0" w:line="240" w:lineRule="auto"/>
              <w:jc w:val="right"/>
              <w:rPr>
                <w:ins w:id="4157" w:author="Jujia Li" w:date="2026-02-10T22:34:00Z" w16du:dateUtc="2026-02-11T04:34:00Z"/>
                <w:rFonts w:eastAsia="Times New Roman" w:cs="Times New Roman"/>
                <w:color w:val="000000"/>
                <w:sz w:val="20"/>
                <w:szCs w:val="20"/>
                <w:lang w:eastAsia="zh-CN"/>
              </w:rPr>
            </w:pPr>
            <w:ins w:id="4158" w:author="Jujia Li" w:date="2026-02-10T22:34:00Z" w16du:dateUtc="2026-02-11T04:34:00Z">
              <w:r w:rsidRPr="000C7A78">
                <w:rPr>
                  <w:rFonts w:cs="Times New Roman"/>
                  <w:color w:val="000000"/>
                  <w:sz w:val="20"/>
                  <w:szCs w:val="20"/>
                </w:rPr>
                <w:t>3</w:t>
              </w:r>
            </w:ins>
          </w:p>
        </w:tc>
        <w:tc>
          <w:tcPr>
            <w:tcW w:w="353" w:type="pct"/>
            <w:noWrap/>
            <w:vAlign w:val="center"/>
            <w:hideMark/>
          </w:tcPr>
          <w:p w14:paraId="3A987B8D" w14:textId="77777777" w:rsidR="002E1EB5" w:rsidRPr="000C7A78" w:rsidRDefault="002E1EB5" w:rsidP="001D3C56">
            <w:pPr>
              <w:spacing w:after="0" w:line="240" w:lineRule="auto"/>
              <w:jc w:val="right"/>
              <w:rPr>
                <w:ins w:id="4159" w:author="Jujia Li" w:date="2026-02-10T22:34:00Z" w16du:dateUtc="2026-02-11T04:34:00Z"/>
                <w:rFonts w:eastAsia="Times New Roman" w:cs="Times New Roman"/>
                <w:color w:val="000000"/>
                <w:sz w:val="20"/>
                <w:szCs w:val="20"/>
                <w:lang w:eastAsia="zh-CN"/>
              </w:rPr>
            </w:pPr>
            <w:ins w:id="4160" w:author="Jujia Li" w:date="2026-02-10T22:34:00Z" w16du:dateUtc="2026-02-11T04:34:00Z">
              <w:r w:rsidRPr="000C7A78">
                <w:rPr>
                  <w:rFonts w:eastAsia="Times New Roman" w:cs="Times New Roman"/>
                  <w:color w:val="000000"/>
                  <w:sz w:val="20"/>
                  <w:szCs w:val="20"/>
                  <w:lang w:eastAsia="zh-CN"/>
                </w:rPr>
                <w:t>4.41</w:t>
              </w:r>
            </w:ins>
          </w:p>
        </w:tc>
        <w:tc>
          <w:tcPr>
            <w:tcW w:w="253" w:type="pct"/>
            <w:noWrap/>
            <w:vAlign w:val="center"/>
            <w:hideMark/>
          </w:tcPr>
          <w:p w14:paraId="06C8B215" w14:textId="77777777" w:rsidR="002E1EB5" w:rsidRPr="000C7A78" w:rsidRDefault="002E1EB5" w:rsidP="001D3C56">
            <w:pPr>
              <w:spacing w:after="0" w:line="240" w:lineRule="auto"/>
              <w:jc w:val="right"/>
              <w:rPr>
                <w:ins w:id="4161" w:author="Jujia Li" w:date="2026-02-10T22:34:00Z" w16du:dateUtc="2026-02-11T04:34:00Z"/>
                <w:rFonts w:eastAsia="Times New Roman" w:cs="Times New Roman"/>
                <w:color w:val="000000"/>
                <w:sz w:val="20"/>
                <w:szCs w:val="20"/>
                <w:lang w:eastAsia="zh-CN"/>
              </w:rPr>
            </w:pPr>
            <w:ins w:id="4162" w:author="Jujia Li" w:date="2026-02-10T22:34:00Z" w16du:dateUtc="2026-02-11T04:34:00Z">
              <w:r w:rsidRPr="000C7A78">
                <w:rPr>
                  <w:rFonts w:eastAsia="Times New Roman" w:cs="Times New Roman"/>
                  <w:color w:val="000000"/>
                  <w:sz w:val="20"/>
                  <w:szCs w:val="20"/>
                  <w:lang w:eastAsia="zh-CN"/>
                </w:rPr>
                <w:t>4.19</w:t>
              </w:r>
            </w:ins>
          </w:p>
        </w:tc>
        <w:tc>
          <w:tcPr>
            <w:tcW w:w="291" w:type="pct"/>
            <w:noWrap/>
            <w:vAlign w:val="center"/>
            <w:hideMark/>
          </w:tcPr>
          <w:p w14:paraId="5C648BA5" w14:textId="77777777" w:rsidR="002E1EB5" w:rsidRPr="000C7A78" w:rsidRDefault="002E1EB5" w:rsidP="001D3C56">
            <w:pPr>
              <w:spacing w:after="0" w:line="240" w:lineRule="auto"/>
              <w:jc w:val="right"/>
              <w:rPr>
                <w:ins w:id="4163" w:author="Jujia Li" w:date="2026-02-10T22:34:00Z" w16du:dateUtc="2026-02-11T04:34:00Z"/>
                <w:rFonts w:eastAsia="Times New Roman" w:cs="Times New Roman"/>
                <w:color w:val="000000"/>
                <w:sz w:val="20"/>
                <w:szCs w:val="20"/>
                <w:lang w:eastAsia="zh-CN"/>
              </w:rPr>
            </w:pPr>
            <w:ins w:id="4164" w:author="Jujia Li" w:date="2026-02-10T22:34:00Z" w16du:dateUtc="2026-02-11T04:34:00Z">
              <w:r w:rsidRPr="000C7A78">
                <w:rPr>
                  <w:rFonts w:eastAsia="Times New Roman" w:cs="Times New Roman"/>
                  <w:color w:val="000000"/>
                  <w:sz w:val="20"/>
                  <w:szCs w:val="20"/>
                  <w:lang w:eastAsia="zh-CN"/>
                </w:rPr>
                <w:t>2.45</w:t>
              </w:r>
            </w:ins>
          </w:p>
        </w:tc>
        <w:tc>
          <w:tcPr>
            <w:tcW w:w="291" w:type="pct"/>
            <w:noWrap/>
            <w:vAlign w:val="center"/>
            <w:hideMark/>
          </w:tcPr>
          <w:p w14:paraId="184E25BD" w14:textId="77777777" w:rsidR="002E1EB5" w:rsidRPr="000C7A78" w:rsidRDefault="002E1EB5" w:rsidP="001D3C56">
            <w:pPr>
              <w:spacing w:after="0" w:line="240" w:lineRule="auto"/>
              <w:jc w:val="right"/>
              <w:rPr>
                <w:ins w:id="4165" w:author="Jujia Li" w:date="2026-02-10T22:34:00Z" w16du:dateUtc="2026-02-11T04:34:00Z"/>
                <w:rFonts w:eastAsia="Times New Roman" w:cs="Times New Roman"/>
                <w:color w:val="000000"/>
                <w:sz w:val="20"/>
                <w:szCs w:val="20"/>
                <w:lang w:eastAsia="zh-CN"/>
              </w:rPr>
            </w:pPr>
            <w:ins w:id="4166" w:author="Jujia Li" w:date="2026-02-10T22:34:00Z" w16du:dateUtc="2026-02-11T04:34:00Z">
              <w:r w:rsidRPr="000C7A78">
                <w:rPr>
                  <w:rFonts w:eastAsia="Times New Roman" w:cs="Times New Roman"/>
                  <w:color w:val="000000"/>
                  <w:sz w:val="20"/>
                  <w:szCs w:val="20"/>
                  <w:lang w:eastAsia="zh-CN"/>
                </w:rPr>
                <w:t>2.44</w:t>
              </w:r>
            </w:ins>
          </w:p>
        </w:tc>
        <w:tc>
          <w:tcPr>
            <w:tcW w:w="234" w:type="pct"/>
            <w:noWrap/>
            <w:vAlign w:val="bottom"/>
            <w:hideMark/>
          </w:tcPr>
          <w:p w14:paraId="090A939D" w14:textId="77777777" w:rsidR="002E1EB5" w:rsidRPr="000C7A78" w:rsidRDefault="002E1EB5" w:rsidP="001D3C56">
            <w:pPr>
              <w:spacing w:after="0" w:line="240" w:lineRule="auto"/>
              <w:jc w:val="right"/>
              <w:rPr>
                <w:ins w:id="4167" w:author="Jujia Li" w:date="2026-02-10T22:34:00Z" w16du:dateUtc="2026-02-11T04:34:00Z"/>
                <w:rFonts w:eastAsia="Times New Roman" w:cs="Times New Roman"/>
                <w:color w:val="000000"/>
                <w:sz w:val="20"/>
                <w:szCs w:val="20"/>
                <w:lang w:eastAsia="zh-CN"/>
              </w:rPr>
            </w:pPr>
            <w:ins w:id="4168" w:author="Jujia Li" w:date="2026-02-10T22:34:00Z" w16du:dateUtc="2026-02-11T04:34:00Z">
              <w:r w:rsidRPr="000C7A78">
                <w:rPr>
                  <w:rFonts w:cs="Times New Roman"/>
                  <w:color w:val="000000"/>
                  <w:sz w:val="20"/>
                  <w:szCs w:val="20"/>
                </w:rPr>
                <w:t>-</w:t>
              </w:r>
            </w:ins>
          </w:p>
        </w:tc>
        <w:tc>
          <w:tcPr>
            <w:tcW w:w="234" w:type="pct"/>
            <w:noWrap/>
            <w:vAlign w:val="bottom"/>
            <w:hideMark/>
          </w:tcPr>
          <w:p w14:paraId="75CD9A3D" w14:textId="77777777" w:rsidR="002E1EB5" w:rsidRPr="000C7A78" w:rsidRDefault="002E1EB5" w:rsidP="001D3C56">
            <w:pPr>
              <w:spacing w:after="0" w:line="240" w:lineRule="auto"/>
              <w:jc w:val="right"/>
              <w:rPr>
                <w:ins w:id="4169" w:author="Jujia Li" w:date="2026-02-10T22:34:00Z" w16du:dateUtc="2026-02-11T04:34:00Z"/>
                <w:rFonts w:eastAsia="Times New Roman" w:cs="Times New Roman"/>
                <w:color w:val="000000"/>
                <w:sz w:val="20"/>
                <w:szCs w:val="20"/>
                <w:lang w:eastAsia="zh-CN"/>
              </w:rPr>
            </w:pPr>
            <w:ins w:id="4170" w:author="Jujia Li" w:date="2026-02-10T22:34:00Z" w16du:dateUtc="2026-02-11T04:34:00Z">
              <w:r w:rsidRPr="000C7A78">
                <w:rPr>
                  <w:rFonts w:cs="Times New Roman"/>
                  <w:color w:val="000000"/>
                  <w:sz w:val="20"/>
                  <w:szCs w:val="20"/>
                </w:rPr>
                <w:t>0.67</w:t>
              </w:r>
            </w:ins>
          </w:p>
        </w:tc>
        <w:tc>
          <w:tcPr>
            <w:tcW w:w="234" w:type="pct"/>
            <w:noWrap/>
            <w:vAlign w:val="bottom"/>
            <w:hideMark/>
          </w:tcPr>
          <w:p w14:paraId="6BA31CCE" w14:textId="77777777" w:rsidR="002E1EB5" w:rsidRPr="000C7A78" w:rsidRDefault="002E1EB5" w:rsidP="001D3C56">
            <w:pPr>
              <w:spacing w:after="0" w:line="240" w:lineRule="auto"/>
              <w:jc w:val="right"/>
              <w:rPr>
                <w:ins w:id="4171" w:author="Jujia Li" w:date="2026-02-10T22:34:00Z" w16du:dateUtc="2026-02-11T04:34:00Z"/>
                <w:rFonts w:eastAsia="Times New Roman" w:cs="Times New Roman"/>
                <w:color w:val="000000"/>
                <w:sz w:val="20"/>
                <w:szCs w:val="20"/>
                <w:lang w:eastAsia="zh-CN"/>
              </w:rPr>
            </w:pPr>
            <w:ins w:id="4172" w:author="Jujia Li" w:date="2026-02-10T22:34:00Z" w16du:dateUtc="2026-02-11T04:34:00Z">
              <w:r w:rsidRPr="000C7A78">
                <w:rPr>
                  <w:rFonts w:cs="Times New Roman"/>
                  <w:color w:val="000000"/>
                  <w:sz w:val="20"/>
                  <w:szCs w:val="20"/>
                </w:rPr>
                <w:t>0.57</w:t>
              </w:r>
            </w:ins>
          </w:p>
        </w:tc>
        <w:tc>
          <w:tcPr>
            <w:tcW w:w="234" w:type="pct"/>
            <w:noWrap/>
            <w:vAlign w:val="bottom"/>
            <w:hideMark/>
          </w:tcPr>
          <w:p w14:paraId="6B94F468" w14:textId="77777777" w:rsidR="002E1EB5" w:rsidRPr="000C7A78" w:rsidRDefault="002E1EB5" w:rsidP="001D3C56">
            <w:pPr>
              <w:spacing w:after="0" w:line="240" w:lineRule="auto"/>
              <w:jc w:val="right"/>
              <w:rPr>
                <w:ins w:id="4173" w:author="Jujia Li" w:date="2026-02-10T22:34:00Z" w16du:dateUtc="2026-02-11T04:34:00Z"/>
                <w:rFonts w:eastAsia="Times New Roman" w:cs="Times New Roman"/>
                <w:color w:val="000000"/>
                <w:sz w:val="20"/>
                <w:szCs w:val="20"/>
                <w:lang w:eastAsia="zh-CN"/>
              </w:rPr>
            </w:pPr>
            <w:ins w:id="4174" w:author="Jujia Li" w:date="2026-02-10T22:34:00Z" w16du:dateUtc="2026-02-11T04:34:00Z">
              <w:r w:rsidRPr="000C7A78">
                <w:rPr>
                  <w:rFonts w:cs="Times New Roman"/>
                  <w:color w:val="000000"/>
                  <w:sz w:val="20"/>
                  <w:szCs w:val="20"/>
                </w:rPr>
                <w:t>0.81</w:t>
              </w:r>
            </w:ins>
          </w:p>
        </w:tc>
        <w:tc>
          <w:tcPr>
            <w:tcW w:w="231" w:type="pct"/>
            <w:vAlign w:val="bottom"/>
          </w:tcPr>
          <w:p w14:paraId="4C713770" w14:textId="77777777" w:rsidR="002E1EB5" w:rsidRPr="000C7A78" w:rsidRDefault="002E1EB5" w:rsidP="001D3C56">
            <w:pPr>
              <w:spacing w:after="0" w:line="240" w:lineRule="auto"/>
              <w:jc w:val="right"/>
              <w:rPr>
                <w:ins w:id="4175" w:author="Jujia Li" w:date="2026-02-10T22:34:00Z" w16du:dateUtc="2026-02-11T04:34:00Z"/>
                <w:rFonts w:cs="Times New Roman"/>
                <w:color w:val="000000"/>
                <w:sz w:val="20"/>
                <w:szCs w:val="20"/>
              </w:rPr>
            </w:pPr>
            <w:ins w:id="4176" w:author="Jujia Li" w:date="2026-02-10T22:34:00Z" w16du:dateUtc="2026-02-11T04:34:00Z">
              <w:r w:rsidRPr="000C7A78">
                <w:rPr>
                  <w:rFonts w:cs="Times New Roman"/>
                  <w:color w:val="000000"/>
                  <w:sz w:val="20"/>
                  <w:szCs w:val="20"/>
                  <w:rPrChange w:id="4177" w:author="Jujia Li" w:date="2026-02-10T22:50:00Z" w16du:dateUtc="2026-02-11T04:50:00Z">
                    <w:rPr>
                      <w:rFonts w:ascii="Aptos Narrow" w:hAnsi="Aptos Narrow"/>
                      <w:color w:val="000000"/>
                    </w:rPr>
                  </w:rPrChange>
                </w:rPr>
                <w:t>46.8</w:t>
              </w:r>
            </w:ins>
          </w:p>
        </w:tc>
        <w:tc>
          <w:tcPr>
            <w:tcW w:w="418" w:type="pct"/>
            <w:vAlign w:val="bottom"/>
          </w:tcPr>
          <w:p w14:paraId="2E688EB1" w14:textId="77777777" w:rsidR="002E1EB5" w:rsidRPr="000C7A78" w:rsidRDefault="002E1EB5" w:rsidP="001D3C56">
            <w:pPr>
              <w:spacing w:after="0" w:line="240" w:lineRule="auto"/>
              <w:jc w:val="right"/>
              <w:rPr>
                <w:ins w:id="4178" w:author="Jujia Li" w:date="2026-02-10T22:34:00Z" w16du:dateUtc="2026-02-11T04:34:00Z"/>
                <w:rFonts w:cs="Times New Roman"/>
                <w:sz w:val="20"/>
                <w:szCs w:val="20"/>
                <w:rPrChange w:id="4179" w:author="Jujia Li" w:date="2026-02-10T22:50:00Z" w16du:dateUtc="2026-02-11T04:50:00Z">
                  <w:rPr>
                    <w:ins w:id="4180" w:author="Jujia Li" w:date="2026-02-10T22:34:00Z" w16du:dateUtc="2026-02-11T04:34:00Z"/>
                    <w:rFonts w:cs="Times New Roman"/>
                  </w:rPr>
                </w:rPrChange>
              </w:rPr>
            </w:pPr>
            <w:ins w:id="4181" w:author="Jujia Li" w:date="2026-02-10T22:34:00Z" w16du:dateUtc="2026-02-11T04:34:00Z">
              <w:r w:rsidRPr="000C7A78">
                <w:rPr>
                  <w:rFonts w:cs="Times New Roman"/>
                  <w:color w:val="000000"/>
                  <w:sz w:val="20"/>
                  <w:szCs w:val="20"/>
                  <w:rPrChange w:id="4182" w:author="Jujia Li" w:date="2026-02-10T22:50:00Z" w16du:dateUtc="2026-02-11T04:50:00Z">
                    <w:rPr>
                      <w:rFonts w:ascii="Aptos Narrow" w:hAnsi="Aptos Narrow"/>
                      <w:color w:val="000000"/>
                    </w:rPr>
                  </w:rPrChange>
                </w:rPr>
                <w:t>3.9</w:t>
              </w:r>
            </w:ins>
          </w:p>
        </w:tc>
        <w:tc>
          <w:tcPr>
            <w:tcW w:w="495" w:type="pct"/>
            <w:vAlign w:val="bottom"/>
          </w:tcPr>
          <w:p w14:paraId="7C36EF51" w14:textId="77777777" w:rsidR="002E1EB5" w:rsidRPr="000C7A78" w:rsidRDefault="002E1EB5" w:rsidP="001D3C56">
            <w:pPr>
              <w:spacing w:after="0" w:line="240" w:lineRule="auto"/>
              <w:jc w:val="right"/>
              <w:rPr>
                <w:ins w:id="4183" w:author="Jujia Li" w:date="2026-02-10T22:34:00Z" w16du:dateUtc="2026-02-11T04:34:00Z"/>
                <w:rFonts w:cs="Times New Roman"/>
                <w:sz w:val="20"/>
                <w:szCs w:val="20"/>
                <w:rPrChange w:id="4184" w:author="Jujia Li" w:date="2026-02-10T22:50:00Z" w16du:dateUtc="2026-02-11T04:50:00Z">
                  <w:rPr>
                    <w:ins w:id="4185" w:author="Jujia Li" w:date="2026-02-10T22:34:00Z" w16du:dateUtc="2026-02-11T04:34:00Z"/>
                    <w:rFonts w:cs="Times New Roman"/>
                  </w:rPr>
                </w:rPrChange>
              </w:rPr>
            </w:pPr>
            <w:ins w:id="4186" w:author="Jujia Li" w:date="2026-02-10T22:34:00Z" w16du:dateUtc="2026-02-11T04:34:00Z">
              <w:r w:rsidRPr="000C7A78">
                <w:rPr>
                  <w:rFonts w:cs="Times New Roman"/>
                  <w:color w:val="000000"/>
                  <w:sz w:val="20"/>
                  <w:szCs w:val="20"/>
                  <w:rPrChange w:id="4187" w:author="Jujia Li" w:date="2026-02-10T22:50:00Z" w16du:dateUtc="2026-02-11T04:50:00Z">
                    <w:rPr>
                      <w:rFonts w:ascii="Aptos Narrow" w:hAnsi="Aptos Narrow"/>
                      <w:color w:val="000000"/>
                    </w:rPr>
                  </w:rPrChange>
                </w:rPr>
                <w:t>5.8</w:t>
              </w:r>
            </w:ins>
          </w:p>
        </w:tc>
        <w:tc>
          <w:tcPr>
            <w:tcW w:w="328" w:type="pct"/>
            <w:vAlign w:val="bottom"/>
          </w:tcPr>
          <w:p w14:paraId="62880084" w14:textId="77777777" w:rsidR="002E1EB5" w:rsidRPr="000C7A78" w:rsidRDefault="002E1EB5" w:rsidP="001D3C56">
            <w:pPr>
              <w:spacing w:after="0" w:line="240" w:lineRule="auto"/>
              <w:jc w:val="right"/>
              <w:rPr>
                <w:ins w:id="4188" w:author="Jujia Li" w:date="2026-02-10T22:34:00Z" w16du:dateUtc="2026-02-11T04:34:00Z"/>
                <w:rFonts w:cs="Times New Roman"/>
                <w:sz w:val="20"/>
                <w:szCs w:val="20"/>
                <w:rPrChange w:id="4189" w:author="Jujia Li" w:date="2026-02-10T22:50:00Z" w16du:dateUtc="2026-02-11T04:50:00Z">
                  <w:rPr>
                    <w:ins w:id="4190" w:author="Jujia Li" w:date="2026-02-10T22:34:00Z" w16du:dateUtc="2026-02-11T04:34:00Z"/>
                    <w:rFonts w:cs="Times New Roman"/>
                  </w:rPr>
                </w:rPrChange>
              </w:rPr>
            </w:pPr>
            <w:ins w:id="4191" w:author="Jujia Li" w:date="2026-02-10T22:34:00Z" w16du:dateUtc="2026-02-11T04:34:00Z">
              <w:r w:rsidRPr="000C7A78">
                <w:rPr>
                  <w:rFonts w:cs="Times New Roman"/>
                  <w:color w:val="000000"/>
                  <w:sz w:val="20"/>
                  <w:szCs w:val="20"/>
                  <w:rPrChange w:id="4192" w:author="Jujia Li" w:date="2026-02-10T22:50:00Z" w16du:dateUtc="2026-02-11T04:50:00Z">
                    <w:rPr>
                      <w:rFonts w:ascii="Aptos Narrow" w:hAnsi="Aptos Narrow"/>
                      <w:color w:val="000000"/>
                    </w:rPr>
                  </w:rPrChange>
                </w:rPr>
                <w:t>17.7</w:t>
              </w:r>
            </w:ins>
          </w:p>
        </w:tc>
        <w:tc>
          <w:tcPr>
            <w:tcW w:w="459" w:type="pct"/>
            <w:vAlign w:val="bottom"/>
          </w:tcPr>
          <w:p w14:paraId="1688BF2B" w14:textId="77777777" w:rsidR="002E1EB5" w:rsidRPr="000C7A78" w:rsidRDefault="002E1EB5" w:rsidP="001D3C56">
            <w:pPr>
              <w:spacing w:after="0" w:line="240" w:lineRule="auto"/>
              <w:jc w:val="right"/>
              <w:rPr>
                <w:ins w:id="4193" w:author="Jujia Li" w:date="2026-02-10T22:34:00Z" w16du:dateUtc="2026-02-11T04:34:00Z"/>
                <w:rFonts w:cs="Times New Roman"/>
                <w:sz w:val="20"/>
                <w:szCs w:val="20"/>
                <w:rPrChange w:id="4194" w:author="Jujia Li" w:date="2026-02-10T22:50:00Z" w16du:dateUtc="2026-02-11T04:50:00Z">
                  <w:rPr>
                    <w:ins w:id="4195" w:author="Jujia Li" w:date="2026-02-10T22:34:00Z" w16du:dateUtc="2026-02-11T04:34:00Z"/>
                    <w:rFonts w:cs="Times New Roman"/>
                  </w:rPr>
                </w:rPrChange>
              </w:rPr>
            </w:pPr>
            <w:ins w:id="4196" w:author="Jujia Li" w:date="2026-02-10T22:34:00Z" w16du:dateUtc="2026-02-11T04:34:00Z">
              <w:r w:rsidRPr="000C7A78">
                <w:rPr>
                  <w:rFonts w:cs="Times New Roman"/>
                  <w:color w:val="000000"/>
                  <w:sz w:val="20"/>
                  <w:szCs w:val="20"/>
                  <w:rPrChange w:id="4197" w:author="Jujia Li" w:date="2026-02-10T22:50:00Z" w16du:dateUtc="2026-02-11T04:50:00Z">
                    <w:rPr>
                      <w:rFonts w:ascii="Aptos Narrow" w:hAnsi="Aptos Narrow"/>
                      <w:color w:val="000000"/>
                    </w:rPr>
                  </w:rPrChange>
                </w:rPr>
                <w:t>15.6</w:t>
              </w:r>
            </w:ins>
          </w:p>
        </w:tc>
      </w:tr>
      <w:tr w:rsidR="00246190" w:rsidRPr="00246190" w14:paraId="05984DC4" w14:textId="77777777" w:rsidTr="000C7A78">
        <w:trPr>
          <w:trHeight w:val="144"/>
          <w:ins w:id="4198" w:author="Jujia Li" w:date="2026-02-10T22:34:00Z"/>
        </w:trPr>
        <w:tc>
          <w:tcPr>
            <w:tcW w:w="423" w:type="pct"/>
            <w:noWrap/>
            <w:vAlign w:val="center"/>
            <w:hideMark/>
          </w:tcPr>
          <w:p w14:paraId="6FD59966" w14:textId="77777777" w:rsidR="002E1EB5" w:rsidRPr="000C7A78" w:rsidRDefault="002E1EB5" w:rsidP="001D3C56">
            <w:pPr>
              <w:spacing w:after="0" w:line="240" w:lineRule="auto"/>
              <w:rPr>
                <w:ins w:id="4199" w:author="Jujia Li" w:date="2026-02-10T22:34:00Z" w16du:dateUtc="2026-02-11T04:34:00Z"/>
                <w:rFonts w:eastAsia="Times New Roman" w:cs="Times New Roman"/>
                <w:color w:val="000000"/>
                <w:sz w:val="20"/>
                <w:szCs w:val="20"/>
                <w:lang w:eastAsia="zh-CN"/>
              </w:rPr>
            </w:pPr>
            <w:ins w:id="4200" w:author="Jujia Li" w:date="2026-02-10T22:34:00Z" w16du:dateUtc="2026-02-11T04:34:00Z">
              <w:r w:rsidRPr="000C7A78">
                <w:rPr>
                  <w:rFonts w:cs="Times New Roman"/>
                  <w:sz w:val="20"/>
                  <w:szCs w:val="20"/>
                </w:rPr>
                <w:t>Walker</w:t>
              </w:r>
            </w:ins>
          </w:p>
        </w:tc>
        <w:tc>
          <w:tcPr>
            <w:tcW w:w="333" w:type="pct"/>
            <w:vAlign w:val="center"/>
          </w:tcPr>
          <w:p w14:paraId="706ACC0C" w14:textId="77777777" w:rsidR="002E1EB5" w:rsidRPr="000C7A78" w:rsidRDefault="002E1EB5" w:rsidP="001D3C56">
            <w:pPr>
              <w:spacing w:after="0" w:line="240" w:lineRule="auto"/>
              <w:jc w:val="right"/>
              <w:rPr>
                <w:ins w:id="4201" w:author="Jujia Li" w:date="2026-02-10T22:34:00Z" w16du:dateUtc="2026-02-11T04:34:00Z"/>
                <w:rFonts w:cs="Times New Roman"/>
                <w:color w:val="000000"/>
                <w:sz w:val="20"/>
                <w:szCs w:val="20"/>
              </w:rPr>
            </w:pPr>
            <w:ins w:id="4202" w:author="Jujia Li" w:date="2026-02-10T22:34:00Z" w16du:dateUtc="2026-02-11T04:34:00Z">
              <w:r w:rsidRPr="000C7A78">
                <w:rPr>
                  <w:rFonts w:cs="Times New Roman"/>
                  <w:sz w:val="20"/>
                  <w:szCs w:val="20"/>
                  <w:rPrChange w:id="4203" w:author="Jujia Li" w:date="2026-02-10T22:50:00Z" w16du:dateUtc="2026-02-11T04:50:00Z">
                    <w:rPr>
                      <w:rFonts w:cs="Times New Roman"/>
                    </w:rPr>
                  </w:rPrChange>
                </w:rPr>
                <w:t>64064</w:t>
              </w:r>
            </w:ins>
          </w:p>
        </w:tc>
        <w:tc>
          <w:tcPr>
            <w:tcW w:w="188" w:type="pct"/>
            <w:vAlign w:val="center"/>
          </w:tcPr>
          <w:p w14:paraId="4C22DB13" w14:textId="77777777" w:rsidR="002E1EB5" w:rsidRPr="000C7A78" w:rsidRDefault="002E1EB5" w:rsidP="001D3C56">
            <w:pPr>
              <w:spacing w:after="0" w:line="240" w:lineRule="auto"/>
              <w:jc w:val="right"/>
              <w:rPr>
                <w:ins w:id="4204" w:author="Jujia Li" w:date="2026-02-10T22:34:00Z" w16du:dateUtc="2026-02-11T04:34:00Z"/>
                <w:rFonts w:eastAsia="Times New Roman" w:cs="Times New Roman"/>
                <w:color w:val="000000"/>
                <w:sz w:val="20"/>
                <w:szCs w:val="20"/>
                <w:lang w:eastAsia="zh-CN"/>
              </w:rPr>
            </w:pPr>
            <w:ins w:id="4205" w:author="Jujia Li" w:date="2026-02-10T22:34:00Z" w16du:dateUtc="2026-02-11T04:34:00Z">
              <w:r w:rsidRPr="000C7A78">
                <w:rPr>
                  <w:rFonts w:cs="Times New Roman"/>
                  <w:color w:val="000000"/>
                  <w:sz w:val="20"/>
                  <w:szCs w:val="20"/>
                </w:rPr>
                <w:t>2</w:t>
              </w:r>
            </w:ins>
          </w:p>
        </w:tc>
        <w:tc>
          <w:tcPr>
            <w:tcW w:w="353" w:type="pct"/>
            <w:noWrap/>
            <w:vAlign w:val="center"/>
            <w:hideMark/>
          </w:tcPr>
          <w:p w14:paraId="703B4556" w14:textId="77777777" w:rsidR="002E1EB5" w:rsidRPr="000C7A78" w:rsidRDefault="002E1EB5" w:rsidP="001D3C56">
            <w:pPr>
              <w:spacing w:after="0" w:line="240" w:lineRule="auto"/>
              <w:jc w:val="right"/>
              <w:rPr>
                <w:ins w:id="4206" w:author="Jujia Li" w:date="2026-02-10T22:34:00Z" w16du:dateUtc="2026-02-11T04:34:00Z"/>
                <w:rFonts w:eastAsia="Times New Roman" w:cs="Times New Roman"/>
                <w:color w:val="000000"/>
                <w:sz w:val="20"/>
                <w:szCs w:val="20"/>
                <w:lang w:eastAsia="zh-CN"/>
              </w:rPr>
            </w:pPr>
            <w:ins w:id="4207" w:author="Jujia Li" w:date="2026-02-10T22:34:00Z" w16du:dateUtc="2026-02-11T04:34:00Z">
              <w:r w:rsidRPr="000C7A78">
                <w:rPr>
                  <w:rFonts w:eastAsia="Times New Roman" w:cs="Times New Roman"/>
                  <w:color w:val="000000"/>
                  <w:sz w:val="20"/>
                  <w:szCs w:val="20"/>
                  <w:lang w:eastAsia="zh-CN"/>
                </w:rPr>
                <w:t>12.71</w:t>
              </w:r>
            </w:ins>
          </w:p>
        </w:tc>
        <w:tc>
          <w:tcPr>
            <w:tcW w:w="253" w:type="pct"/>
            <w:noWrap/>
            <w:vAlign w:val="center"/>
            <w:hideMark/>
          </w:tcPr>
          <w:p w14:paraId="2CDFE17D" w14:textId="77777777" w:rsidR="002E1EB5" w:rsidRPr="000C7A78" w:rsidRDefault="002E1EB5" w:rsidP="001D3C56">
            <w:pPr>
              <w:spacing w:after="0" w:line="240" w:lineRule="auto"/>
              <w:jc w:val="right"/>
              <w:rPr>
                <w:ins w:id="4208" w:author="Jujia Li" w:date="2026-02-10T22:34:00Z" w16du:dateUtc="2026-02-11T04:34:00Z"/>
                <w:rFonts w:eastAsia="Times New Roman" w:cs="Times New Roman"/>
                <w:color w:val="000000"/>
                <w:sz w:val="20"/>
                <w:szCs w:val="20"/>
                <w:lang w:eastAsia="zh-CN"/>
              </w:rPr>
            </w:pPr>
            <w:ins w:id="4209" w:author="Jujia Li" w:date="2026-02-10T22:34:00Z" w16du:dateUtc="2026-02-11T04:34:00Z">
              <w:r w:rsidRPr="000C7A78">
                <w:rPr>
                  <w:rFonts w:eastAsia="Times New Roman" w:cs="Times New Roman"/>
                  <w:color w:val="000000"/>
                  <w:sz w:val="20"/>
                  <w:szCs w:val="20"/>
                  <w:lang w:eastAsia="zh-CN"/>
                </w:rPr>
                <w:t>13.30</w:t>
              </w:r>
            </w:ins>
          </w:p>
        </w:tc>
        <w:tc>
          <w:tcPr>
            <w:tcW w:w="291" w:type="pct"/>
            <w:noWrap/>
            <w:vAlign w:val="center"/>
            <w:hideMark/>
          </w:tcPr>
          <w:p w14:paraId="23DA4BF5" w14:textId="77777777" w:rsidR="002E1EB5" w:rsidRPr="000C7A78" w:rsidRDefault="002E1EB5" w:rsidP="001D3C56">
            <w:pPr>
              <w:spacing w:after="0" w:line="240" w:lineRule="auto"/>
              <w:jc w:val="right"/>
              <w:rPr>
                <w:ins w:id="4210" w:author="Jujia Li" w:date="2026-02-10T22:34:00Z" w16du:dateUtc="2026-02-11T04:34:00Z"/>
                <w:rFonts w:eastAsia="Times New Roman" w:cs="Times New Roman"/>
                <w:color w:val="000000"/>
                <w:sz w:val="20"/>
                <w:szCs w:val="20"/>
                <w:lang w:eastAsia="zh-CN"/>
              </w:rPr>
            </w:pPr>
            <w:ins w:id="4211" w:author="Jujia Li" w:date="2026-02-10T22:34:00Z" w16du:dateUtc="2026-02-11T04:34:00Z">
              <w:r w:rsidRPr="000C7A78">
                <w:rPr>
                  <w:rFonts w:eastAsia="Times New Roman" w:cs="Times New Roman"/>
                  <w:color w:val="000000"/>
                  <w:sz w:val="20"/>
                  <w:szCs w:val="20"/>
                  <w:lang w:eastAsia="zh-CN"/>
                </w:rPr>
                <w:t>11.47</w:t>
              </w:r>
            </w:ins>
          </w:p>
        </w:tc>
        <w:tc>
          <w:tcPr>
            <w:tcW w:w="291" w:type="pct"/>
            <w:noWrap/>
            <w:vAlign w:val="center"/>
            <w:hideMark/>
          </w:tcPr>
          <w:p w14:paraId="08A0BDCA" w14:textId="77777777" w:rsidR="002E1EB5" w:rsidRPr="000C7A78" w:rsidRDefault="002E1EB5" w:rsidP="001D3C56">
            <w:pPr>
              <w:spacing w:after="0" w:line="240" w:lineRule="auto"/>
              <w:jc w:val="right"/>
              <w:rPr>
                <w:ins w:id="4212" w:author="Jujia Li" w:date="2026-02-10T22:34:00Z" w16du:dateUtc="2026-02-11T04:34:00Z"/>
                <w:rFonts w:eastAsia="Times New Roman" w:cs="Times New Roman"/>
                <w:color w:val="000000"/>
                <w:sz w:val="20"/>
                <w:szCs w:val="20"/>
                <w:lang w:eastAsia="zh-CN"/>
              </w:rPr>
            </w:pPr>
            <w:ins w:id="4213" w:author="Jujia Li" w:date="2026-02-10T22:34:00Z" w16du:dateUtc="2026-02-11T04:34:00Z">
              <w:r w:rsidRPr="000C7A78">
                <w:rPr>
                  <w:rFonts w:eastAsia="Times New Roman" w:cs="Times New Roman"/>
                  <w:color w:val="000000"/>
                  <w:sz w:val="20"/>
                  <w:szCs w:val="20"/>
                  <w:lang w:eastAsia="zh-CN"/>
                </w:rPr>
                <w:t>10.86</w:t>
              </w:r>
            </w:ins>
          </w:p>
        </w:tc>
        <w:tc>
          <w:tcPr>
            <w:tcW w:w="234" w:type="pct"/>
            <w:noWrap/>
            <w:vAlign w:val="bottom"/>
            <w:hideMark/>
          </w:tcPr>
          <w:p w14:paraId="199DA250" w14:textId="77777777" w:rsidR="002E1EB5" w:rsidRPr="000C7A78" w:rsidRDefault="002E1EB5" w:rsidP="001D3C56">
            <w:pPr>
              <w:spacing w:after="0" w:line="240" w:lineRule="auto"/>
              <w:jc w:val="right"/>
              <w:rPr>
                <w:ins w:id="4214" w:author="Jujia Li" w:date="2026-02-10T22:34:00Z" w16du:dateUtc="2026-02-11T04:34:00Z"/>
                <w:rFonts w:eastAsia="Times New Roman" w:cs="Times New Roman"/>
                <w:color w:val="000000"/>
                <w:sz w:val="20"/>
                <w:szCs w:val="20"/>
                <w:lang w:eastAsia="zh-CN"/>
              </w:rPr>
            </w:pPr>
            <w:ins w:id="4215" w:author="Jujia Li" w:date="2026-02-10T22:34:00Z" w16du:dateUtc="2026-02-11T04:34:00Z">
              <w:r w:rsidRPr="000C7A78">
                <w:rPr>
                  <w:rFonts w:cs="Times New Roman"/>
                  <w:color w:val="000000"/>
                  <w:sz w:val="20"/>
                  <w:szCs w:val="20"/>
                </w:rPr>
                <w:t>-</w:t>
              </w:r>
            </w:ins>
          </w:p>
        </w:tc>
        <w:tc>
          <w:tcPr>
            <w:tcW w:w="234" w:type="pct"/>
            <w:noWrap/>
            <w:vAlign w:val="bottom"/>
            <w:hideMark/>
          </w:tcPr>
          <w:p w14:paraId="4F6885D1" w14:textId="77777777" w:rsidR="002E1EB5" w:rsidRPr="000C7A78" w:rsidRDefault="002E1EB5" w:rsidP="001D3C56">
            <w:pPr>
              <w:spacing w:after="0" w:line="240" w:lineRule="auto"/>
              <w:jc w:val="right"/>
              <w:rPr>
                <w:ins w:id="4216" w:author="Jujia Li" w:date="2026-02-10T22:34:00Z" w16du:dateUtc="2026-02-11T04:34:00Z"/>
                <w:rFonts w:eastAsia="Times New Roman" w:cs="Times New Roman"/>
                <w:color w:val="000000"/>
                <w:sz w:val="20"/>
                <w:szCs w:val="20"/>
                <w:lang w:eastAsia="zh-CN"/>
              </w:rPr>
            </w:pPr>
            <w:ins w:id="4217" w:author="Jujia Li" w:date="2026-02-10T22:34:00Z" w16du:dateUtc="2026-02-11T04:34:00Z">
              <w:r w:rsidRPr="000C7A78">
                <w:rPr>
                  <w:rFonts w:cs="Times New Roman"/>
                  <w:color w:val="000000"/>
                  <w:sz w:val="20"/>
                  <w:szCs w:val="20"/>
                </w:rPr>
                <w:t>-</w:t>
              </w:r>
            </w:ins>
          </w:p>
        </w:tc>
        <w:tc>
          <w:tcPr>
            <w:tcW w:w="234" w:type="pct"/>
            <w:noWrap/>
            <w:vAlign w:val="bottom"/>
            <w:hideMark/>
          </w:tcPr>
          <w:p w14:paraId="77E289F3" w14:textId="77777777" w:rsidR="002E1EB5" w:rsidRPr="000C7A78" w:rsidRDefault="002E1EB5" w:rsidP="001D3C56">
            <w:pPr>
              <w:spacing w:after="0" w:line="240" w:lineRule="auto"/>
              <w:jc w:val="right"/>
              <w:rPr>
                <w:ins w:id="4218" w:author="Jujia Li" w:date="2026-02-10T22:34:00Z" w16du:dateUtc="2026-02-11T04:34:00Z"/>
                <w:rFonts w:eastAsia="Times New Roman" w:cs="Times New Roman"/>
                <w:color w:val="000000"/>
                <w:sz w:val="20"/>
                <w:szCs w:val="20"/>
                <w:lang w:eastAsia="zh-CN"/>
              </w:rPr>
            </w:pPr>
            <w:ins w:id="4219" w:author="Jujia Li" w:date="2026-02-10T22:34:00Z" w16du:dateUtc="2026-02-11T04:34:00Z">
              <w:r w:rsidRPr="000C7A78">
                <w:rPr>
                  <w:rFonts w:cs="Times New Roman"/>
                  <w:color w:val="000000"/>
                  <w:sz w:val="20"/>
                  <w:szCs w:val="20"/>
                </w:rPr>
                <w:t>-</w:t>
              </w:r>
            </w:ins>
          </w:p>
        </w:tc>
        <w:tc>
          <w:tcPr>
            <w:tcW w:w="234" w:type="pct"/>
            <w:noWrap/>
            <w:vAlign w:val="bottom"/>
            <w:hideMark/>
          </w:tcPr>
          <w:p w14:paraId="48D3261D" w14:textId="77777777" w:rsidR="002E1EB5" w:rsidRPr="000C7A78" w:rsidRDefault="002E1EB5" w:rsidP="001D3C56">
            <w:pPr>
              <w:spacing w:after="0" w:line="240" w:lineRule="auto"/>
              <w:jc w:val="right"/>
              <w:rPr>
                <w:ins w:id="4220" w:author="Jujia Li" w:date="2026-02-10T22:34:00Z" w16du:dateUtc="2026-02-11T04:34:00Z"/>
                <w:rFonts w:eastAsia="Times New Roman" w:cs="Times New Roman"/>
                <w:color w:val="000000"/>
                <w:sz w:val="20"/>
                <w:szCs w:val="20"/>
                <w:lang w:eastAsia="zh-CN"/>
              </w:rPr>
            </w:pPr>
            <w:ins w:id="4221" w:author="Jujia Li" w:date="2026-02-10T22:34:00Z" w16du:dateUtc="2026-02-11T04:34:00Z">
              <w:r w:rsidRPr="000C7A78">
                <w:rPr>
                  <w:rFonts w:cs="Times New Roman"/>
                  <w:color w:val="000000"/>
                  <w:sz w:val="20"/>
                  <w:szCs w:val="20"/>
                </w:rPr>
                <w:t>-</w:t>
              </w:r>
            </w:ins>
          </w:p>
        </w:tc>
        <w:tc>
          <w:tcPr>
            <w:tcW w:w="231" w:type="pct"/>
            <w:vAlign w:val="bottom"/>
          </w:tcPr>
          <w:p w14:paraId="676A03AB" w14:textId="77777777" w:rsidR="002E1EB5" w:rsidRPr="000C7A78" w:rsidRDefault="002E1EB5" w:rsidP="001D3C56">
            <w:pPr>
              <w:spacing w:after="0" w:line="240" w:lineRule="auto"/>
              <w:jc w:val="right"/>
              <w:rPr>
                <w:ins w:id="4222" w:author="Jujia Li" w:date="2026-02-10T22:34:00Z" w16du:dateUtc="2026-02-11T04:34:00Z"/>
                <w:rFonts w:cs="Times New Roman"/>
                <w:color w:val="000000"/>
                <w:sz w:val="20"/>
                <w:szCs w:val="20"/>
              </w:rPr>
            </w:pPr>
            <w:ins w:id="4223" w:author="Jujia Li" w:date="2026-02-10T22:34:00Z" w16du:dateUtc="2026-02-11T04:34:00Z">
              <w:r w:rsidRPr="000C7A78">
                <w:rPr>
                  <w:rFonts w:cs="Times New Roman"/>
                  <w:color w:val="000000"/>
                  <w:sz w:val="20"/>
                  <w:szCs w:val="20"/>
                  <w:rPrChange w:id="4224" w:author="Jujia Li" w:date="2026-02-10T22:50:00Z" w16du:dateUtc="2026-02-11T04:50:00Z">
                    <w:rPr>
                      <w:rFonts w:ascii="Aptos Narrow" w:hAnsi="Aptos Narrow"/>
                      <w:color w:val="000000"/>
                    </w:rPr>
                  </w:rPrChange>
                </w:rPr>
                <w:t>45.2</w:t>
              </w:r>
            </w:ins>
          </w:p>
        </w:tc>
        <w:tc>
          <w:tcPr>
            <w:tcW w:w="418" w:type="pct"/>
            <w:vAlign w:val="bottom"/>
          </w:tcPr>
          <w:p w14:paraId="691BAEDB" w14:textId="1C66FEC5" w:rsidR="002E1EB5" w:rsidRPr="000C7A78" w:rsidRDefault="002E1EB5" w:rsidP="001D3C56">
            <w:pPr>
              <w:spacing w:after="0" w:line="240" w:lineRule="auto"/>
              <w:jc w:val="right"/>
              <w:rPr>
                <w:ins w:id="4225" w:author="Jujia Li" w:date="2026-02-10T22:34:00Z" w16du:dateUtc="2026-02-11T04:34:00Z"/>
                <w:rFonts w:cs="Times New Roman"/>
                <w:sz w:val="20"/>
                <w:szCs w:val="20"/>
                <w:rPrChange w:id="4226" w:author="Jujia Li" w:date="2026-02-10T22:50:00Z" w16du:dateUtc="2026-02-11T04:50:00Z">
                  <w:rPr>
                    <w:ins w:id="4227" w:author="Jujia Li" w:date="2026-02-10T22:34:00Z" w16du:dateUtc="2026-02-11T04:34:00Z"/>
                    <w:rFonts w:cs="Times New Roman"/>
                  </w:rPr>
                </w:rPrChange>
              </w:rPr>
            </w:pPr>
            <w:ins w:id="4228" w:author="Jujia Li" w:date="2026-02-10T22:34:00Z" w16du:dateUtc="2026-02-11T04:34:00Z">
              <w:r w:rsidRPr="000C7A78">
                <w:rPr>
                  <w:rFonts w:cs="Times New Roman"/>
                  <w:color w:val="000000"/>
                  <w:sz w:val="20"/>
                  <w:szCs w:val="20"/>
                  <w:rPrChange w:id="4229" w:author="Jujia Li" w:date="2026-02-10T22:50:00Z" w16du:dateUtc="2026-02-11T04:50:00Z">
                    <w:rPr>
                      <w:rFonts w:ascii="Aptos Narrow" w:hAnsi="Aptos Narrow"/>
                      <w:color w:val="000000"/>
                    </w:rPr>
                  </w:rPrChange>
                </w:rPr>
                <w:t>6</w:t>
              </w:r>
            </w:ins>
            <w:ins w:id="4230" w:author="Jujia Li" w:date="2026-02-10T23:20:00Z" w16du:dateUtc="2026-02-11T05:20:00Z">
              <w:r w:rsidR="005D584A">
                <w:rPr>
                  <w:rFonts w:cs="Times New Roman"/>
                  <w:color w:val="000000"/>
                  <w:sz w:val="20"/>
                  <w:szCs w:val="20"/>
                </w:rPr>
                <w:t>.0</w:t>
              </w:r>
            </w:ins>
          </w:p>
        </w:tc>
        <w:tc>
          <w:tcPr>
            <w:tcW w:w="495" w:type="pct"/>
            <w:vAlign w:val="bottom"/>
          </w:tcPr>
          <w:p w14:paraId="660FEB70" w14:textId="77777777" w:rsidR="002E1EB5" w:rsidRPr="000C7A78" w:rsidRDefault="002E1EB5" w:rsidP="001D3C56">
            <w:pPr>
              <w:spacing w:after="0" w:line="240" w:lineRule="auto"/>
              <w:jc w:val="right"/>
              <w:rPr>
                <w:ins w:id="4231" w:author="Jujia Li" w:date="2026-02-10T22:34:00Z" w16du:dateUtc="2026-02-11T04:34:00Z"/>
                <w:rFonts w:cs="Times New Roman"/>
                <w:sz w:val="20"/>
                <w:szCs w:val="20"/>
                <w:rPrChange w:id="4232" w:author="Jujia Li" w:date="2026-02-10T22:50:00Z" w16du:dateUtc="2026-02-11T04:50:00Z">
                  <w:rPr>
                    <w:ins w:id="4233" w:author="Jujia Li" w:date="2026-02-10T22:34:00Z" w16du:dateUtc="2026-02-11T04:34:00Z"/>
                    <w:rFonts w:cs="Times New Roman"/>
                  </w:rPr>
                </w:rPrChange>
              </w:rPr>
            </w:pPr>
            <w:ins w:id="4234" w:author="Jujia Li" w:date="2026-02-10T22:34:00Z" w16du:dateUtc="2026-02-11T04:34:00Z">
              <w:r w:rsidRPr="000C7A78">
                <w:rPr>
                  <w:rFonts w:cs="Times New Roman"/>
                  <w:color w:val="000000"/>
                  <w:sz w:val="20"/>
                  <w:szCs w:val="20"/>
                  <w:rPrChange w:id="4235" w:author="Jujia Li" w:date="2026-02-10T22:50:00Z" w16du:dateUtc="2026-02-11T04:50:00Z">
                    <w:rPr>
                      <w:rFonts w:ascii="Aptos Narrow" w:hAnsi="Aptos Narrow"/>
                      <w:color w:val="000000"/>
                    </w:rPr>
                  </w:rPrChange>
                </w:rPr>
                <w:t>8.4</w:t>
              </w:r>
            </w:ins>
          </w:p>
        </w:tc>
        <w:tc>
          <w:tcPr>
            <w:tcW w:w="328" w:type="pct"/>
            <w:vAlign w:val="bottom"/>
          </w:tcPr>
          <w:p w14:paraId="0BC80666" w14:textId="77777777" w:rsidR="002E1EB5" w:rsidRPr="000C7A78" w:rsidRDefault="002E1EB5" w:rsidP="001D3C56">
            <w:pPr>
              <w:spacing w:after="0" w:line="240" w:lineRule="auto"/>
              <w:jc w:val="right"/>
              <w:rPr>
                <w:ins w:id="4236" w:author="Jujia Li" w:date="2026-02-10T22:34:00Z" w16du:dateUtc="2026-02-11T04:34:00Z"/>
                <w:rFonts w:cs="Times New Roman"/>
                <w:sz w:val="20"/>
                <w:szCs w:val="20"/>
                <w:rPrChange w:id="4237" w:author="Jujia Li" w:date="2026-02-10T22:50:00Z" w16du:dateUtc="2026-02-11T04:50:00Z">
                  <w:rPr>
                    <w:ins w:id="4238" w:author="Jujia Li" w:date="2026-02-10T22:34:00Z" w16du:dateUtc="2026-02-11T04:34:00Z"/>
                    <w:rFonts w:cs="Times New Roman"/>
                  </w:rPr>
                </w:rPrChange>
              </w:rPr>
            </w:pPr>
            <w:ins w:id="4239" w:author="Jujia Li" w:date="2026-02-10T22:34:00Z" w16du:dateUtc="2026-02-11T04:34:00Z">
              <w:r w:rsidRPr="000C7A78">
                <w:rPr>
                  <w:rFonts w:cs="Times New Roman"/>
                  <w:color w:val="000000"/>
                  <w:sz w:val="20"/>
                  <w:szCs w:val="20"/>
                  <w:rPrChange w:id="4240" w:author="Jujia Li" w:date="2026-02-10T22:50:00Z" w16du:dateUtc="2026-02-11T04:50:00Z">
                    <w:rPr>
                      <w:rFonts w:ascii="Aptos Narrow" w:hAnsi="Aptos Narrow"/>
                      <w:color w:val="000000"/>
                    </w:rPr>
                  </w:rPrChange>
                </w:rPr>
                <w:t>18.1</w:t>
              </w:r>
            </w:ins>
          </w:p>
        </w:tc>
        <w:tc>
          <w:tcPr>
            <w:tcW w:w="459" w:type="pct"/>
            <w:vAlign w:val="bottom"/>
          </w:tcPr>
          <w:p w14:paraId="13AA4150" w14:textId="77777777" w:rsidR="002E1EB5" w:rsidRPr="000C7A78" w:rsidRDefault="002E1EB5" w:rsidP="001D3C56">
            <w:pPr>
              <w:spacing w:after="0" w:line="240" w:lineRule="auto"/>
              <w:jc w:val="right"/>
              <w:rPr>
                <w:ins w:id="4241" w:author="Jujia Li" w:date="2026-02-10T22:34:00Z" w16du:dateUtc="2026-02-11T04:34:00Z"/>
                <w:rFonts w:cs="Times New Roman"/>
                <w:sz w:val="20"/>
                <w:szCs w:val="20"/>
                <w:rPrChange w:id="4242" w:author="Jujia Li" w:date="2026-02-10T22:50:00Z" w16du:dateUtc="2026-02-11T04:50:00Z">
                  <w:rPr>
                    <w:ins w:id="4243" w:author="Jujia Li" w:date="2026-02-10T22:34:00Z" w16du:dateUtc="2026-02-11T04:34:00Z"/>
                    <w:rFonts w:cs="Times New Roman"/>
                  </w:rPr>
                </w:rPrChange>
              </w:rPr>
            </w:pPr>
            <w:ins w:id="4244" w:author="Jujia Li" w:date="2026-02-10T22:34:00Z" w16du:dateUtc="2026-02-11T04:34:00Z">
              <w:r w:rsidRPr="000C7A78">
                <w:rPr>
                  <w:rFonts w:cs="Times New Roman"/>
                  <w:color w:val="000000"/>
                  <w:sz w:val="20"/>
                  <w:szCs w:val="20"/>
                  <w:rPrChange w:id="4245" w:author="Jujia Li" w:date="2026-02-10T22:50:00Z" w16du:dateUtc="2026-02-11T04:50:00Z">
                    <w:rPr>
                      <w:rFonts w:ascii="Aptos Narrow" w:hAnsi="Aptos Narrow"/>
                      <w:color w:val="000000"/>
                    </w:rPr>
                  </w:rPrChange>
                </w:rPr>
                <w:t>27.7</w:t>
              </w:r>
            </w:ins>
          </w:p>
        </w:tc>
      </w:tr>
      <w:tr w:rsidR="00246190" w:rsidRPr="00246190" w14:paraId="6D7B2043" w14:textId="77777777" w:rsidTr="000C7A78">
        <w:trPr>
          <w:trHeight w:val="144"/>
          <w:ins w:id="4246" w:author="Jujia Li" w:date="2026-02-10T22:34:00Z"/>
        </w:trPr>
        <w:tc>
          <w:tcPr>
            <w:tcW w:w="423" w:type="pct"/>
            <w:tcBorders>
              <w:bottom w:val="single" w:sz="4" w:space="0" w:color="auto"/>
            </w:tcBorders>
            <w:noWrap/>
            <w:vAlign w:val="center"/>
            <w:hideMark/>
          </w:tcPr>
          <w:p w14:paraId="3EEC186B" w14:textId="77777777" w:rsidR="002E1EB5" w:rsidRPr="000C7A78" w:rsidRDefault="002E1EB5" w:rsidP="001D3C56">
            <w:pPr>
              <w:spacing w:after="0" w:line="240" w:lineRule="auto"/>
              <w:rPr>
                <w:ins w:id="4247" w:author="Jujia Li" w:date="2026-02-10T22:34:00Z" w16du:dateUtc="2026-02-11T04:34:00Z"/>
                <w:rFonts w:eastAsia="Times New Roman" w:cs="Times New Roman"/>
                <w:color w:val="000000"/>
                <w:sz w:val="20"/>
                <w:szCs w:val="20"/>
                <w:lang w:eastAsia="zh-CN"/>
              </w:rPr>
            </w:pPr>
            <w:ins w:id="4248" w:author="Jujia Li" w:date="2026-02-10T22:34:00Z" w16du:dateUtc="2026-02-11T04:34:00Z">
              <w:r w:rsidRPr="000C7A78">
                <w:rPr>
                  <w:rFonts w:cs="Times New Roman"/>
                  <w:sz w:val="20"/>
                  <w:szCs w:val="20"/>
                </w:rPr>
                <w:t>Winston</w:t>
              </w:r>
            </w:ins>
          </w:p>
        </w:tc>
        <w:tc>
          <w:tcPr>
            <w:tcW w:w="333" w:type="pct"/>
            <w:tcBorders>
              <w:bottom w:val="single" w:sz="4" w:space="0" w:color="auto"/>
            </w:tcBorders>
            <w:vAlign w:val="center"/>
          </w:tcPr>
          <w:p w14:paraId="02718DE7" w14:textId="77777777" w:rsidR="002E1EB5" w:rsidRPr="000C7A78" w:rsidRDefault="002E1EB5" w:rsidP="001D3C56">
            <w:pPr>
              <w:spacing w:after="0" w:line="240" w:lineRule="auto"/>
              <w:jc w:val="right"/>
              <w:rPr>
                <w:ins w:id="4249" w:author="Jujia Li" w:date="2026-02-10T22:34:00Z" w16du:dateUtc="2026-02-11T04:34:00Z"/>
                <w:rFonts w:cs="Times New Roman"/>
                <w:color w:val="000000"/>
                <w:sz w:val="20"/>
                <w:szCs w:val="20"/>
              </w:rPr>
            </w:pPr>
            <w:ins w:id="4250" w:author="Jujia Li" w:date="2026-02-10T22:34:00Z" w16du:dateUtc="2026-02-11T04:34:00Z">
              <w:r w:rsidRPr="000C7A78">
                <w:rPr>
                  <w:rFonts w:cs="Times New Roman"/>
                  <w:sz w:val="20"/>
                  <w:szCs w:val="20"/>
                  <w:rPrChange w:id="4251" w:author="Jujia Li" w:date="2026-02-10T22:50:00Z" w16du:dateUtc="2026-02-11T04:50:00Z">
                    <w:rPr>
                      <w:rFonts w:cs="Times New Roman"/>
                    </w:rPr>
                  </w:rPrChange>
                </w:rPr>
                <w:t>23704</w:t>
              </w:r>
            </w:ins>
          </w:p>
        </w:tc>
        <w:tc>
          <w:tcPr>
            <w:tcW w:w="188" w:type="pct"/>
            <w:tcBorders>
              <w:bottom w:val="single" w:sz="4" w:space="0" w:color="auto"/>
            </w:tcBorders>
            <w:vAlign w:val="center"/>
          </w:tcPr>
          <w:p w14:paraId="595D7FE7" w14:textId="77777777" w:rsidR="002E1EB5" w:rsidRPr="000C7A78" w:rsidRDefault="002E1EB5" w:rsidP="001D3C56">
            <w:pPr>
              <w:spacing w:after="0" w:line="240" w:lineRule="auto"/>
              <w:jc w:val="right"/>
              <w:rPr>
                <w:ins w:id="4252" w:author="Jujia Li" w:date="2026-02-10T22:34:00Z" w16du:dateUtc="2026-02-11T04:34:00Z"/>
                <w:rFonts w:eastAsia="Times New Roman" w:cs="Times New Roman"/>
                <w:color w:val="000000"/>
                <w:sz w:val="20"/>
                <w:szCs w:val="20"/>
                <w:lang w:eastAsia="zh-CN"/>
              </w:rPr>
            </w:pPr>
            <w:ins w:id="4253" w:author="Jujia Li" w:date="2026-02-10T22:34:00Z" w16du:dateUtc="2026-02-11T04:34:00Z">
              <w:r w:rsidRPr="000C7A78">
                <w:rPr>
                  <w:rFonts w:cs="Times New Roman"/>
                  <w:color w:val="000000"/>
                  <w:sz w:val="20"/>
                  <w:szCs w:val="20"/>
                </w:rPr>
                <w:t>6</w:t>
              </w:r>
            </w:ins>
          </w:p>
        </w:tc>
        <w:tc>
          <w:tcPr>
            <w:tcW w:w="353" w:type="pct"/>
            <w:tcBorders>
              <w:bottom w:val="single" w:sz="4" w:space="0" w:color="auto"/>
            </w:tcBorders>
            <w:noWrap/>
            <w:vAlign w:val="center"/>
            <w:hideMark/>
          </w:tcPr>
          <w:p w14:paraId="7300A878" w14:textId="77777777" w:rsidR="002E1EB5" w:rsidRPr="000C7A78" w:rsidRDefault="002E1EB5" w:rsidP="001D3C56">
            <w:pPr>
              <w:spacing w:after="0" w:line="240" w:lineRule="auto"/>
              <w:jc w:val="right"/>
              <w:rPr>
                <w:ins w:id="4254" w:author="Jujia Li" w:date="2026-02-10T22:34:00Z" w16du:dateUtc="2026-02-11T04:34:00Z"/>
                <w:rFonts w:eastAsia="Times New Roman" w:cs="Times New Roman"/>
                <w:color w:val="000000"/>
                <w:sz w:val="20"/>
                <w:szCs w:val="20"/>
                <w:lang w:eastAsia="zh-CN"/>
              </w:rPr>
            </w:pPr>
            <w:ins w:id="4255" w:author="Jujia Li" w:date="2026-02-10T22:34:00Z" w16du:dateUtc="2026-02-11T04:34:00Z">
              <w:r w:rsidRPr="000C7A78">
                <w:rPr>
                  <w:rFonts w:eastAsia="Times New Roman" w:cs="Times New Roman"/>
                  <w:color w:val="000000"/>
                  <w:sz w:val="20"/>
                  <w:szCs w:val="20"/>
                  <w:lang w:eastAsia="zh-CN"/>
                </w:rPr>
                <w:t>10.46</w:t>
              </w:r>
            </w:ins>
          </w:p>
        </w:tc>
        <w:tc>
          <w:tcPr>
            <w:tcW w:w="253" w:type="pct"/>
            <w:tcBorders>
              <w:bottom w:val="single" w:sz="4" w:space="0" w:color="auto"/>
            </w:tcBorders>
            <w:noWrap/>
            <w:vAlign w:val="center"/>
            <w:hideMark/>
          </w:tcPr>
          <w:p w14:paraId="7B4BF57B" w14:textId="77777777" w:rsidR="002E1EB5" w:rsidRPr="000C7A78" w:rsidRDefault="002E1EB5" w:rsidP="001D3C56">
            <w:pPr>
              <w:spacing w:after="0" w:line="240" w:lineRule="auto"/>
              <w:jc w:val="right"/>
              <w:rPr>
                <w:ins w:id="4256" w:author="Jujia Li" w:date="2026-02-10T22:34:00Z" w16du:dateUtc="2026-02-11T04:34:00Z"/>
                <w:rFonts w:eastAsia="Times New Roman" w:cs="Times New Roman"/>
                <w:color w:val="000000"/>
                <w:sz w:val="20"/>
                <w:szCs w:val="20"/>
                <w:lang w:eastAsia="zh-CN"/>
              </w:rPr>
            </w:pPr>
            <w:ins w:id="4257" w:author="Jujia Li" w:date="2026-02-10T22:34:00Z" w16du:dateUtc="2026-02-11T04:34:00Z">
              <w:r w:rsidRPr="000C7A78">
                <w:rPr>
                  <w:rFonts w:eastAsia="Times New Roman" w:cs="Times New Roman"/>
                  <w:color w:val="000000"/>
                  <w:sz w:val="20"/>
                  <w:szCs w:val="20"/>
                  <w:lang w:eastAsia="zh-CN"/>
                </w:rPr>
                <w:t>8.42</w:t>
              </w:r>
            </w:ins>
          </w:p>
        </w:tc>
        <w:tc>
          <w:tcPr>
            <w:tcW w:w="291" w:type="pct"/>
            <w:tcBorders>
              <w:bottom w:val="single" w:sz="4" w:space="0" w:color="auto"/>
            </w:tcBorders>
            <w:noWrap/>
            <w:vAlign w:val="center"/>
            <w:hideMark/>
          </w:tcPr>
          <w:p w14:paraId="2C15737C" w14:textId="77777777" w:rsidR="002E1EB5" w:rsidRPr="000C7A78" w:rsidRDefault="002E1EB5" w:rsidP="001D3C56">
            <w:pPr>
              <w:spacing w:after="0" w:line="240" w:lineRule="auto"/>
              <w:jc w:val="right"/>
              <w:rPr>
                <w:ins w:id="4258" w:author="Jujia Li" w:date="2026-02-10T22:34:00Z" w16du:dateUtc="2026-02-11T04:34:00Z"/>
                <w:rFonts w:eastAsia="Times New Roman" w:cs="Times New Roman"/>
                <w:color w:val="000000"/>
                <w:sz w:val="20"/>
                <w:szCs w:val="20"/>
                <w:lang w:eastAsia="zh-CN"/>
              </w:rPr>
            </w:pPr>
            <w:ins w:id="4259" w:author="Jujia Li" w:date="2026-02-10T22:34:00Z" w16du:dateUtc="2026-02-11T04:34:00Z">
              <w:r w:rsidRPr="000C7A78">
                <w:rPr>
                  <w:rFonts w:eastAsia="Times New Roman" w:cs="Times New Roman"/>
                  <w:color w:val="000000"/>
                  <w:sz w:val="20"/>
                  <w:szCs w:val="20"/>
                  <w:lang w:eastAsia="zh-CN"/>
                </w:rPr>
                <w:t>12.66</w:t>
              </w:r>
            </w:ins>
          </w:p>
        </w:tc>
        <w:tc>
          <w:tcPr>
            <w:tcW w:w="291" w:type="pct"/>
            <w:tcBorders>
              <w:bottom w:val="single" w:sz="4" w:space="0" w:color="auto"/>
            </w:tcBorders>
            <w:noWrap/>
            <w:vAlign w:val="center"/>
            <w:hideMark/>
          </w:tcPr>
          <w:p w14:paraId="4DFC2301" w14:textId="77777777" w:rsidR="002E1EB5" w:rsidRPr="000C7A78" w:rsidRDefault="002E1EB5" w:rsidP="001D3C56">
            <w:pPr>
              <w:spacing w:after="0" w:line="240" w:lineRule="auto"/>
              <w:jc w:val="right"/>
              <w:rPr>
                <w:ins w:id="4260" w:author="Jujia Li" w:date="2026-02-10T22:34:00Z" w16du:dateUtc="2026-02-11T04:34:00Z"/>
                <w:rFonts w:eastAsia="Times New Roman" w:cs="Times New Roman"/>
                <w:color w:val="000000"/>
                <w:sz w:val="20"/>
                <w:szCs w:val="20"/>
                <w:lang w:eastAsia="zh-CN"/>
              </w:rPr>
            </w:pPr>
            <w:ins w:id="4261" w:author="Jujia Li" w:date="2026-02-10T22:34:00Z" w16du:dateUtc="2026-02-11T04:34:00Z">
              <w:r w:rsidRPr="000C7A78">
                <w:rPr>
                  <w:rFonts w:eastAsia="Times New Roman" w:cs="Times New Roman"/>
                  <w:color w:val="000000"/>
                  <w:sz w:val="20"/>
                  <w:szCs w:val="20"/>
                  <w:lang w:eastAsia="zh-CN"/>
                </w:rPr>
                <w:t>14.39</w:t>
              </w:r>
            </w:ins>
          </w:p>
        </w:tc>
        <w:tc>
          <w:tcPr>
            <w:tcW w:w="234" w:type="pct"/>
            <w:tcBorders>
              <w:bottom w:val="single" w:sz="4" w:space="0" w:color="auto"/>
            </w:tcBorders>
            <w:noWrap/>
            <w:vAlign w:val="bottom"/>
            <w:hideMark/>
          </w:tcPr>
          <w:p w14:paraId="5CD7B7BA" w14:textId="77777777" w:rsidR="002E1EB5" w:rsidRPr="000C7A78" w:rsidRDefault="002E1EB5" w:rsidP="001D3C56">
            <w:pPr>
              <w:spacing w:after="0" w:line="240" w:lineRule="auto"/>
              <w:jc w:val="right"/>
              <w:rPr>
                <w:ins w:id="4262" w:author="Jujia Li" w:date="2026-02-10T22:34:00Z" w16du:dateUtc="2026-02-11T04:34:00Z"/>
                <w:rFonts w:eastAsia="Times New Roman" w:cs="Times New Roman"/>
                <w:color w:val="000000"/>
                <w:sz w:val="20"/>
                <w:szCs w:val="20"/>
                <w:lang w:eastAsia="zh-CN"/>
              </w:rPr>
            </w:pPr>
            <w:ins w:id="4263" w:author="Jujia Li" w:date="2026-02-10T22:34:00Z" w16du:dateUtc="2026-02-11T04:34:00Z">
              <w:r w:rsidRPr="000C7A78">
                <w:rPr>
                  <w:rFonts w:cs="Times New Roman"/>
                  <w:color w:val="000000"/>
                  <w:sz w:val="20"/>
                  <w:szCs w:val="20"/>
                </w:rPr>
                <w:t>0</w:t>
              </w:r>
            </w:ins>
          </w:p>
        </w:tc>
        <w:tc>
          <w:tcPr>
            <w:tcW w:w="234" w:type="pct"/>
            <w:tcBorders>
              <w:bottom w:val="single" w:sz="4" w:space="0" w:color="auto"/>
            </w:tcBorders>
            <w:noWrap/>
            <w:vAlign w:val="bottom"/>
            <w:hideMark/>
          </w:tcPr>
          <w:p w14:paraId="5AB036A8" w14:textId="77777777" w:rsidR="002E1EB5" w:rsidRPr="000C7A78" w:rsidRDefault="002E1EB5" w:rsidP="001D3C56">
            <w:pPr>
              <w:spacing w:after="0" w:line="240" w:lineRule="auto"/>
              <w:jc w:val="right"/>
              <w:rPr>
                <w:ins w:id="4264" w:author="Jujia Li" w:date="2026-02-10T22:34:00Z" w16du:dateUtc="2026-02-11T04:34:00Z"/>
                <w:rFonts w:eastAsia="Times New Roman" w:cs="Times New Roman"/>
                <w:color w:val="000000"/>
                <w:sz w:val="20"/>
                <w:szCs w:val="20"/>
                <w:lang w:eastAsia="zh-CN"/>
              </w:rPr>
            </w:pPr>
            <w:ins w:id="4265" w:author="Jujia Li" w:date="2026-02-10T22:34:00Z" w16du:dateUtc="2026-02-11T04:34:00Z">
              <w:r w:rsidRPr="000C7A78">
                <w:rPr>
                  <w:rFonts w:cs="Times New Roman"/>
                  <w:color w:val="000000"/>
                  <w:sz w:val="20"/>
                  <w:szCs w:val="20"/>
                </w:rPr>
                <w:t>0</w:t>
              </w:r>
            </w:ins>
          </w:p>
        </w:tc>
        <w:tc>
          <w:tcPr>
            <w:tcW w:w="234" w:type="pct"/>
            <w:tcBorders>
              <w:bottom w:val="single" w:sz="4" w:space="0" w:color="auto"/>
            </w:tcBorders>
            <w:noWrap/>
            <w:vAlign w:val="bottom"/>
            <w:hideMark/>
          </w:tcPr>
          <w:p w14:paraId="352DADF0" w14:textId="77777777" w:rsidR="002E1EB5" w:rsidRPr="000C7A78" w:rsidRDefault="002E1EB5" w:rsidP="001D3C56">
            <w:pPr>
              <w:spacing w:after="0" w:line="240" w:lineRule="auto"/>
              <w:jc w:val="right"/>
              <w:rPr>
                <w:ins w:id="4266" w:author="Jujia Li" w:date="2026-02-10T22:34:00Z" w16du:dateUtc="2026-02-11T04:34:00Z"/>
                <w:rFonts w:eastAsia="Times New Roman" w:cs="Times New Roman"/>
                <w:color w:val="000000"/>
                <w:sz w:val="20"/>
                <w:szCs w:val="20"/>
                <w:lang w:eastAsia="zh-CN"/>
              </w:rPr>
            </w:pPr>
            <w:ins w:id="4267" w:author="Jujia Li" w:date="2026-02-10T22:34:00Z" w16du:dateUtc="2026-02-11T04:34:00Z">
              <w:r w:rsidRPr="000C7A78">
                <w:rPr>
                  <w:rFonts w:cs="Times New Roman"/>
                  <w:color w:val="000000"/>
                  <w:sz w:val="20"/>
                  <w:szCs w:val="20"/>
                </w:rPr>
                <w:t>-</w:t>
              </w:r>
            </w:ins>
          </w:p>
        </w:tc>
        <w:tc>
          <w:tcPr>
            <w:tcW w:w="234" w:type="pct"/>
            <w:tcBorders>
              <w:bottom w:val="single" w:sz="4" w:space="0" w:color="auto"/>
            </w:tcBorders>
            <w:noWrap/>
            <w:vAlign w:val="bottom"/>
            <w:hideMark/>
          </w:tcPr>
          <w:p w14:paraId="3476A109" w14:textId="77777777" w:rsidR="002E1EB5" w:rsidRPr="000C7A78" w:rsidRDefault="002E1EB5" w:rsidP="001D3C56">
            <w:pPr>
              <w:spacing w:after="0" w:line="240" w:lineRule="auto"/>
              <w:jc w:val="right"/>
              <w:rPr>
                <w:ins w:id="4268" w:author="Jujia Li" w:date="2026-02-10T22:34:00Z" w16du:dateUtc="2026-02-11T04:34:00Z"/>
                <w:rFonts w:eastAsia="Times New Roman" w:cs="Times New Roman"/>
                <w:color w:val="000000"/>
                <w:sz w:val="20"/>
                <w:szCs w:val="20"/>
                <w:lang w:eastAsia="zh-CN"/>
              </w:rPr>
            </w:pPr>
            <w:ins w:id="4269" w:author="Jujia Li" w:date="2026-02-10T22:34:00Z" w16du:dateUtc="2026-02-11T04:34:00Z">
              <w:r w:rsidRPr="000C7A78">
                <w:rPr>
                  <w:rFonts w:cs="Times New Roman"/>
                  <w:color w:val="000000"/>
                  <w:sz w:val="20"/>
                  <w:szCs w:val="20"/>
                </w:rPr>
                <w:t>-</w:t>
              </w:r>
            </w:ins>
          </w:p>
        </w:tc>
        <w:tc>
          <w:tcPr>
            <w:tcW w:w="231" w:type="pct"/>
            <w:tcBorders>
              <w:bottom w:val="single" w:sz="4" w:space="0" w:color="auto"/>
            </w:tcBorders>
            <w:vAlign w:val="bottom"/>
          </w:tcPr>
          <w:p w14:paraId="460CAFBC" w14:textId="77777777" w:rsidR="002E1EB5" w:rsidRPr="000C7A78" w:rsidRDefault="002E1EB5" w:rsidP="001D3C56">
            <w:pPr>
              <w:spacing w:after="0" w:line="240" w:lineRule="auto"/>
              <w:jc w:val="right"/>
              <w:rPr>
                <w:ins w:id="4270" w:author="Jujia Li" w:date="2026-02-10T22:34:00Z" w16du:dateUtc="2026-02-11T04:34:00Z"/>
                <w:rFonts w:cs="Times New Roman"/>
                <w:color w:val="000000"/>
                <w:sz w:val="20"/>
                <w:szCs w:val="20"/>
              </w:rPr>
            </w:pPr>
            <w:ins w:id="4271" w:author="Jujia Li" w:date="2026-02-10T22:34:00Z" w16du:dateUtc="2026-02-11T04:34:00Z">
              <w:r w:rsidRPr="000C7A78">
                <w:rPr>
                  <w:rFonts w:cs="Times New Roman"/>
                  <w:color w:val="000000"/>
                  <w:sz w:val="20"/>
                  <w:szCs w:val="20"/>
                  <w:rPrChange w:id="4272" w:author="Jujia Li" w:date="2026-02-10T22:50:00Z" w16du:dateUtc="2026-02-11T04:50:00Z">
                    <w:rPr>
                      <w:rFonts w:ascii="Aptos Narrow" w:hAnsi="Aptos Narrow"/>
                      <w:color w:val="000000"/>
                    </w:rPr>
                  </w:rPrChange>
                </w:rPr>
                <w:t>47.5</w:t>
              </w:r>
            </w:ins>
          </w:p>
        </w:tc>
        <w:tc>
          <w:tcPr>
            <w:tcW w:w="418" w:type="pct"/>
            <w:tcBorders>
              <w:bottom w:val="single" w:sz="4" w:space="0" w:color="auto"/>
            </w:tcBorders>
            <w:vAlign w:val="bottom"/>
          </w:tcPr>
          <w:p w14:paraId="6FBE947D" w14:textId="77777777" w:rsidR="002E1EB5" w:rsidRPr="000C7A78" w:rsidRDefault="002E1EB5" w:rsidP="001D3C56">
            <w:pPr>
              <w:spacing w:after="0" w:line="240" w:lineRule="auto"/>
              <w:jc w:val="right"/>
              <w:rPr>
                <w:ins w:id="4273" w:author="Jujia Li" w:date="2026-02-10T22:34:00Z" w16du:dateUtc="2026-02-11T04:34:00Z"/>
                <w:rFonts w:cs="Times New Roman"/>
                <w:sz w:val="20"/>
                <w:szCs w:val="20"/>
                <w:rPrChange w:id="4274" w:author="Jujia Li" w:date="2026-02-10T22:50:00Z" w16du:dateUtc="2026-02-11T04:50:00Z">
                  <w:rPr>
                    <w:ins w:id="4275" w:author="Jujia Li" w:date="2026-02-10T22:34:00Z" w16du:dateUtc="2026-02-11T04:34:00Z"/>
                    <w:rFonts w:cs="Times New Roman"/>
                  </w:rPr>
                </w:rPrChange>
              </w:rPr>
            </w:pPr>
            <w:ins w:id="4276" w:author="Jujia Li" w:date="2026-02-10T22:34:00Z" w16du:dateUtc="2026-02-11T04:34:00Z">
              <w:r w:rsidRPr="000C7A78">
                <w:rPr>
                  <w:rFonts w:cs="Times New Roman"/>
                  <w:color w:val="000000"/>
                  <w:sz w:val="20"/>
                  <w:szCs w:val="20"/>
                  <w:rPrChange w:id="4277" w:author="Jujia Li" w:date="2026-02-10T22:50:00Z" w16du:dateUtc="2026-02-11T04:50:00Z">
                    <w:rPr>
                      <w:rFonts w:ascii="Aptos Narrow" w:hAnsi="Aptos Narrow"/>
                      <w:color w:val="000000"/>
                    </w:rPr>
                  </w:rPrChange>
                </w:rPr>
                <w:t>6.3</w:t>
              </w:r>
            </w:ins>
          </w:p>
        </w:tc>
        <w:tc>
          <w:tcPr>
            <w:tcW w:w="495" w:type="pct"/>
            <w:tcBorders>
              <w:bottom w:val="single" w:sz="4" w:space="0" w:color="auto"/>
            </w:tcBorders>
            <w:vAlign w:val="bottom"/>
          </w:tcPr>
          <w:p w14:paraId="7D536D67" w14:textId="77777777" w:rsidR="002E1EB5" w:rsidRPr="000C7A78" w:rsidRDefault="002E1EB5" w:rsidP="001D3C56">
            <w:pPr>
              <w:spacing w:after="0" w:line="240" w:lineRule="auto"/>
              <w:jc w:val="right"/>
              <w:rPr>
                <w:ins w:id="4278" w:author="Jujia Li" w:date="2026-02-10T22:34:00Z" w16du:dateUtc="2026-02-11T04:34:00Z"/>
                <w:rFonts w:cs="Times New Roman"/>
                <w:sz w:val="20"/>
                <w:szCs w:val="20"/>
                <w:rPrChange w:id="4279" w:author="Jujia Li" w:date="2026-02-10T22:50:00Z" w16du:dateUtc="2026-02-11T04:50:00Z">
                  <w:rPr>
                    <w:ins w:id="4280" w:author="Jujia Li" w:date="2026-02-10T22:34:00Z" w16du:dateUtc="2026-02-11T04:34:00Z"/>
                    <w:rFonts w:cs="Times New Roman"/>
                  </w:rPr>
                </w:rPrChange>
              </w:rPr>
            </w:pPr>
            <w:ins w:id="4281" w:author="Jujia Li" w:date="2026-02-10T22:34:00Z" w16du:dateUtc="2026-02-11T04:34:00Z">
              <w:r w:rsidRPr="000C7A78">
                <w:rPr>
                  <w:rFonts w:cs="Times New Roman"/>
                  <w:color w:val="000000"/>
                  <w:sz w:val="20"/>
                  <w:szCs w:val="20"/>
                  <w:rPrChange w:id="4282" w:author="Jujia Li" w:date="2026-02-10T22:50:00Z" w16du:dateUtc="2026-02-11T04:50:00Z">
                    <w:rPr>
                      <w:rFonts w:ascii="Aptos Narrow" w:hAnsi="Aptos Narrow"/>
                      <w:color w:val="000000"/>
                    </w:rPr>
                  </w:rPrChange>
                </w:rPr>
                <w:t>7.3</w:t>
              </w:r>
            </w:ins>
          </w:p>
        </w:tc>
        <w:tc>
          <w:tcPr>
            <w:tcW w:w="328" w:type="pct"/>
            <w:tcBorders>
              <w:bottom w:val="single" w:sz="4" w:space="0" w:color="auto"/>
            </w:tcBorders>
            <w:vAlign w:val="bottom"/>
          </w:tcPr>
          <w:p w14:paraId="0498FB23" w14:textId="77777777" w:rsidR="002E1EB5" w:rsidRPr="000C7A78" w:rsidRDefault="002E1EB5" w:rsidP="001D3C56">
            <w:pPr>
              <w:spacing w:after="0" w:line="240" w:lineRule="auto"/>
              <w:jc w:val="right"/>
              <w:rPr>
                <w:ins w:id="4283" w:author="Jujia Li" w:date="2026-02-10T22:34:00Z" w16du:dateUtc="2026-02-11T04:34:00Z"/>
                <w:rFonts w:cs="Times New Roman"/>
                <w:sz w:val="20"/>
                <w:szCs w:val="20"/>
                <w:rPrChange w:id="4284" w:author="Jujia Li" w:date="2026-02-10T22:50:00Z" w16du:dateUtc="2026-02-11T04:50:00Z">
                  <w:rPr>
                    <w:ins w:id="4285" w:author="Jujia Li" w:date="2026-02-10T22:34:00Z" w16du:dateUtc="2026-02-11T04:34:00Z"/>
                    <w:rFonts w:cs="Times New Roman"/>
                  </w:rPr>
                </w:rPrChange>
              </w:rPr>
            </w:pPr>
            <w:ins w:id="4286" w:author="Jujia Li" w:date="2026-02-10T22:34:00Z" w16du:dateUtc="2026-02-11T04:34:00Z">
              <w:r w:rsidRPr="000C7A78">
                <w:rPr>
                  <w:rFonts w:cs="Times New Roman"/>
                  <w:color w:val="000000"/>
                  <w:sz w:val="20"/>
                  <w:szCs w:val="20"/>
                  <w:rPrChange w:id="4287" w:author="Jujia Li" w:date="2026-02-10T22:50:00Z" w16du:dateUtc="2026-02-11T04:50:00Z">
                    <w:rPr>
                      <w:rFonts w:ascii="Aptos Narrow" w:hAnsi="Aptos Narrow"/>
                      <w:color w:val="000000"/>
                    </w:rPr>
                  </w:rPrChange>
                </w:rPr>
                <w:t>17.6</w:t>
              </w:r>
            </w:ins>
          </w:p>
        </w:tc>
        <w:tc>
          <w:tcPr>
            <w:tcW w:w="459" w:type="pct"/>
            <w:tcBorders>
              <w:bottom w:val="single" w:sz="4" w:space="0" w:color="auto"/>
            </w:tcBorders>
            <w:vAlign w:val="bottom"/>
          </w:tcPr>
          <w:p w14:paraId="7BE724C9" w14:textId="77777777" w:rsidR="002E1EB5" w:rsidRPr="000C7A78" w:rsidRDefault="002E1EB5" w:rsidP="001D3C56">
            <w:pPr>
              <w:spacing w:after="0" w:line="240" w:lineRule="auto"/>
              <w:jc w:val="right"/>
              <w:rPr>
                <w:ins w:id="4288" w:author="Jujia Li" w:date="2026-02-10T22:34:00Z" w16du:dateUtc="2026-02-11T04:34:00Z"/>
                <w:rFonts w:cs="Times New Roman"/>
                <w:sz w:val="20"/>
                <w:szCs w:val="20"/>
                <w:rPrChange w:id="4289" w:author="Jujia Li" w:date="2026-02-10T22:50:00Z" w16du:dateUtc="2026-02-11T04:50:00Z">
                  <w:rPr>
                    <w:ins w:id="4290" w:author="Jujia Li" w:date="2026-02-10T22:34:00Z" w16du:dateUtc="2026-02-11T04:34:00Z"/>
                    <w:rFonts w:cs="Times New Roman"/>
                  </w:rPr>
                </w:rPrChange>
              </w:rPr>
            </w:pPr>
            <w:ins w:id="4291" w:author="Jujia Li" w:date="2026-02-10T22:34:00Z" w16du:dateUtc="2026-02-11T04:34:00Z">
              <w:r w:rsidRPr="000C7A78">
                <w:rPr>
                  <w:rFonts w:cs="Times New Roman"/>
                  <w:color w:val="000000"/>
                  <w:sz w:val="20"/>
                  <w:szCs w:val="20"/>
                  <w:rPrChange w:id="4292" w:author="Jujia Li" w:date="2026-02-10T22:50:00Z" w16du:dateUtc="2026-02-11T04:50:00Z">
                    <w:rPr>
                      <w:rFonts w:ascii="Aptos Narrow" w:hAnsi="Aptos Narrow"/>
                      <w:color w:val="000000"/>
                    </w:rPr>
                  </w:rPrChange>
                </w:rPr>
                <w:t>26.9</w:t>
              </w:r>
            </w:ins>
          </w:p>
        </w:tc>
      </w:tr>
      <w:tr w:rsidR="00246190" w:rsidRPr="00246190" w14:paraId="1AAC7BB3" w14:textId="77777777" w:rsidTr="000C7A78">
        <w:trPr>
          <w:trHeight w:val="144"/>
          <w:ins w:id="4293" w:author="Jujia Li" w:date="2026-02-10T22:34:00Z"/>
        </w:trPr>
        <w:tc>
          <w:tcPr>
            <w:tcW w:w="423" w:type="pct"/>
            <w:tcBorders>
              <w:top w:val="single" w:sz="4" w:space="0" w:color="auto"/>
              <w:bottom w:val="single" w:sz="4" w:space="0" w:color="auto"/>
            </w:tcBorders>
            <w:noWrap/>
            <w:vAlign w:val="center"/>
          </w:tcPr>
          <w:p w14:paraId="2791A440" w14:textId="77777777" w:rsidR="002E1EB5" w:rsidRPr="000C7A78" w:rsidRDefault="002E1EB5" w:rsidP="001D3C56">
            <w:pPr>
              <w:spacing w:after="0" w:line="240" w:lineRule="auto"/>
              <w:rPr>
                <w:ins w:id="4294" w:author="Jujia Li" w:date="2026-02-10T22:34:00Z" w16du:dateUtc="2026-02-11T04:34:00Z"/>
                <w:rFonts w:cs="Times New Roman"/>
                <w:sz w:val="20"/>
                <w:szCs w:val="20"/>
              </w:rPr>
            </w:pPr>
            <w:ins w:id="4295" w:author="Jujia Li" w:date="2026-02-10T22:34:00Z" w16du:dateUtc="2026-02-11T04:34:00Z">
              <w:r w:rsidRPr="000C7A78">
                <w:rPr>
                  <w:rFonts w:cs="Times New Roman"/>
                  <w:color w:val="000000"/>
                  <w:sz w:val="20"/>
                  <w:szCs w:val="20"/>
                </w:rPr>
                <w:t>Total</w:t>
              </w:r>
            </w:ins>
          </w:p>
        </w:tc>
        <w:tc>
          <w:tcPr>
            <w:tcW w:w="333" w:type="pct"/>
            <w:tcBorders>
              <w:top w:val="single" w:sz="4" w:space="0" w:color="auto"/>
              <w:bottom w:val="single" w:sz="4" w:space="0" w:color="auto"/>
            </w:tcBorders>
          </w:tcPr>
          <w:p w14:paraId="1956F31C" w14:textId="6C55CC93" w:rsidR="002E1EB5" w:rsidRPr="000C7A78" w:rsidRDefault="00246190" w:rsidP="001D3C56">
            <w:pPr>
              <w:spacing w:after="0" w:line="240" w:lineRule="auto"/>
              <w:jc w:val="right"/>
              <w:rPr>
                <w:ins w:id="4296" w:author="Jujia Li" w:date="2026-02-10T22:34:00Z" w16du:dateUtc="2026-02-11T04:34:00Z"/>
                <w:rFonts w:cs="Times New Roman"/>
                <w:color w:val="000000"/>
                <w:sz w:val="20"/>
                <w:szCs w:val="20"/>
              </w:rPr>
            </w:pPr>
            <w:ins w:id="4297" w:author="Jujia Li" w:date="2026-02-10T23:23:00Z" w16du:dateUtc="2026-02-11T05:23:00Z">
              <w:r>
                <w:rPr>
                  <w:rFonts w:cs="Times New Roman"/>
                  <w:color w:val="000000"/>
                  <w:sz w:val="20"/>
                  <w:szCs w:val="20"/>
                </w:rPr>
                <w:t>2,457,53</w:t>
              </w:r>
              <w:r>
                <w:rPr>
                  <w:rFonts w:cs="Times New Roman"/>
                  <w:color w:val="000000"/>
                  <w:sz w:val="20"/>
                  <w:szCs w:val="20"/>
                </w:rPr>
                <w:lastRenderedPageBreak/>
                <w:t>1</w:t>
              </w:r>
            </w:ins>
          </w:p>
        </w:tc>
        <w:tc>
          <w:tcPr>
            <w:tcW w:w="188" w:type="pct"/>
            <w:tcBorders>
              <w:top w:val="single" w:sz="4" w:space="0" w:color="auto"/>
              <w:bottom w:val="single" w:sz="4" w:space="0" w:color="auto"/>
            </w:tcBorders>
          </w:tcPr>
          <w:p w14:paraId="37B93411" w14:textId="77777777" w:rsidR="002E1EB5" w:rsidRPr="000C7A78" w:rsidRDefault="002E1EB5" w:rsidP="001D3C56">
            <w:pPr>
              <w:spacing w:after="0" w:line="240" w:lineRule="auto"/>
              <w:jc w:val="right"/>
              <w:rPr>
                <w:ins w:id="4298" w:author="Jujia Li" w:date="2026-02-10T22:34:00Z" w16du:dateUtc="2026-02-11T04:34:00Z"/>
                <w:rFonts w:cs="Times New Roman"/>
                <w:color w:val="000000"/>
                <w:sz w:val="20"/>
                <w:szCs w:val="20"/>
              </w:rPr>
            </w:pPr>
          </w:p>
        </w:tc>
        <w:tc>
          <w:tcPr>
            <w:tcW w:w="353" w:type="pct"/>
            <w:tcBorders>
              <w:top w:val="single" w:sz="4" w:space="0" w:color="auto"/>
              <w:bottom w:val="single" w:sz="4" w:space="0" w:color="auto"/>
            </w:tcBorders>
            <w:noWrap/>
            <w:vAlign w:val="center"/>
          </w:tcPr>
          <w:p w14:paraId="570F412C" w14:textId="77777777" w:rsidR="002E1EB5" w:rsidRPr="000C7A78" w:rsidRDefault="002E1EB5" w:rsidP="001D3C56">
            <w:pPr>
              <w:spacing w:after="0" w:line="240" w:lineRule="auto"/>
              <w:jc w:val="right"/>
              <w:rPr>
                <w:ins w:id="4299" w:author="Jujia Li" w:date="2026-02-10T22:34:00Z" w16du:dateUtc="2026-02-11T04:34:00Z"/>
                <w:rFonts w:eastAsia="Times New Roman" w:cs="Times New Roman"/>
                <w:color w:val="000000"/>
                <w:sz w:val="20"/>
                <w:szCs w:val="20"/>
                <w:lang w:eastAsia="zh-CN"/>
              </w:rPr>
            </w:pPr>
            <w:ins w:id="4300" w:author="Jujia Li" w:date="2026-02-10T22:34:00Z" w16du:dateUtc="2026-02-11T04:34:00Z">
              <w:r w:rsidRPr="000C7A78">
                <w:rPr>
                  <w:rFonts w:cs="Times New Roman"/>
                  <w:color w:val="000000"/>
                  <w:sz w:val="20"/>
                  <w:szCs w:val="20"/>
                </w:rPr>
                <w:t>166.3</w:t>
              </w:r>
              <w:r w:rsidRPr="000C7A78">
                <w:rPr>
                  <w:rFonts w:cs="Times New Roman"/>
                  <w:color w:val="000000"/>
                  <w:sz w:val="20"/>
                  <w:szCs w:val="20"/>
                </w:rPr>
                <w:lastRenderedPageBreak/>
                <w:t>1</w:t>
              </w:r>
            </w:ins>
          </w:p>
        </w:tc>
        <w:tc>
          <w:tcPr>
            <w:tcW w:w="253" w:type="pct"/>
            <w:tcBorders>
              <w:top w:val="single" w:sz="4" w:space="0" w:color="auto"/>
              <w:bottom w:val="single" w:sz="4" w:space="0" w:color="auto"/>
            </w:tcBorders>
            <w:noWrap/>
            <w:vAlign w:val="center"/>
          </w:tcPr>
          <w:p w14:paraId="7F441C62" w14:textId="77777777" w:rsidR="002E1EB5" w:rsidRPr="000C7A78" w:rsidRDefault="002E1EB5" w:rsidP="001D3C56">
            <w:pPr>
              <w:spacing w:after="0" w:line="240" w:lineRule="auto"/>
              <w:jc w:val="right"/>
              <w:rPr>
                <w:ins w:id="4301" w:author="Jujia Li" w:date="2026-02-10T22:34:00Z" w16du:dateUtc="2026-02-11T04:34:00Z"/>
                <w:rFonts w:eastAsia="Times New Roman" w:cs="Times New Roman"/>
                <w:color w:val="000000"/>
                <w:sz w:val="20"/>
                <w:szCs w:val="20"/>
                <w:lang w:eastAsia="zh-CN"/>
              </w:rPr>
            </w:pPr>
            <w:ins w:id="4302" w:author="Jujia Li" w:date="2026-02-10T22:34:00Z" w16du:dateUtc="2026-02-11T04:34:00Z">
              <w:r w:rsidRPr="000C7A78">
                <w:rPr>
                  <w:rFonts w:cs="Times New Roman"/>
                  <w:color w:val="000000"/>
                  <w:sz w:val="20"/>
                  <w:szCs w:val="20"/>
                </w:rPr>
                <w:lastRenderedPageBreak/>
                <w:t>191.</w:t>
              </w:r>
              <w:r w:rsidRPr="000C7A78">
                <w:rPr>
                  <w:rFonts w:cs="Times New Roman"/>
                  <w:color w:val="000000"/>
                  <w:sz w:val="20"/>
                  <w:szCs w:val="20"/>
                </w:rPr>
                <w:lastRenderedPageBreak/>
                <w:t>7</w:t>
              </w:r>
            </w:ins>
          </w:p>
        </w:tc>
        <w:tc>
          <w:tcPr>
            <w:tcW w:w="291" w:type="pct"/>
            <w:tcBorders>
              <w:top w:val="single" w:sz="4" w:space="0" w:color="auto"/>
              <w:bottom w:val="single" w:sz="4" w:space="0" w:color="auto"/>
            </w:tcBorders>
            <w:noWrap/>
            <w:vAlign w:val="center"/>
          </w:tcPr>
          <w:p w14:paraId="7301CEEA" w14:textId="77777777" w:rsidR="002E1EB5" w:rsidRPr="000C7A78" w:rsidRDefault="002E1EB5" w:rsidP="001D3C56">
            <w:pPr>
              <w:spacing w:after="0" w:line="240" w:lineRule="auto"/>
              <w:jc w:val="right"/>
              <w:rPr>
                <w:ins w:id="4303" w:author="Jujia Li" w:date="2026-02-10T22:34:00Z" w16du:dateUtc="2026-02-11T04:34:00Z"/>
                <w:rFonts w:eastAsia="Times New Roman" w:cs="Times New Roman"/>
                <w:color w:val="000000"/>
                <w:sz w:val="20"/>
                <w:szCs w:val="20"/>
                <w:lang w:eastAsia="zh-CN"/>
              </w:rPr>
            </w:pPr>
            <w:ins w:id="4304" w:author="Jujia Li" w:date="2026-02-10T22:34:00Z" w16du:dateUtc="2026-02-11T04:34:00Z">
              <w:r w:rsidRPr="000C7A78">
                <w:rPr>
                  <w:rFonts w:cs="Times New Roman"/>
                  <w:color w:val="000000"/>
                  <w:sz w:val="20"/>
                  <w:szCs w:val="20"/>
                </w:rPr>
                <w:lastRenderedPageBreak/>
                <w:t>176.8</w:t>
              </w:r>
              <w:r w:rsidRPr="000C7A78">
                <w:rPr>
                  <w:rFonts w:cs="Times New Roman"/>
                  <w:color w:val="000000"/>
                  <w:sz w:val="20"/>
                  <w:szCs w:val="20"/>
                </w:rPr>
                <w:lastRenderedPageBreak/>
                <w:t>3</w:t>
              </w:r>
            </w:ins>
          </w:p>
        </w:tc>
        <w:tc>
          <w:tcPr>
            <w:tcW w:w="291" w:type="pct"/>
            <w:tcBorders>
              <w:top w:val="single" w:sz="4" w:space="0" w:color="auto"/>
              <w:bottom w:val="single" w:sz="4" w:space="0" w:color="auto"/>
            </w:tcBorders>
            <w:noWrap/>
            <w:vAlign w:val="center"/>
          </w:tcPr>
          <w:p w14:paraId="276BD5D4" w14:textId="77777777" w:rsidR="002E1EB5" w:rsidRPr="000C7A78" w:rsidRDefault="002E1EB5" w:rsidP="001D3C56">
            <w:pPr>
              <w:spacing w:after="0" w:line="240" w:lineRule="auto"/>
              <w:jc w:val="right"/>
              <w:rPr>
                <w:ins w:id="4305" w:author="Jujia Li" w:date="2026-02-10T22:34:00Z" w16du:dateUtc="2026-02-11T04:34:00Z"/>
                <w:rFonts w:eastAsia="Times New Roman" w:cs="Times New Roman"/>
                <w:color w:val="000000"/>
                <w:sz w:val="20"/>
                <w:szCs w:val="20"/>
                <w:lang w:eastAsia="zh-CN"/>
              </w:rPr>
            </w:pPr>
            <w:ins w:id="4306" w:author="Jujia Li" w:date="2026-02-10T22:34:00Z" w16du:dateUtc="2026-02-11T04:34:00Z">
              <w:r w:rsidRPr="000C7A78">
                <w:rPr>
                  <w:rFonts w:cs="Times New Roman"/>
                  <w:color w:val="000000"/>
                  <w:sz w:val="20"/>
                  <w:szCs w:val="20"/>
                </w:rPr>
                <w:lastRenderedPageBreak/>
                <w:t>225.0</w:t>
              </w:r>
              <w:r w:rsidRPr="000C7A78">
                <w:rPr>
                  <w:rFonts w:cs="Times New Roman"/>
                  <w:color w:val="000000"/>
                  <w:sz w:val="20"/>
                  <w:szCs w:val="20"/>
                </w:rPr>
                <w:lastRenderedPageBreak/>
                <w:t>1</w:t>
              </w:r>
            </w:ins>
          </w:p>
        </w:tc>
        <w:tc>
          <w:tcPr>
            <w:tcW w:w="234" w:type="pct"/>
            <w:tcBorders>
              <w:top w:val="single" w:sz="4" w:space="0" w:color="auto"/>
              <w:bottom w:val="single" w:sz="4" w:space="0" w:color="auto"/>
            </w:tcBorders>
            <w:noWrap/>
            <w:vAlign w:val="center"/>
          </w:tcPr>
          <w:p w14:paraId="6EF6F25D" w14:textId="77777777" w:rsidR="002E1EB5" w:rsidRPr="000C7A78" w:rsidRDefault="002E1EB5" w:rsidP="001D3C56">
            <w:pPr>
              <w:spacing w:after="0" w:line="240" w:lineRule="auto"/>
              <w:jc w:val="right"/>
              <w:rPr>
                <w:ins w:id="4307" w:author="Jujia Li" w:date="2026-02-10T22:34:00Z" w16du:dateUtc="2026-02-11T04:34:00Z"/>
                <w:rFonts w:eastAsia="Times New Roman" w:cs="Times New Roman"/>
                <w:color w:val="000000"/>
                <w:sz w:val="20"/>
                <w:szCs w:val="20"/>
                <w:lang w:eastAsia="zh-CN"/>
              </w:rPr>
            </w:pPr>
            <w:ins w:id="4308" w:author="Jujia Li" w:date="2026-02-10T22:34:00Z" w16du:dateUtc="2026-02-11T04:34:00Z">
              <w:r w:rsidRPr="000C7A78">
                <w:rPr>
                  <w:rFonts w:cs="Times New Roman"/>
                  <w:color w:val="000000"/>
                  <w:sz w:val="20"/>
                  <w:szCs w:val="20"/>
                </w:rPr>
                <w:lastRenderedPageBreak/>
                <w:t>5.87</w:t>
              </w:r>
            </w:ins>
          </w:p>
        </w:tc>
        <w:tc>
          <w:tcPr>
            <w:tcW w:w="234" w:type="pct"/>
            <w:tcBorders>
              <w:top w:val="single" w:sz="4" w:space="0" w:color="auto"/>
              <w:bottom w:val="single" w:sz="4" w:space="0" w:color="auto"/>
            </w:tcBorders>
            <w:noWrap/>
            <w:vAlign w:val="center"/>
          </w:tcPr>
          <w:p w14:paraId="12BCDD83" w14:textId="77777777" w:rsidR="002E1EB5" w:rsidRPr="000C7A78" w:rsidRDefault="002E1EB5" w:rsidP="001D3C56">
            <w:pPr>
              <w:spacing w:after="0" w:line="240" w:lineRule="auto"/>
              <w:jc w:val="right"/>
              <w:rPr>
                <w:ins w:id="4309" w:author="Jujia Li" w:date="2026-02-10T22:34:00Z" w16du:dateUtc="2026-02-11T04:34:00Z"/>
                <w:rFonts w:eastAsia="Times New Roman" w:cs="Times New Roman"/>
                <w:color w:val="000000"/>
                <w:sz w:val="20"/>
                <w:szCs w:val="20"/>
                <w:lang w:eastAsia="zh-CN"/>
              </w:rPr>
            </w:pPr>
            <w:ins w:id="4310" w:author="Jujia Li" w:date="2026-02-10T22:34:00Z" w16du:dateUtc="2026-02-11T04:34:00Z">
              <w:r w:rsidRPr="000C7A78">
                <w:rPr>
                  <w:rFonts w:cs="Times New Roman"/>
                  <w:color w:val="000000"/>
                  <w:sz w:val="20"/>
                  <w:szCs w:val="20"/>
                </w:rPr>
                <w:t>8.90</w:t>
              </w:r>
            </w:ins>
          </w:p>
        </w:tc>
        <w:tc>
          <w:tcPr>
            <w:tcW w:w="234" w:type="pct"/>
            <w:tcBorders>
              <w:top w:val="single" w:sz="4" w:space="0" w:color="auto"/>
              <w:bottom w:val="single" w:sz="4" w:space="0" w:color="auto"/>
            </w:tcBorders>
            <w:noWrap/>
            <w:vAlign w:val="center"/>
          </w:tcPr>
          <w:p w14:paraId="728AAAA7" w14:textId="77777777" w:rsidR="002E1EB5" w:rsidRPr="000C7A78" w:rsidRDefault="002E1EB5" w:rsidP="001D3C56">
            <w:pPr>
              <w:spacing w:after="0" w:line="240" w:lineRule="auto"/>
              <w:jc w:val="right"/>
              <w:rPr>
                <w:ins w:id="4311" w:author="Jujia Li" w:date="2026-02-10T22:34:00Z" w16du:dateUtc="2026-02-11T04:34:00Z"/>
                <w:rFonts w:eastAsia="Times New Roman" w:cs="Times New Roman"/>
                <w:color w:val="000000"/>
                <w:sz w:val="20"/>
                <w:szCs w:val="20"/>
                <w:lang w:eastAsia="zh-CN"/>
              </w:rPr>
            </w:pPr>
            <w:ins w:id="4312" w:author="Jujia Li" w:date="2026-02-10T22:34:00Z" w16du:dateUtc="2026-02-11T04:34:00Z">
              <w:r w:rsidRPr="000C7A78">
                <w:rPr>
                  <w:rFonts w:cs="Times New Roman"/>
                  <w:color w:val="000000"/>
                  <w:sz w:val="20"/>
                  <w:szCs w:val="20"/>
                </w:rPr>
                <w:t>8.17</w:t>
              </w:r>
            </w:ins>
          </w:p>
        </w:tc>
        <w:tc>
          <w:tcPr>
            <w:tcW w:w="234" w:type="pct"/>
            <w:tcBorders>
              <w:top w:val="single" w:sz="4" w:space="0" w:color="auto"/>
              <w:bottom w:val="single" w:sz="4" w:space="0" w:color="auto"/>
            </w:tcBorders>
            <w:noWrap/>
            <w:vAlign w:val="center"/>
          </w:tcPr>
          <w:p w14:paraId="4CC1AE1F" w14:textId="77777777" w:rsidR="002E1EB5" w:rsidRPr="000C7A78" w:rsidRDefault="002E1EB5" w:rsidP="001D3C56">
            <w:pPr>
              <w:spacing w:after="0" w:line="240" w:lineRule="auto"/>
              <w:jc w:val="right"/>
              <w:rPr>
                <w:ins w:id="4313" w:author="Jujia Li" w:date="2026-02-10T22:34:00Z" w16du:dateUtc="2026-02-11T04:34:00Z"/>
                <w:rFonts w:eastAsia="Times New Roman" w:cs="Times New Roman"/>
                <w:color w:val="000000"/>
                <w:sz w:val="20"/>
                <w:szCs w:val="20"/>
                <w:lang w:eastAsia="zh-CN"/>
              </w:rPr>
            </w:pPr>
            <w:ins w:id="4314" w:author="Jujia Li" w:date="2026-02-10T22:34:00Z" w16du:dateUtc="2026-02-11T04:34:00Z">
              <w:r w:rsidRPr="000C7A78">
                <w:rPr>
                  <w:rFonts w:cs="Times New Roman"/>
                  <w:color w:val="000000"/>
                  <w:sz w:val="20"/>
                  <w:szCs w:val="20"/>
                </w:rPr>
                <w:t>6.24</w:t>
              </w:r>
            </w:ins>
          </w:p>
        </w:tc>
        <w:tc>
          <w:tcPr>
            <w:tcW w:w="231" w:type="pct"/>
            <w:tcBorders>
              <w:top w:val="single" w:sz="4" w:space="0" w:color="auto"/>
              <w:bottom w:val="single" w:sz="4" w:space="0" w:color="auto"/>
            </w:tcBorders>
          </w:tcPr>
          <w:p w14:paraId="3D41B301" w14:textId="6CE2133A" w:rsidR="002E1EB5" w:rsidRPr="000C7A78" w:rsidRDefault="007B5784" w:rsidP="001D3C56">
            <w:pPr>
              <w:spacing w:after="0" w:line="240" w:lineRule="auto"/>
              <w:jc w:val="right"/>
              <w:rPr>
                <w:ins w:id="4315" w:author="Jujia Li" w:date="2026-02-10T22:34:00Z" w16du:dateUtc="2026-02-11T04:34:00Z"/>
                <w:rFonts w:cs="Times New Roman"/>
                <w:color w:val="000000"/>
                <w:sz w:val="20"/>
                <w:szCs w:val="20"/>
              </w:rPr>
            </w:pPr>
            <w:ins w:id="4316" w:author="Jujia Li" w:date="2026-02-16T11:52:00Z" w16du:dateUtc="2026-02-16T17:52:00Z">
              <w:r>
                <w:rPr>
                  <w:rFonts w:cs="Times New Roman"/>
                  <w:color w:val="000000"/>
                  <w:sz w:val="20"/>
                  <w:szCs w:val="20"/>
                </w:rPr>
                <w:t>Mean(sd</w:t>
              </w:r>
              <w:r>
                <w:rPr>
                  <w:rFonts w:cs="Times New Roman"/>
                  <w:color w:val="000000"/>
                  <w:sz w:val="20"/>
                  <w:szCs w:val="20"/>
                </w:rPr>
                <w:lastRenderedPageBreak/>
                <w:t>)</w:t>
              </w:r>
            </w:ins>
          </w:p>
        </w:tc>
        <w:tc>
          <w:tcPr>
            <w:tcW w:w="418" w:type="pct"/>
            <w:tcBorders>
              <w:top w:val="single" w:sz="4" w:space="0" w:color="auto"/>
              <w:bottom w:val="single" w:sz="4" w:space="0" w:color="auto"/>
            </w:tcBorders>
          </w:tcPr>
          <w:p w14:paraId="1C7CFBBE" w14:textId="77777777" w:rsidR="002E1EB5" w:rsidRPr="000C7A78" w:rsidRDefault="002E1EB5" w:rsidP="001D3C56">
            <w:pPr>
              <w:spacing w:after="0" w:line="240" w:lineRule="auto"/>
              <w:jc w:val="right"/>
              <w:rPr>
                <w:ins w:id="4317" w:author="Jujia Li" w:date="2026-02-10T22:34:00Z" w16du:dateUtc="2026-02-11T04:34:00Z"/>
                <w:rFonts w:cs="Times New Roman"/>
                <w:color w:val="000000"/>
                <w:sz w:val="20"/>
                <w:szCs w:val="20"/>
              </w:rPr>
            </w:pPr>
          </w:p>
        </w:tc>
        <w:tc>
          <w:tcPr>
            <w:tcW w:w="495" w:type="pct"/>
            <w:tcBorders>
              <w:top w:val="single" w:sz="4" w:space="0" w:color="auto"/>
              <w:bottom w:val="single" w:sz="4" w:space="0" w:color="auto"/>
            </w:tcBorders>
          </w:tcPr>
          <w:p w14:paraId="01D25B5A" w14:textId="77777777" w:rsidR="002E1EB5" w:rsidRPr="000C7A78" w:rsidRDefault="002E1EB5" w:rsidP="001D3C56">
            <w:pPr>
              <w:spacing w:after="0" w:line="240" w:lineRule="auto"/>
              <w:jc w:val="right"/>
              <w:rPr>
                <w:ins w:id="4318" w:author="Jujia Li" w:date="2026-02-10T22:34:00Z" w16du:dateUtc="2026-02-11T04:34:00Z"/>
                <w:rFonts w:cs="Times New Roman"/>
                <w:color w:val="000000"/>
                <w:sz w:val="20"/>
                <w:szCs w:val="20"/>
              </w:rPr>
            </w:pPr>
          </w:p>
        </w:tc>
        <w:tc>
          <w:tcPr>
            <w:tcW w:w="328" w:type="pct"/>
            <w:tcBorders>
              <w:top w:val="single" w:sz="4" w:space="0" w:color="auto"/>
              <w:bottom w:val="single" w:sz="4" w:space="0" w:color="auto"/>
            </w:tcBorders>
          </w:tcPr>
          <w:p w14:paraId="7E074F6D" w14:textId="77777777" w:rsidR="002E1EB5" w:rsidRPr="000C7A78" w:rsidRDefault="002E1EB5" w:rsidP="001D3C56">
            <w:pPr>
              <w:spacing w:after="0" w:line="240" w:lineRule="auto"/>
              <w:jc w:val="right"/>
              <w:rPr>
                <w:ins w:id="4319" w:author="Jujia Li" w:date="2026-02-10T22:34:00Z" w16du:dateUtc="2026-02-11T04:34:00Z"/>
                <w:rFonts w:cs="Times New Roman"/>
                <w:color w:val="000000"/>
                <w:sz w:val="20"/>
                <w:szCs w:val="20"/>
              </w:rPr>
            </w:pPr>
          </w:p>
        </w:tc>
        <w:tc>
          <w:tcPr>
            <w:tcW w:w="459" w:type="pct"/>
            <w:tcBorders>
              <w:top w:val="single" w:sz="4" w:space="0" w:color="auto"/>
              <w:bottom w:val="single" w:sz="4" w:space="0" w:color="auto"/>
            </w:tcBorders>
          </w:tcPr>
          <w:p w14:paraId="797F1097" w14:textId="77777777" w:rsidR="002E1EB5" w:rsidRPr="000C7A78" w:rsidRDefault="002E1EB5" w:rsidP="001D3C56">
            <w:pPr>
              <w:spacing w:after="0" w:line="240" w:lineRule="auto"/>
              <w:jc w:val="right"/>
              <w:rPr>
                <w:ins w:id="4320" w:author="Jujia Li" w:date="2026-02-10T22:34:00Z" w16du:dateUtc="2026-02-11T04:34:00Z"/>
                <w:rFonts w:cs="Times New Roman"/>
                <w:color w:val="000000"/>
                <w:sz w:val="20"/>
                <w:szCs w:val="20"/>
              </w:rPr>
            </w:pPr>
          </w:p>
        </w:tc>
      </w:tr>
    </w:tbl>
    <w:p w14:paraId="771D4AC6" w14:textId="7C6EEC26" w:rsidR="00682AB7" w:rsidRPr="00682AB7" w:rsidRDefault="000B2F6F">
      <w:pPr>
        <w:spacing w:after="0"/>
        <w:rPr>
          <w:ins w:id="4321" w:author="Jujia Li" w:date="2026-02-10T22:50:00Z" w16du:dateUtc="2026-02-11T04:50:00Z"/>
          <w:rFonts w:eastAsia="SimSun"/>
          <w:iCs/>
          <w:lang w:eastAsia="zh-CN"/>
          <w:rPrChange w:id="4322" w:author="Jujia Li" w:date="2026-02-10T23:14:00Z" w16du:dateUtc="2026-02-11T05:14:00Z">
            <w:rPr>
              <w:ins w:id="4323" w:author="Jujia Li" w:date="2026-02-10T22:50:00Z" w16du:dateUtc="2026-02-11T04:50:00Z"/>
              <w:iCs/>
            </w:rPr>
          </w:rPrChange>
        </w:rPr>
        <w:pPrChange w:id="4324" w:author="Jujia Li" w:date="2026-02-14T17:36:00Z" w16du:dateUtc="2026-02-14T23:36:00Z">
          <w:pPr/>
        </w:pPrChange>
      </w:pPr>
      <w:ins w:id="4325" w:author="Jujia Li" w:date="2026-02-10T22:19:00Z" w16du:dateUtc="2026-02-11T04:19:00Z">
        <w:r w:rsidRPr="007875D0">
          <w:rPr>
            <w:i/>
            <w:iCs/>
          </w:rPr>
          <w:t>Note</w:t>
        </w:r>
        <w:r w:rsidRPr="007875D0">
          <w:t xml:space="preserve">. </w:t>
        </w:r>
      </w:ins>
      <w:ins w:id="4326" w:author="Jujia Li" w:date="2026-02-10T23:14:00Z">
        <w:r w:rsidR="00682AB7" w:rsidRPr="00682AB7">
          <w:rPr>
            <w:rFonts w:eastAsia="SimSun"/>
            <w:b/>
            <w:bCs/>
            <w:iCs/>
            <w:lang w:eastAsia="zh-CN"/>
          </w:rPr>
          <w:t>Pop</w:t>
        </w:r>
        <w:r w:rsidR="00682AB7" w:rsidRPr="00682AB7">
          <w:rPr>
            <w:rFonts w:eastAsia="SimSun"/>
            <w:iCs/>
            <w:lang w:eastAsia="zh-CN"/>
          </w:rPr>
          <w:t xml:space="preserve"> = Total population; </w:t>
        </w:r>
        <w:r w:rsidR="00682AB7" w:rsidRPr="00682AB7">
          <w:rPr>
            <w:rFonts w:eastAsia="SimSun"/>
            <w:b/>
            <w:bCs/>
            <w:iCs/>
            <w:lang w:eastAsia="zh-CN"/>
          </w:rPr>
          <w:t>UR</w:t>
        </w:r>
        <w:r w:rsidR="00682AB7" w:rsidRPr="00682AB7">
          <w:rPr>
            <w:rFonts w:eastAsia="SimSun"/>
            <w:iCs/>
            <w:lang w:eastAsia="zh-CN"/>
          </w:rPr>
          <w:t xml:space="preserve"> = Urban-Rural classification code </w:t>
        </w:r>
      </w:ins>
      <w:ins w:id="4327" w:author="Jujia Li" w:date="2026-02-10T23:15:00Z" w16du:dateUtc="2026-02-11T05:15:00Z">
        <w:r w:rsidR="00941C0E">
          <w:rPr>
            <w:rFonts w:eastAsia="SimSun" w:hint="eastAsia"/>
            <w:lang w:eastAsia="zh-CN"/>
          </w:rPr>
          <w:t xml:space="preserve">by </w:t>
        </w:r>
        <w:r w:rsidR="00941C0E" w:rsidRPr="0022125D">
          <w:t>the National Center for Health Statistics</w:t>
        </w:r>
        <w:r w:rsidR="00941C0E" w:rsidRPr="00682AB7">
          <w:rPr>
            <w:rFonts w:eastAsia="SimSun"/>
            <w:iCs/>
            <w:lang w:eastAsia="zh-CN"/>
          </w:rPr>
          <w:t xml:space="preserve"> </w:t>
        </w:r>
      </w:ins>
      <w:ins w:id="4328" w:author="Jujia Li" w:date="2026-02-10T23:14:00Z">
        <w:r w:rsidR="00682AB7" w:rsidRPr="00682AB7">
          <w:rPr>
            <w:rFonts w:eastAsia="SimSun"/>
            <w:iCs/>
            <w:lang w:eastAsia="zh-CN"/>
          </w:rPr>
          <w:t>(NCHS)</w:t>
        </w:r>
      </w:ins>
      <w:ins w:id="4329" w:author="Jujia Li" w:date="2026-02-10T23:15:00Z" w16du:dateUtc="2026-02-11T05:15:00Z">
        <w:r w:rsidR="00941C0E" w:rsidRPr="00941C0E">
          <w:t xml:space="preserve"> </w:t>
        </w:r>
        <w:r w:rsidR="00941C0E">
          <w:t xml:space="preserve">, </w:t>
        </w:r>
        <w:r w:rsidR="00941C0E" w:rsidRPr="0022125D">
          <w:t>rang</w:t>
        </w:r>
        <w:r w:rsidR="00941C0E">
          <w:t>ing</w:t>
        </w:r>
        <w:r w:rsidR="00941C0E" w:rsidRPr="0022125D">
          <w:t xml:space="preserve"> from Large Central Metro (UR</w:t>
        </w:r>
        <w:r w:rsidR="00941C0E">
          <w:rPr>
            <w:rFonts w:eastAsia="SimSun" w:hint="eastAsia"/>
            <w:lang w:eastAsia="zh-CN"/>
          </w:rPr>
          <w:t>=2</w:t>
        </w:r>
        <w:r w:rsidR="00941C0E" w:rsidRPr="0022125D">
          <w:t>, e.g., Jefferson) to Rural (UR 6, e.g., Winston)</w:t>
        </w:r>
      </w:ins>
      <w:ins w:id="4330" w:author="Jujia Li" w:date="2026-02-10T23:14:00Z">
        <w:r w:rsidR="00682AB7" w:rsidRPr="00682AB7">
          <w:rPr>
            <w:rFonts w:eastAsia="SimSun"/>
            <w:iCs/>
            <w:lang w:eastAsia="zh-CN"/>
          </w:rPr>
          <w:t xml:space="preserve">; </w:t>
        </w:r>
        <w:r w:rsidR="00682AB7" w:rsidRPr="00682AB7">
          <w:rPr>
            <w:rFonts w:eastAsia="SimSun"/>
            <w:b/>
            <w:bCs/>
            <w:iCs/>
            <w:lang w:eastAsia="zh-CN"/>
          </w:rPr>
          <w:t>ED</w:t>
        </w:r>
        <w:r w:rsidR="00682AB7" w:rsidRPr="00682AB7">
          <w:rPr>
            <w:rFonts w:eastAsia="SimSun"/>
            <w:iCs/>
            <w:lang w:eastAsia="zh-CN"/>
          </w:rPr>
          <w:t xml:space="preserve"> = Emergency Department visits per 10,000 population; </w:t>
        </w:r>
        <w:r w:rsidR="00682AB7" w:rsidRPr="00682AB7">
          <w:rPr>
            <w:rFonts w:eastAsia="SimSun"/>
            <w:b/>
            <w:bCs/>
            <w:iCs/>
            <w:lang w:eastAsia="zh-CN"/>
          </w:rPr>
          <w:t>Deaths</w:t>
        </w:r>
        <w:r w:rsidR="00682AB7" w:rsidRPr="00682AB7">
          <w:rPr>
            <w:rFonts w:eastAsia="SimSun"/>
            <w:iCs/>
            <w:lang w:eastAsia="zh-CN"/>
          </w:rPr>
          <w:t xml:space="preserve"> = Opioid-related mortality rate per 10,000 population. Hyphens (</w:t>
        </w:r>
        <w:r w:rsidR="00682AB7" w:rsidRPr="00682AB7">
          <w:rPr>
            <w:rFonts w:eastAsia="SimSun"/>
            <w:b/>
            <w:bCs/>
            <w:iCs/>
            <w:lang w:eastAsia="zh-CN"/>
          </w:rPr>
          <w:t>-</w:t>
        </w:r>
        <w:r w:rsidR="00682AB7" w:rsidRPr="00682AB7">
          <w:rPr>
            <w:rFonts w:eastAsia="SimSun"/>
            <w:iCs/>
            <w:lang w:eastAsia="zh-CN"/>
          </w:rPr>
          <w:t>) indicate data suppressed to protect patient confidentiality due to low case counts (</w:t>
        </w:r>
        <w:r w:rsidR="00682AB7" w:rsidRPr="00DD2239">
          <w:rPr>
            <w:rFonts w:eastAsia="SimSun"/>
            <w:i/>
            <w:lang w:eastAsia="zh-CN"/>
            <w:rPrChange w:id="4331" w:author="Jujia Li" w:date="2026-02-10T23:18:00Z" w16du:dateUtc="2026-02-11T05:18:00Z">
              <w:rPr>
                <w:rFonts w:eastAsia="SimSun"/>
                <w:iCs/>
                <w:lang w:eastAsia="zh-CN"/>
              </w:rPr>
            </w:rPrChange>
          </w:rPr>
          <w:t>n</w:t>
        </w:r>
        <w:r w:rsidR="00682AB7" w:rsidRPr="00682AB7">
          <w:rPr>
            <w:rFonts w:eastAsia="SimSun"/>
            <w:iCs/>
            <w:lang w:eastAsia="zh-CN"/>
          </w:rPr>
          <w:t xml:space="preserve"> &lt; 10) or unavailable data.</w:t>
        </w:r>
      </w:ins>
      <w:ins w:id="4332" w:author="Jujia Li" w:date="2026-02-10T23:18:00Z" w16du:dateUtc="2026-02-11T05:18:00Z">
        <w:r w:rsidR="00DD2239" w:rsidRPr="00DD2239">
          <w:rPr>
            <w:rFonts w:eastAsia="SimSun"/>
            <w:iCs/>
            <w:lang w:eastAsia="zh-CN"/>
          </w:rPr>
          <w:t xml:space="preserve"> </w:t>
        </w:r>
      </w:ins>
      <w:ins w:id="4333" w:author="Jujia Li" w:date="2026-02-10T23:19:00Z" w16du:dateUtc="2026-02-11T05:19:00Z">
        <w:r w:rsidR="005D584A" w:rsidRPr="00682AB7">
          <w:rPr>
            <w:rFonts w:eastAsia="SimSun"/>
            <w:iCs/>
            <w:lang w:eastAsia="zh-CN"/>
          </w:rPr>
          <w:t>Socioeconomic variables (</w:t>
        </w:r>
        <w:r w:rsidR="005D584A" w:rsidRPr="005E5D17">
          <w:rPr>
            <w:rFonts w:eastAsia="SimSun"/>
            <w:b/>
            <w:bCs/>
            <w:iCs/>
            <w:lang w:eastAsia="zh-CN"/>
          </w:rPr>
          <w:t>Gini</w:t>
        </w:r>
        <w:r w:rsidR="005D584A" w:rsidRPr="00682AB7">
          <w:rPr>
            <w:rFonts w:eastAsia="SimSun"/>
            <w:iCs/>
            <w:lang w:eastAsia="zh-CN"/>
          </w:rPr>
          <w:t xml:space="preserve">, </w:t>
        </w:r>
        <w:r w:rsidR="005D584A" w:rsidRPr="005E5D17">
          <w:rPr>
            <w:rFonts w:eastAsia="SimSun"/>
            <w:b/>
            <w:bCs/>
            <w:iCs/>
            <w:lang w:eastAsia="zh-CN"/>
          </w:rPr>
          <w:t>Uninsured</w:t>
        </w:r>
        <w:r w:rsidR="005D584A" w:rsidRPr="00682AB7">
          <w:rPr>
            <w:rFonts w:eastAsia="SimSun"/>
            <w:iCs/>
            <w:lang w:eastAsia="zh-CN"/>
          </w:rPr>
          <w:t xml:space="preserve">, </w:t>
        </w:r>
        <w:r w:rsidR="005D584A" w:rsidRPr="005E5D17">
          <w:rPr>
            <w:rFonts w:eastAsia="SimSun"/>
            <w:b/>
            <w:bCs/>
            <w:iCs/>
            <w:lang w:eastAsia="zh-CN"/>
          </w:rPr>
          <w:t>Unemployment</w:t>
        </w:r>
        <w:r w:rsidR="005D584A" w:rsidRPr="00682AB7">
          <w:rPr>
            <w:rFonts w:eastAsia="SimSun"/>
            <w:iCs/>
            <w:lang w:eastAsia="zh-CN"/>
          </w:rPr>
          <w:t xml:space="preserve">, </w:t>
        </w:r>
        <w:r w:rsidR="005D584A" w:rsidRPr="005E5D17">
          <w:rPr>
            <w:rFonts w:eastAsia="SimSun"/>
            <w:b/>
            <w:bCs/>
            <w:iCs/>
            <w:lang w:eastAsia="zh-CN"/>
          </w:rPr>
          <w:t>Poverty</w:t>
        </w:r>
        <w:r w:rsidR="005D584A" w:rsidRPr="00682AB7">
          <w:rPr>
            <w:rFonts w:eastAsia="SimSun"/>
            <w:iCs/>
            <w:lang w:eastAsia="zh-CN"/>
          </w:rPr>
          <w:t xml:space="preserve">, </w:t>
        </w:r>
        <w:r w:rsidR="005D584A" w:rsidRPr="005E5D17">
          <w:rPr>
            <w:rFonts w:eastAsia="SimSun"/>
            <w:b/>
            <w:bCs/>
            <w:iCs/>
            <w:lang w:eastAsia="zh-CN"/>
          </w:rPr>
          <w:t>Disability</w:t>
        </w:r>
        <w:r w:rsidR="005D584A" w:rsidRPr="00682AB7">
          <w:rPr>
            <w:rFonts w:eastAsia="SimSun"/>
            <w:iCs/>
            <w:lang w:eastAsia="zh-CN"/>
          </w:rPr>
          <w:t xml:space="preserve">) represent </w:t>
        </w:r>
        <w:r w:rsidR="005D584A">
          <w:rPr>
            <w:rFonts w:eastAsia="SimSun"/>
            <w:iCs/>
            <w:lang w:eastAsia="zh-CN"/>
          </w:rPr>
          <w:t>percentage</w:t>
        </w:r>
        <w:r w:rsidR="005D584A" w:rsidRPr="00682AB7">
          <w:rPr>
            <w:rFonts w:eastAsia="SimSun"/>
            <w:iCs/>
            <w:lang w:eastAsia="zh-CN"/>
          </w:rPr>
          <w:t xml:space="preserve"> for the study period.</w:t>
        </w:r>
      </w:ins>
    </w:p>
    <w:p w14:paraId="0C1A76AA" w14:textId="1E46F722" w:rsidR="000B2F6F" w:rsidRPr="000C7A78" w:rsidRDefault="000B2F6F">
      <w:pPr>
        <w:spacing w:after="0"/>
        <w:rPr>
          <w:ins w:id="4334" w:author="Jujia Li" w:date="2026-02-10T22:19:00Z" w16du:dateUtc="2026-02-11T04:19:00Z"/>
          <w:rFonts w:eastAsia="SimSun"/>
          <w:lang w:eastAsia="zh-CN"/>
          <w:rPrChange w:id="4335" w:author="Jujia Li" w:date="2026-02-10T22:50:00Z" w16du:dateUtc="2026-02-11T04:50:00Z">
            <w:rPr>
              <w:ins w:id="4336" w:author="Jujia Li" w:date="2026-02-10T22:19:00Z" w16du:dateUtc="2026-02-11T04:19:00Z"/>
            </w:rPr>
          </w:rPrChange>
        </w:rPr>
        <w:pPrChange w:id="4337" w:author="Jujia Li" w:date="2026-02-14T17:36:00Z" w16du:dateUtc="2026-02-14T23:36:00Z">
          <w:pPr/>
        </w:pPrChange>
      </w:pPr>
    </w:p>
    <w:p w14:paraId="4EC41F2B" w14:textId="3D16F026" w:rsidR="001056F2" w:rsidRPr="00A71FEE" w:rsidRDefault="001056F2" w:rsidP="001056F2">
      <w:pPr>
        <w:spacing w:after="0"/>
        <w:rPr>
          <w:ins w:id="4338" w:author="Jujia Li" w:date="2026-02-23T14:32:00Z" w16du:dateUtc="2026-02-23T20:32:00Z"/>
          <w:b/>
          <w:bCs/>
          <w:iCs/>
        </w:rPr>
      </w:pPr>
      <w:ins w:id="4339" w:author="Jujia Li" w:date="2026-02-23T14:32:00Z" w16du:dateUtc="2026-02-23T20:32:00Z">
        <w:r w:rsidRPr="00A71FEE">
          <w:rPr>
            <w:b/>
            <w:bCs/>
            <w:iCs/>
          </w:rPr>
          <w:t xml:space="preserve">Table </w:t>
        </w:r>
        <w:r>
          <w:rPr>
            <w:b/>
            <w:bCs/>
            <w:iCs/>
          </w:rPr>
          <w:t>A</w:t>
        </w:r>
      </w:ins>
      <w:ins w:id="4340" w:author="Jujia Li" w:date="2026-02-23T14:33:00Z" w16du:dateUtc="2026-02-23T20:33:00Z">
        <w:r>
          <w:rPr>
            <w:b/>
            <w:bCs/>
            <w:iCs/>
          </w:rPr>
          <w:t>2</w:t>
        </w:r>
      </w:ins>
    </w:p>
    <w:p w14:paraId="54EC9F9E" w14:textId="0F27F2AF" w:rsidR="001056F2" w:rsidRPr="004D5E69" w:rsidRDefault="001C6BC3" w:rsidP="001056F2">
      <w:pPr>
        <w:spacing w:after="0"/>
        <w:rPr>
          <w:ins w:id="4341" w:author="Jujia Li" w:date="2026-02-23T14:32:00Z" w16du:dateUtc="2026-02-23T20:32:00Z"/>
          <w:i/>
        </w:rPr>
      </w:pPr>
      <w:ins w:id="4342" w:author="Jujia Li" w:date="2026-03-02T09:40:00Z" w16du:dateUtc="2026-03-02T15:40:00Z">
        <w:r>
          <w:rPr>
            <w:i/>
          </w:rPr>
          <w:t xml:space="preserve">Basic Model of </w:t>
        </w:r>
      </w:ins>
      <w:ins w:id="4343" w:author="Jujia Li" w:date="2026-02-23T14:32:00Z" w16du:dateUtc="2026-02-23T20:32:00Z">
        <w:r w:rsidR="001056F2" w:rsidRPr="00A71FEE">
          <w:rPr>
            <w:i/>
          </w:rPr>
          <w:t xml:space="preserve"> ED Visits and County-Level Mortality</w:t>
        </w:r>
      </w:ins>
    </w:p>
    <w:tbl>
      <w:tblPr>
        <w:tblW w:w="0" w:type="auto"/>
        <w:tblInd w:w="108" w:type="dxa"/>
        <w:tblLook w:val="04A0" w:firstRow="1" w:lastRow="0" w:firstColumn="1" w:lastColumn="0" w:noHBand="0" w:noVBand="1"/>
      </w:tblPr>
      <w:tblGrid>
        <w:gridCol w:w="2721"/>
        <w:gridCol w:w="1201"/>
        <w:gridCol w:w="566"/>
        <w:gridCol w:w="1283"/>
      </w:tblGrid>
      <w:tr w:rsidR="001056F2" w:rsidRPr="008F07DF" w14:paraId="42A859D2" w14:textId="77777777" w:rsidTr="00A71FEE">
        <w:trPr>
          <w:trHeight w:val="300"/>
          <w:ins w:id="4344" w:author="Jujia Li" w:date="2026-02-23T14:32:00Z"/>
        </w:trPr>
        <w:tc>
          <w:tcPr>
            <w:tcW w:w="0" w:type="auto"/>
            <w:tcBorders>
              <w:top w:val="single" w:sz="4" w:space="0" w:color="auto"/>
              <w:left w:val="nil"/>
              <w:bottom w:val="single" w:sz="4" w:space="0" w:color="auto"/>
              <w:right w:val="nil"/>
            </w:tcBorders>
            <w:noWrap/>
            <w:vAlign w:val="center"/>
            <w:hideMark/>
          </w:tcPr>
          <w:p w14:paraId="14B458ED" w14:textId="77777777" w:rsidR="001056F2" w:rsidRPr="00A71FEE" w:rsidRDefault="001056F2" w:rsidP="00A71FEE">
            <w:pPr>
              <w:spacing w:after="0" w:line="240" w:lineRule="auto"/>
              <w:jc w:val="center"/>
              <w:rPr>
                <w:ins w:id="4345" w:author="Jujia Li" w:date="2026-02-23T14:32:00Z" w16du:dateUtc="2026-02-23T20:32:00Z"/>
                <w:rFonts w:eastAsia="Times New Roman" w:cs="Times New Roman"/>
                <w:color w:val="000000"/>
                <w:sz w:val="20"/>
                <w:szCs w:val="20"/>
                <w:lang w:eastAsia="zh-CN"/>
              </w:rPr>
            </w:pPr>
            <w:ins w:id="4346" w:author="Jujia Li" w:date="2026-02-23T14:32:00Z" w16du:dateUtc="2026-02-23T20:32:00Z">
              <w:r w:rsidRPr="00A71FEE">
                <w:rPr>
                  <w:rFonts w:eastAsia="Times New Roman" w:cs="Times New Roman"/>
                  <w:color w:val="000000"/>
                  <w:sz w:val="20"/>
                  <w:szCs w:val="20"/>
                  <w:lang w:eastAsia="zh-CN"/>
                </w:rPr>
                <w:t>Parameter</w:t>
              </w:r>
            </w:ins>
          </w:p>
        </w:tc>
        <w:tc>
          <w:tcPr>
            <w:tcW w:w="0" w:type="auto"/>
            <w:tcBorders>
              <w:top w:val="single" w:sz="4" w:space="0" w:color="auto"/>
              <w:left w:val="nil"/>
              <w:bottom w:val="single" w:sz="4" w:space="0" w:color="auto"/>
              <w:right w:val="nil"/>
            </w:tcBorders>
            <w:noWrap/>
            <w:vAlign w:val="center"/>
            <w:hideMark/>
          </w:tcPr>
          <w:p w14:paraId="65C43E7B" w14:textId="77777777" w:rsidR="001056F2" w:rsidRPr="00A71FEE" w:rsidRDefault="001056F2" w:rsidP="00A71FEE">
            <w:pPr>
              <w:spacing w:after="0" w:line="240" w:lineRule="auto"/>
              <w:jc w:val="center"/>
              <w:rPr>
                <w:ins w:id="4347" w:author="Jujia Li" w:date="2026-02-23T14:32:00Z" w16du:dateUtc="2026-02-23T20:32:00Z"/>
                <w:rFonts w:eastAsia="Times New Roman" w:cs="Times New Roman"/>
                <w:color w:val="000000"/>
                <w:sz w:val="20"/>
                <w:szCs w:val="20"/>
                <w:lang w:eastAsia="zh-CN"/>
              </w:rPr>
            </w:pPr>
            <w:ins w:id="4348" w:author="Jujia Li" w:date="2026-02-23T14:32:00Z" w16du:dateUtc="2026-02-23T20:32:00Z">
              <w:r w:rsidRPr="00A71FEE">
                <w:rPr>
                  <w:rFonts w:eastAsia="Times New Roman" w:cs="Times New Roman"/>
                  <w:color w:val="000000"/>
                  <w:sz w:val="20"/>
                  <w:szCs w:val="20"/>
                  <w:lang w:eastAsia="zh-CN"/>
                </w:rPr>
                <w:t>Estimate (β)</w:t>
              </w:r>
            </w:ins>
          </w:p>
        </w:tc>
        <w:tc>
          <w:tcPr>
            <w:tcW w:w="0" w:type="auto"/>
            <w:tcBorders>
              <w:top w:val="single" w:sz="4" w:space="0" w:color="auto"/>
              <w:left w:val="nil"/>
              <w:bottom w:val="single" w:sz="4" w:space="0" w:color="auto"/>
              <w:right w:val="nil"/>
            </w:tcBorders>
            <w:noWrap/>
            <w:vAlign w:val="center"/>
            <w:hideMark/>
          </w:tcPr>
          <w:p w14:paraId="349DF257" w14:textId="77777777" w:rsidR="001056F2" w:rsidRPr="00A71FEE" w:rsidRDefault="001056F2" w:rsidP="00A71FEE">
            <w:pPr>
              <w:spacing w:after="0" w:line="240" w:lineRule="auto"/>
              <w:jc w:val="center"/>
              <w:rPr>
                <w:ins w:id="4349" w:author="Jujia Li" w:date="2026-02-23T14:32:00Z" w16du:dateUtc="2026-02-23T20:32:00Z"/>
                <w:rFonts w:eastAsia="Times New Roman" w:cs="Times New Roman"/>
                <w:color w:val="000000"/>
                <w:sz w:val="20"/>
                <w:szCs w:val="20"/>
                <w:lang w:eastAsia="zh-CN"/>
              </w:rPr>
            </w:pPr>
            <w:ins w:id="4350" w:author="Jujia Li" w:date="2026-02-23T14:32:00Z" w16du:dateUtc="2026-02-23T20:32:00Z">
              <w:r w:rsidRPr="00A71FEE">
                <w:rPr>
                  <w:rFonts w:eastAsia="Times New Roman" w:cs="Times New Roman"/>
                  <w:color w:val="000000"/>
                  <w:sz w:val="20"/>
                  <w:szCs w:val="20"/>
                  <w:lang w:eastAsia="zh-CN"/>
                </w:rPr>
                <w:t>SE</w:t>
              </w:r>
            </w:ins>
          </w:p>
        </w:tc>
        <w:tc>
          <w:tcPr>
            <w:tcW w:w="0" w:type="auto"/>
            <w:tcBorders>
              <w:top w:val="single" w:sz="4" w:space="0" w:color="auto"/>
              <w:left w:val="nil"/>
              <w:bottom w:val="single" w:sz="4" w:space="0" w:color="auto"/>
              <w:right w:val="nil"/>
            </w:tcBorders>
            <w:noWrap/>
            <w:vAlign w:val="center"/>
            <w:hideMark/>
          </w:tcPr>
          <w:p w14:paraId="2A66BE89" w14:textId="77777777" w:rsidR="001056F2" w:rsidRPr="00A71FEE" w:rsidRDefault="001056F2" w:rsidP="00A71FEE">
            <w:pPr>
              <w:spacing w:after="0" w:line="240" w:lineRule="auto"/>
              <w:jc w:val="center"/>
              <w:rPr>
                <w:ins w:id="4351" w:author="Jujia Li" w:date="2026-02-23T14:32:00Z" w16du:dateUtc="2026-02-23T20:32:00Z"/>
                <w:rFonts w:eastAsia="Times New Roman" w:cs="Times New Roman"/>
                <w:color w:val="000000"/>
                <w:sz w:val="20"/>
                <w:szCs w:val="20"/>
                <w:lang w:eastAsia="zh-CN"/>
              </w:rPr>
            </w:pPr>
            <w:ins w:id="4352" w:author="Jujia Li" w:date="2026-02-23T14:32:00Z" w16du:dateUtc="2026-02-23T20:32:00Z">
              <w:r w:rsidRPr="00A71FEE">
                <w:rPr>
                  <w:rFonts w:eastAsia="Times New Roman" w:cs="Times New Roman"/>
                  <w:color w:val="000000"/>
                  <w:sz w:val="20"/>
                  <w:szCs w:val="20"/>
                  <w:lang w:eastAsia="zh-CN"/>
                </w:rPr>
                <w:t>95% CI</w:t>
              </w:r>
            </w:ins>
          </w:p>
        </w:tc>
      </w:tr>
      <w:tr w:rsidR="001056F2" w:rsidRPr="008F07DF" w14:paraId="3DE259A4" w14:textId="77777777" w:rsidTr="00A71FEE">
        <w:trPr>
          <w:trHeight w:val="300"/>
          <w:ins w:id="4353" w:author="Jujia Li" w:date="2026-02-23T14:32:00Z"/>
        </w:trPr>
        <w:tc>
          <w:tcPr>
            <w:tcW w:w="0" w:type="auto"/>
            <w:tcBorders>
              <w:top w:val="single" w:sz="4" w:space="0" w:color="auto"/>
              <w:left w:val="nil"/>
              <w:right w:val="nil"/>
            </w:tcBorders>
            <w:noWrap/>
            <w:vAlign w:val="center"/>
            <w:hideMark/>
          </w:tcPr>
          <w:p w14:paraId="4F8AB524" w14:textId="77777777" w:rsidR="001056F2" w:rsidRPr="00A71FEE" w:rsidRDefault="001056F2" w:rsidP="00A71FEE">
            <w:pPr>
              <w:spacing w:after="0" w:line="240" w:lineRule="auto"/>
              <w:rPr>
                <w:ins w:id="4354" w:author="Jujia Li" w:date="2026-02-23T14:32:00Z" w16du:dateUtc="2026-02-23T20:32:00Z"/>
                <w:rFonts w:eastAsia="Times New Roman" w:cs="Times New Roman"/>
                <w:color w:val="000000"/>
                <w:sz w:val="20"/>
                <w:szCs w:val="20"/>
                <w:lang w:eastAsia="zh-CN"/>
              </w:rPr>
            </w:pPr>
            <w:ins w:id="4355" w:author="Jujia Li" w:date="2026-02-23T14:32:00Z" w16du:dateUtc="2026-02-23T20:32:00Z">
              <w:r w:rsidRPr="00A71FEE">
                <w:rPr>
                  <w:rFonts w:eastAsia="Times New Roman" w:cs="Times New Roman"/>
                  <w:color w:val="000000"/>
                  <w:sz w:val="20"/>
                  <w:szCs w:val="20"/>
                  <w:lang w:eastAsia="zh-CN"/>
                </w:rPr>
                <w:t>Intercept</w:t>
              </w:r>
            </w:ins>
          </w:p>
        </w:tc>
        <w:tc>
          <w:tcPr>
            <w:tcW w:w="0" w:type="auto"/>
            <w:tcBorders>
              <w:top w:val="single" w:sz="4" w:space="0" w:color="auto"/>
              <w:left w:val="nil"/>
              <w:right w:val="nil"/>
            </w:tcBorders>
            <w:noWrap/>
            <w:vAlign w:val="center"/>
            <w:hideMark/>
          </w:tcPr>
          <w:p w14:paraId="1753F67B" w14:textId="77777777" w:rsidR="001056F2" w:rsidRPr="00A71FEE" w:rsidRDefault="001056F2" w:rsidP="00A71FEE">
            <w:pPr>
              <w:spacing w:after="0" w:line="240" w:lineRule="auto"/>
              <w:jc w:val="right"/>
              <w:rPr>
                <w:ins w:id="4356" w:author="Jujia Li" w:date="2026-02-23T14:32:00Z" w16du:dateUtc="2026-02-23T20:32:00Z"/>
                <w:rFonts w:eastAsia="Times New Roman" w:cs="Times New Roman"/>
                <w:color w:val="000000"/>
                <w:sz w:val="20"/>
                <w:szCs w:val="20"/>
                <w:lang w:eastAsia="zh-CN"/>
              </w:rPr>
            </w:pPr>
            <w:ins w:id="4357" w:author="Jujia Li" w:date="2026-02-23T14:32:00Z" w16du:dateUtc="2026-02-23T20:32:00Z">
              <w:r w:rsidRPr="00A71FEE">
                <w:rPr>
                  <w:rFonts w:eastAsia="Times New Roman" w:cs="Times New Roman"/>
                  <w:color w:val="000000"/>
                  <w:sz w:val="20"/>
                  <w:szCs w:val="20"/>
                  <w:lang w:eastAsia="zh-CN"/>
                </w:rPr>
                <w:t>-9.00</w:t>
              </w:r>
            </w:ins>
          </w:p>
        </w:tc>
        <w:tc>
          <w:tcPr>
            <w:tcW w:w="0" w:type="auto"/>
            <w:tcBorders>
              <w:top w:val="single" w:sz="4" w:space="0" w:color="auto"/>
              <w:left w:val="nil"/>
              <w:right w:val="nil"/>
            </w:tcBorders>
            <w:noWrap/>
            <w:vAlign w:val="center"/>
            <w:hideMark/>
          </w:tcPr>
          <w:p w14:paraId="0B237C57" w14:textId="77777777" w:rsidR="001056F2" w:rsidRPr="00A71FEE" w:rsidRDefault="001056F2" w:rsidP="00A71FEE">
            <w:pPr>
              <w:spacing w:after="0" w:line="240" w:lineRule="auto"/>
              <w:jc w:val="right"/>
              <w:rPr>
                <w:ins w:id="4358" w:author="Jujia Li" w:date="2026-02-23T14:32:00Z" w16du:dateUtc="2026-02-23T20:32:00Z"/>
                <w:rFonts w:eastAsia="Times New Roman" w:cs="Times New Roman"/>
                <w:color w:val="000000"/>
                <w:sz w:val="20"/>
                <w:szCs w:val="20"/>
                <w:lang w:eastAsia="zh-CN"/>
              </w:rPr>
            </w:pPr>
            <w:ins w:id="4359" w:author="Jujia Li" w:date="2026-02-23T14:32:00Z" w16du:dateUtc="2026-02-23T20:32:00Z">
              <w:r w:rsidRPr="00A71FEE">
                <w:rPr>
                  <w:rFonts w:eastAsia="Times New Roman" w:cs="Times New Roman"/>
                  <w:color w:val="000000"/>
                  <w:sz w:val="20"/>
                  <w:szCs w:val="20"/>
                  <w:lang w:eastAsia="zh-CN"/>
                </w:rPr>
                <w:t>0.03</w:t>
              </w:r>
            </w:ins>
          </w:p>
        </w:tc>
        <w:tc>
          <w:tcPr>
            <w:tcW w:w="0" w:type="auto"/>
            <w:tcBorders>
              <w:top w:val="single" w:sz="4" w:space="0" w:color="auto"/>
              <w:left w:val="nil"/>
              <w:right w:val="nil"/>
            </w:tcBorders>
            <w:noWrap/>
            <w:vAlign w:val="center"/>
            <w:hideMark/>
          </w:tcPr>
          <w:p w14:paraId="6B65DD29" w14:textId="77777777" w:rsidR="001056F2" w:rsidRPr="00A71FEE" w:rsidRDefault="001056F2" w:rsidP="00A71FEE">
            <w:pPr>
              <w:spacing w:after="0" w:line="240" w:lineRule="auto"/>
              <w:jc w:val="right"/>
              <w:rPr>
                <w:ins w:id="4360" w:author="Jujia Li" w:date="2026-02-23T14:32:00Z" w16du:dateUtc="2026-02-23T20:32:00Z"/>
                <w:rFonts w:eastAsia="Times New Roman" w:cs="Times New Roman"/>
                <w:color w:val="000000"/>
                <w:sz w:val="20"/>
                <w:szCs w:val="20"/>
                <w:lang w:eastAsia="zh-CN"/>
              </w:rPr>
            </w:pPr>
            <w:ins w:id="4361" w:author="Jujia Li" w:date="2026-02-23T14:32:00Z" w16du:dateUtc="2026-02-23T20:32:00Z">
              <w:r w:rsidRPr="00A71FEE">
                <w:rPr>
                  <w:rFonts w:eastAsia="Times New Roman" w:cs="Times New Roman"/>
                  <w:color w:val="000000"/>
                  <w:sz w:val="20"/>
                  <w:szCs w:val="20"/>
                  <w:lang w:eastAsia="zh-CN"/>
                </w:rPr>
                <w:t>[-9.06, -8.94]</w:t>
              </w:r>
            </w:ins>
          </w:p>
        </w:tc>
      </w:tr>
      <w:tr w:rsidR="001056F2" w:rsidRPr="008F07DF" w14:paraId="7708936D" w14:textId="77777777" w:rsidTr="00A71FEE">
        <w:trPr>
          <w:trHeight w:val="300"/>
          <w:ins w:id="4362" w:author="Jujia Li" w:date="2026-02-23T14:32:00Z"/>
        </w:trPr>
        <w:tc>
          <w:tcPr>
            <w:tcW w:w="0" w:type="auto"/>
            <w:tcBorders>
              <w:top w:val="nil"/>
              <w:left w:val="nil"/>
              <w:bottom w:val="single" w:sz="4" w:space="0" w:color="auto"/>
              <w:right w:val="nil"/>
            </w:tcBorders>
            <w:noWrap/>
            <w:vAlign w:val="center"/>
            <w:hideMark/>
          </w:tcPr>
          <w:p w14:paraId="2F95CA36" w14:textId="77777777" w:rsidR="001056F2" w:rsidRPr="00A71FEE" w:rsidRDefault="001056F2" w:rsidP="00A71FEE">
            <w:pPr>
              <w:spacing w:after="0" w:line="240" w:lineRule="auto"/>
              <w:rPr>
                <w:ins w:id="4363" w:author="Jujia Li" w:date="2026-02-23T14:32:00Z" w16du:dateUtc="2026-02-23T20:32:00Z"/>
                <w:rFonts w:eastAsia="Times New Roman" w:cs="Times New Roman"/>
                <w:color w:val="000000"/>
                <w:sz w:val="20"/>
                <w:szCs w:val="20"/>
                <w:lang w:val="it-IT" w:eastAsia="zh-CN"/>
              </w:rPr>
            </w:pPr>
            <w:ins w:id="4364" w:author="Jujia Li" w:date="2026-02-23T14:32:00Z" w16du:dateUtc="2026-02-23T20:32:00Z">
              <w:r w:rsidRPr="00A71FEE">
                <w:rPr>
                  <w:rFonts w:eastAsia="Times New Roman" w:cs="Times New Roman"/>
                  <w:color w:val="000000"/>
                  <w:sz w:val="20"/>
                  <w:szCs w:val="20"/>
                  <w:lang w:val="it-IT" w:eastAsia="zh-CN"/>
                </w:rPr>
                <w:t>ED Visit Annual Per Capita (z)</w:t>
              </w:r>
            </w:ins>
          </w:p>
        </w:tc>
        <w:tc>
          <w:tcPr>
            <w:tcW w:w="0" w:type="auto"/>
            <w:tcBorders>
              <w:top w:val="nil"/>
              <w:left w:val="nil"/>
              <w:bottom w:val="single" w:sz="4" w:space="0" w:color="auto"/>
              <w:right w:val="nil"/>
            </w:tcBorders>
            <w:noWrap/>
            <w:vAlign w:val="center"/>
            <w:hideMark/>
          </w:tcPr>
          <w:p w14:paraId="207B4718" w14:textId="77777777" w:rsidR="001056F2" w:rsidRPr="00A71FEE" w:rsidRDefault="001056F2" w:rsidP="00A71FEE">
            <w:pPr>
              <w:spacing w:after="0" w:line="240" w:lineRule="auto"/>
              <w:jc w:val="right"/>
              <w:rPr>
                <w:ins w:id="4365" w:author="Jujia Li" w:date="2026-02-23T14:32:00Z" w16du:dateUtc="2026-02-23T20:32:00Z"/>
                <w:rFonts w:eastAsia="Times New Roman" w:cs="Times New Roman"/>
                <w:color w:val="000000"/>
                <w:sz w:val="20"/>
                <w:szCs w:val="20"/>
                <w:lang w:eastAsia="zh-CN"/>
              </w:rPr>
            </w:pPr>
            <w:ins w:id="4366" w:author="Jujia Li" w:date="2026-02-23T14:32:00Z" w16du:dateUtc="2026-02-23T20:32:00Z">
              <w:r w:rsidRPr="00A71FEE">
                <w:rPr>
                  <w:rFonts w:eastAsia="Times New Roman" w:cs="Times New Roman"/>
                  <w:color w:val="000000"/>
                  <w:sz w:val="20"/>
                  <w:szCs w:val="20"/>
                  <w:lang w:eastAsia="zh-CN"/>
                </w:rPr>
                <w:t>0.08</w:t>
              </w:r>
            </w:ins>
          </w:p>
        </w:tc>
        <w:tc>
          <w:tcPr>
            <w:tcW w:w="0" w:type="auto"/>
            <w:tcBorders>
              <w:top w:val="nil"/>
              <w:left w:val="nil"/>
              <w:bottom w:val="single" w:sz="4" w:space="0" w:color="auto"/>
              <w:right w:val="nil"/>
            </w:tcBorders>
            <w:noWrap/>
            <w:vAlign w:val="center"/>
            <w:hideMark/>
          </w:tcPr>
          <w:p w14:paraId="34633684" w14:textId="77777777" w:rsidR="001056F2" w:rsidRPr="00A71FEE" w:rsidRDefault="001056F2" w:rsidP="00A71FEE">
            <w:pPr>
              <w:spacing w:after="0" w:line="240" w:lineRule="auto"/>
              <w:jc w:val="right"/>
              <w:rPr>
                <w:ins w:id="4367" w:author="Jujia Li" w:date="2026-02-23T14:32:00Z" w16du:dateUtc="2026-02-23T20:32:00Z"/>
                <w:rFonts w:eastAsia="Times New Roman" w:cs="Times New Roman"/>
                <w:color w:val="000000"/>
                <w:sz w:val="20"/>
                <w:szCs w:val="20"/>
                <w:lang w:eastAsia="zh-CN"/>
              </w:rPr>
            </w:pPr>
            <w:ins w:id="4368" w:author="Jujia Li" w:date="2026-02-23T14:32:00Z" w16du:dateUtc="2026-02-23T20:32:00Z">
              <w:r w:rsidRPr="00A71FEE">
                <w:rPr>
                  <w:rFonts w:eastAsia="Times New Roman" w:cs="Times New Roman"/>
                  <w:color w:val="000000"/>
                  <w:sz w:val="20"/>
                  <w:szCs w:val="20"/>
                  <w:lang w:eastAsia="zh-CN"/>
                </w:rPr>
                <w:t>0.04</w:t>
              </w:r>
            </w:ins>
          </w:p>
        </w:tc>
        <w:tc>
          <w:tcPr>
            <w:tcW w:w="0" w:type="auto"/>
            <w:tcBorders>
              <w:top w:val="nil"/>
              <w:left w:val="nil"/>
              <w:bottom w:val="single" w:sz="4" w:space="0" w:color="auto"/>
              <w:right w:val="nil"/>
            </w:tcBorders>
            <w:noWrap/>
            <w:vAlign w:val="center"/>
            <w:hideMark/>
          </w:tcPr>
          <w:p w14:paraId="5D2F34C7" w14:textId="77777777" w:rsidR="001056F2" w:rsidRPr="00A71FEE" w:rsidRDefault="001056F2" w:rsidP="00A71FEE">
            <w:pPr>
              <w:spacing w:after="0" w:line="240" w:lineRule="auto"/>
              <w:jc w:val="right"/>
              <w:rPr>
                <w:ins w:id="4369" w:author="Jujia Li" w:date="2026-02-23T14:32:00Z" w16du:dateUtc="2026-02-23T20:32:00Z"/>
                <w:rFonts w:eastAsia="Times New Roman" w:cs="Times New Roman"/>
                <w:color w:val="000000"/>
                <w:sz w:val="20"/>
                <w:szCs w:val="20"/>
                <w:lang w:eastAsia="zh-CN"/>
              </w:rPr>
            </w:pPr>
            <w:ins w:id="4370" w:author="Jujia Li" w:date="2026-02-23T14:32:00Z" w16du:dateUtc="2026-02-23T20:32:00Z">
              <w:r w:rsidRPr="00A71FEE">
                <w:rPr>
                  <w:rFonts w:eastAsia="Times New Roman" w:cs="Times New Roman"/>
                  <w:color w:val="000000"/>
                  <w:sz w:val="20"/>
                  <w:szCs w:val="20"/>
                  <w:lang w:eastAsia="zh-CN"/>
                </w:rPr>
                <w:t>[ 0.00,  0.16]</w:t>
              </w:r>
            </w:ins>
          </w:p>
        </w:tc>
      </w:tr>
    </w:tbl>
    <w:p w14:paraId="1F0CB456" w14:textId="77777777" w:rsidR="001056F2" w:rsidRDefault="001056F2" w:rsidP="001056F2">
      <w:pPr>
        <w:spacing w:after="0"/>
        <w:rPr>
          <w:ins w:id="4371" w:author="Jujia Li" w:date="2026-02-23T14:32:00Z" w16du:dateUtc="2026-02-23T20:32:00Z"/>
          <w:rFonts w:eastAsia="SimSun"/>
          <w:iCs/>
          <w:lang w:eastAsia="zh-CN"/>
        </w:rPr>
      </w:pPr>
      <w:ins w:id="4372" w:author="Jujia Li" w:date="2026-02-23T14:32:00Z" w16du:dateUtc="2026-02-23T20:32:00Z">
        <w:r w:rsidRPr="00A71FEE">
          <w:rPr>
            <w:rFonts w:eastAsia="SimSun"/>
            <w:i/>
            <w:lang w:eastAsia="zh-CN"/>
          </w:rPr>
          <w:t>Note.</w:t>
        </w:r>
        <w:r w:rsidRPr="00993C68">
          <w:rPr>
            <w:rFonts w:eastAsia="SimSun"/>
            <w:iCs/>
            <w:lang w:eastAsia="zh-CN"/>
          </w:rPr>
          <w:t xml:space="preserve"> SE = Standard Error; CI = Confidence Interval. The ED Visit variable was standardized (z-score) prior to analysis. </w:t>
        </w:r>
      </w:ins>
    </w:p>
    <w:p w14:paraId="4094FB94" w14:textId="77777777" w:rsidR="000B2F6F" w:rsidRDefault="000B2F6F">
      <w:pPr>
        <w:spacing w:after="0"/>
        <w:rPr>
          <w:ins w:id="4373" w:author="Jujia Li" w:date="2026-02-23T14:34:00Z" w16du:dateUtc="2026-02-23T20:34:00Z"/>
          <w:rFonts w:eastAsia="SimSun"/>
          <w:lang w:eastAsia="zh-CN"/>
        </w:rPr>
      </w:pPr>
    </w:p>
    <w:p w14:paraId="4CC73E38" w14:textId="77777777" w:rsidR="00DB48F0" w:rsidRPr="0098343A" w:rsidRDefault="00DB48F0" w:rsidP="00DB48F0">
      <w:pPr>
        <w:spacing w:after="0"/>
        <w:contextualSpacing/>
        <w:rPr>
          <w:moveTo w:id="4374" w:author="Jujia Li" w:date="2026-02-23T14:34:00Z" w16du:dateUtc="2026-02-23T20:34:00Z"/>
          <w:rFonts w:cs="Times New Roman"/>
          <w:b/>
          <w:bCs/>
        </w:rPr>
      </w:pPr>
      <w:moveToRangeStart w:id="4375" w:author="Jujia Li" w:date="2026-02-23T14:34:00Z" w:name="move222749682"/>
      <w:moveTo w:id="4376" w:author="Jujia Li" w:date="2026-02-23T14:34:00Z" w16du:dateUtc="2026-02-23T20:34:00Z">
        <w:r w:rsidRPr="0098343A">
          <w:rPr>
            <w:rFonts w:cs="Times New Roman"/>
            <w:b/>
            <w:bCs/>
          </w:rPr>
          <w:t>Table 3</w:t>
        </w:r>
      </w:moveTo>
    </w:p>
    <w:p w14:paraId="12AABBF2" w14:textId="77777777" w:rsidR="00DB48F0" w:rsidRPr="0098343A" w:rsidRDefault="00DB48F0" w:rsidP="00DB48F0">
      <w:pPr>
        <w:spacing w:after="0"/>
        <w:contextualSpacing/>
        <w:rPr>
          <w:moveTo w:id="4377" w:author="Jujia Li" w:date="2026-02-23T14:34:00Z" w16du:dateUtc="2026-02-23T20:34:00Z"/>
          <w:rFonts w:cs="Times New Roman"/>
          <w:i/>
          <w:iCs/>
        </w:rPr>
      </w:pPr>
      <w:moveTo w:id="4378" w:author="Jujia Li" w:date="2026-02-23T14:34:00Z" w16du:dateUtc="2026-02-23T20:34:00Z">
        <w:r w:rsidRPr="0098343A">
          <w:rPr>
            <w:rFonts w:cs="Times New Roman"/>
            <w:i/>
            <w:iCs/>
          </w:rPr>
          <w:t xml:space="preserve">Global Moran's I Summary of </w:t>
        </w:r>
        <w:r>
          <w:rPr>
            <w:rFonts w:cs="Times New Roman"/>
            <w:i/>
            <w:iCs/>
          </w:rPr>
          <w:t>Medication</w:t>
        </w:r>
        <w:r w:rsidRPr="0098343A">
          <w:rPr>
            <w:rFonts w:cs="Times New Roman"/>
            <w:i/>
            <w:iCs/>
          </w:rPr>
          <w:t xml:space="preserve"> (Per Capita) across Counties in Northwest Alabama</w:t>
        </w:r>
      </w:moveTo>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689"/>
        <w:gridCol w:w="1723"/>
        <w:gridCol w:w="1714"/>
        <w:gridCol w:w="1714"/>
      </w:tblGrid>
      <w:tr w:rsidR="00DB48F0" w:rsidRPr="008C68DD" w14:paraId="17F3A3A1" w14:textId="77777777" w:rsidTr="00A71FEE">
        <w:trPr>
          <w:trHeight w:val="288"/>
        </w:trPr>
        <w:tc>
          <w:tcPr>
            <w:tcW w:w="1800" w:type="dxa"/>
            <w:tcBorders>
              <w:top w:val="single" w:sz="4" w:space="0" w:color="auto"/>
              <w:bottom w:val="single" w:sz="4" w:space="0" w:color="auto"/>
            </w:tcBorders>
            <w:vAlign w:val="center"/>
          </w:tcPr>
          <w:p w14:paraId="3AF8DEF9" w14:textId="77777777" w:rsidR="00DB48F0" w:rsidRPr="0098343A" w:rsidRDefault="00DB48F0" w:rsidP="00A71FEE">
            <w:pPr>
              <w:spacing w:after="0"/>
              <w:contextualSpacing/>
              <w:jc w:val="center"/>
              <w:rPr>
                <w:moveTo w:id="4379" w:author="Jujia Li" w:date="2026-02-23T14:34:00Z" w16du:dateUtc="2026-02-23T20:34:00Z"/>
                <w:rFonts w:cs="Times New Roman"/>
                <w:sz w:val="20"/>
                <w:szCs w:val="20"/>
              </w:rPr>
            </w:pPr>
          </w:p>
        </w:tc>
        <w:tc>
          <w:tcPr>
            <w:tcW w:w="1689" w:type="dxa"/>
            <w:tcBorders>
              <w:top w:val="single" w:sz="4" w:space="0" w:color="auto"/>
              <w:bottom w:val="single" w:sz="4" w:space="0" w:color="auto"/>
            </w:tcBorders>
            <w:vAlign w:val="center"/>
          </w:tcPr>
          <w:p w14:paraId="788EC8CD" w14:textId="77777777" w:rsidR="00DB48F0" w:rsidRPr="0098343A" w:rsidRDefault="00DB48F0" w:rsidP="00A71FEE">
            <w:pPr>
              <w:spacing w:after="0"/>
              <w:contextualSpacing/>
              <w:jc w:val="center"/>
              <w:rPr>
                <w:moveTo w:id="4380" w:author="Jujia Li" w:date="2026-02-23T14:34:00Z" w16du:dateUtc="2026-02-23T20:34:00Z"/>
                <w:rFonts w:cs="Times New Roman"/>
                <w:sz w:val="20"/>
                <w:szCs w:val="20"/>
              </w:rPr>
            </w:pPr>
            <w:moveTo w:id="4381" w:author="Jujia Li" w:date="2026-02-23T14:34:00Z" w16du:dateUtc="2026-02-23T20:34:00Z">
              <w:r w:rsidRPr="0098343A">
                <w:rPr>
                  <w:rFonts w:cs="Times New Roman"/>
                  <w:sz w:val="20"/>
                  <w:szCs w:val="20"/>
                </w:rPr>
                <w:t>Buprenorphine</w:t>
              </w:r>
            </w:moveTo>
          </w:p>
        </w:tc>
        <w:tc>
          <w:tcPr>
            <w:tcW w:w="1723" w:type="dxa"/>
            <w:tcBorders>
              <w:top w:val="single" w:sz="4" w:space="0" w:color="auto"/>
              <w:bottom w:val="single" w:sz="4" w:space="0" w:color="auto"/>
            </w:tcBorders>
            <w:vAlign w:val="center"/>
          </w:tcPr>
          <w:p w14:paraId="18BA5237" w14:textId="77777777" w:rsidR="00DB48F0" w:rsidRPr="0098343A" w:rsidRDefault="00DB48F0" w:rsidP="00A71FEE">
            <w:pPr>
              <w:spacing w:after="0"/>
              <w:contextualSpacing/>
              <w:jc w:val="center"/>
              <w:rPr>
                <w:moveTo w:id="4382" w:author="Jujia Li" w:date="2026-02-23T14:34:00Z" w16du:dateUtc="2026-02-23T20:34:00Z"/>
                <w:rFonts w:cs="Times New Roman"/>
                <w:sz w:val="20"/>
                <w:szCs w:val="20"/>
              </w:rPr>
            </w:pPr>
            <w:moveTo w:id="4383" w:author="Jujia Li" w:date="2026-02-23T14:34:00Z" w16du:dateUtc="2026-02-23T20:34:00Z">
              <w:r w:rsidRPr="0098343A">
                <w:rPr>
                  <w:rFonts w:cs="Times New Roman"/>
                  <w:sz w:val="20"/>
                  <w:szCs w:val="20"/>
                </w:rPr>
                <w:t>Hydrocodone</w:t>
              </w:r>
            </w:moveTo>
          </w:p>
        </w:tc>
        <w:tc>
          <w:tcPr>
            <w:tcW w:w="1714" w:type="dxa"/>
            <w:tcBorders>
              <w:top w:val="single" w:sz="4" w:space="0" w:color="auto"/>
              <w:bottom w:val="single" w:sz="4" w:space="0" w:color="auto"/>
            </w:tcBorders>
            <w:vAlign w:val="center"/>
          </w:tcPr>
          <w:p w14:paraId="3EF0D7A1" w14:textId="77777777" w:rsidR="00DB48F0" w:rsidRPr="0098343A" w:rsidRDefault="00DB48F0" w:rsidP="00A71FEE">
            <w:pPr>
              <w:spacing w:after="0"/>
              <w:contextualSpacing/>
              <w:jc w:val="center"/>
              <w:rPr>
                <w:moveTo w:id="4384" w:author="Jujia Li" w:date="2026-02-23T14:34:00Z" w16du:dateUtc="2026-02-23T20:34:00Z"/>
                <w:rFonts w:cs="Times New Roman"/>
                <w:sz w:val="20"/>
                <w:szCs w:val="20"/>
              </w:rPr>
            </w:pPr>
            <w:moveTo w:id="4385" w:author="Jujia Li" w:date="2026-02-23T14:34:00Z" w16du:dateUtc="2026-02-23T20:34:00Z">
              <w:r w:rsidRPr="0098343A">
                <w:rPr>
                  <w:rFonts w:cs="Times New Roman"/>
                  <w:sz w:val="20"/>
                  <w:szCs w:val="20"/>
                </w:rPr>
                <w:t>Methadone</w:t>
              </w:r>
            </w:moveTo>
          </w:p>
        </w:tc>
        <w:tc>
          <w:tcPr>
            <w:tcW w:w="1714" w:type="dxa"/>
            <w:tcBorders>
              <w:top w:val="single" w:sz="4" w:space="0" w:color="auto"/>
              <w:bottom w:val="single" w:sz="4" w:space="0" w:color="auto"/>
            </w:tcBorders>
            <w:vAlign w:val="center"/>
          </w:tcPr>
          <w:p w14:paraId="388D188D" w14:textId="77777777" w:rsidR="00DB48F0" w:rsidRPr="0098343A" w:rsidRDefault="00DB48F0" w:rsidP="00A71FEE">
            <w:pPr>
              <w:spacing w:after="0"/>
              <w:contextualSpacing/>
              <w:jc w:val="center"/>
              <w:rPr>
                <w:moveTo w:id="4386" w:author="Jujia Li" w:date="2026-02-23T14:34:00Z" w16du:dateUtc="2026-02-23T20:34:00Z"/>
                <w:rFonts w:cs="Times New Roman"/>
                <w:sz w:val="20"/>
                <w:szCs w:val="20"/>
              </w:rPr>
            </w:pPr>
            <w:moveTo w:id="4387" w:author="Jujia Li" w:date="2026-02-23T14:34:00Z" w16du:dateUtc="2026-02-23T20:34:00Z">
              <w:r w:rsidRPr="0098343A">
                <w:rPr>
                  <w:rFonts w:cs="Times New Roman"/>
                  <w:sz w:val="20"/>
                  <w:szCs w:val="20"/>
                </w:rPr>
                <w:t>Oxycodone</w:t>
              </w:r>
            </w:moveTo>
          </w:p>
        </w:tc>
      </w:tr>
      <w:tr w:rsidR="00DB48F0" w:rsidRPr="008C68DD" w14:paraId="44063531" w14:textId="77777777" w:rsidTr="00A71FEE">
        <w:trPr>
          <w:trHeight w:val="288"/>
        </w:trPr>
        <w:tc>
          <w:tcPr>
            <w:tcW w:w="1800" w:type="dxa"/>
            <w:tcBorders>
              <w:top w:val="single" w:sz="4" w:space="0" w:color="auto"/>
            </w:tcBorders>
            <w:vAlign w:val="center"/>
          </w:tcPr>
          <w:p w14:paraId="78D9191F" w14:textId="77777777" w:rsidR="00DB48F0" w:rsidRPr="0098343A" w:rsidRDefault="00DB48F0" w:rsidP="00A71FEE">
            <w:pPr>
              <w:spacing w:after="0"/>
              <w:contextualSpacing/>
              <w:jc w:val="right"/>
              <w:rPr>
                <w:moveTo w:id="4388" w:author="Jujia Li" w:date="2026-02-23T14:34:00Z" w16du:dateUtc="2026-02-23T20:34:00Z"/>
                <w:rFonts w:cs="Times New Roman"/>
                <w:sz w:val="20"/>
                <w:szCs w:val="20"/>
              </w:rPr>
            </w:pPr>
            <w:moveTo w:id="4389" w:author="Jujia Li" w:date="2026-02-23T14:34:00Z" w16du:dateUtc="2026-02-23T20:34:00Z">
              <w:r w:rsidRPr="0098343A">
                <w:rPr>
                  <w:rFonts w:cs="Times New Roman"/>
                  <w:sz w:val="20"/>
                  <w:szCs w:val="20"/>
                </w:rPr>
                <w:t>Moran's Index</w:t>
              </w:r>
            </w:moveTo>
          </w:p>
        </w:tc>
        <w:tc>
          <w:tcPr>
            <w:tcW w:w="1689" w:type="dxa"/>
            <w:tcBorders>
              <w:top w:val="single" w:sz="4" w:space="0" w:color="auto"/>
            </w:tcBorders>
            <w:vAlign w:val="bottom"/>
          </w:tcPr>
          <w:p w14:paraId="3BA5BEF6" w14:textId="77777777" w:rsidR="00DB48F0" w:rsidRPr="0098343A" w:rsidRDefault="00DB48F0" w:rsidP="00A71FEE">
            <w:pPr>
              <w:spacing w:after="0"/>
              <w:contextualSpacing/>
              <w:jc w:val="right"/>
              <w:rPr>
                <w:moveTo w:id="4390" w:author="Jujia Li" w:date="2026-02-23T14:34:00Z" w16du:dateUtc="2026-02-23T20:34:00Z"/>
                <w:rFonts w:cs="Times New Roman"/>
                <w:sz w:val="20"/>
                <w:szCs w:val="20"/>
              </w:rPr>
            </w:pPr>
            <w:moveTo w:id="4391" w:author="Jujia Li" w:date="2026-02-23T14:34:00Z" w16du:dateUtc="2026-02-23T20:34:00Z">
              <w:r w:rsidRPr="0098343A">
                <w:rPr>
                  <w:rFonts w:cs="Times New Roman"/>
                  <w:sz w:val="20"/>
                  <w:szCs w:val="20"/>
                </w:rPr>
                <w:t>0.088832</w:t>
              </w:r>
            </w:moveTo>
          </w:p>
        </w:tc>
        <w:tc>
          <w:tcPr>
            <w:tcW w:w="1723" w:type="dxa"/>
            <w:tcBorders>
              <w:top w:val="single" w:sz="4" w:space="0" w:color="auto"/>
            </w:tcBorders>
            <w:vAlign w:val="bottom"/>
          </w:tcPr>
          <w:p w14:paraId="609BB137" w14:textId="77777777" w:rsidR="00DB48F0" w:rsidRPr="0098343A" w:rsidRDefault="00DB48F0" w:rsidP="00A71FEE">
            <w:pPr>
              <w:spacing w:after="0"/>
              <w:contextualSpacing/>
              <w:jc w:val="right"/>
              <w:rPr>
                <w:moveTo w:id="4392" w:author="Jujia Li" w:date="2026-02-23T14:34:00Z" w16du:dateUtc="2026-02-23T20:34:00Z"/>
                <w:rFonts w:cs="Times New Roman"/>
                <w:sz w:val="20"/>
                <w:szCs w:val="20"/>
              </w:rPr>
            </w:pPr>
            <w:moveTo w:id="4393" w:author="Jujia Li" w:date="2026-02-23T14:34:00Z" w16du:dateUtc="2026-02-23T20:34:00Z">
              <w:r w:rsidRPr="0098343A">
                <w:rPr>
                  <w:rFonts w:cs="Times New Roman"/>
                  <w:sz w:val="20"/>
                  <w:szCs w:val="20"/>
                </w:rPr>
                <w:t>0.062552</w:t>
              </w:r>
            </w:moveTo>
          </w:p>
        </w:tc>
        <w:tc>
          <w:tcPr>
            <w:tcW w:w="1714" w:type="dxa"/>
            <w:tcBorders>
              <w:top w:val="single" w:sz="4" w:space="0" w:color="auto"/>
            </w:tcBorders>
            <w:vAlign w:val="bottom"/>
          </w:tcPr>
          <w:p w14:paraId="4FEA809E" w14:textId="77777777" w:rsidR="00DB48F0" w:rsidRPr="0098343A" w:rsidRDefault="00DB48F0" w:rsidP="00A71FEE">
            <w:pPr>
              <w:spacing w:after="0"/>
              <w:contextualSpacing/>
              <w:jc w:val="right"/>
              <w:rPr>
                <w:moveTo w:id="4394" w:author="Jujia Li" w:date="2026-02-23T14:34:00Z" w16du:dateUtc="2026-02-23T20:34:00Z"/>
                <w:rFonts w:cs="Times New Roman"/>
                <w:sz w:val="20"/>
                <w:szCs w:val="20"/>
              </w:rPr>
            </w:pPr>
            <w:moveTo w:id="4395" w:author="Jujia Li" w:date="2026-02-23T14:34:00Z" w16du:dateUtc="2026-02-23T20:34:00Z">
              <w:r w:rsidRPr="0098343A">
                <w:rPr>
                  <w:rFonts w:cs="Times New Roman"/>
                  <w:sz w:val="20"/>
                  <w:szCs w:val="20"/>
                </w:rPr>
                <w:t>0.455197</w:t>
              </w:r>
            </w:moveTo>
          </w:p>
        </w:tc>
        <w:tc>
          <w:tcPr>
            <w:tcW w:w="1714" w:type="dxa"/>
            <w:tcBorders>
              <w:top w:val="single" w:sz="4" w:space="0" w:color="auto"/>
            </w:tcBorders>
            <w:vAlign w:val="bottom"/>
          </w:tcPr>
          <w:p w14:paraId="72550DFA" w14:textId="77777777" w:rsidR="00DB48F0" w:rsidRPr="0098343A" w:rsidRDefault="00DB48F0" w:rsidP="00A71FEE">
            <w:pPr>
              <w:spacing w:after="0"/>
              <w:contextualSpacing/>
              <w:jc w:val="right"/>
              <w:rPr>
                <w:moveTo w:id="4396" w:author="Jujia Li" w:date="2026-02-23T14:34:00Z" w16du:dateUtc="2026-02-23T20:34:00Z"/>
                <w:rFonts w:cs="Times New Roman"/>
                <w:sz w:val="20"/>
                <w:szCs w:val="20"/>
              </w:rPr>
            </w:pPr>
            <w:moveTo w:id="4397" w:author="Jujia Li" w:date="2026-02-23T14:34:00Z" w16du:dateUtc="2026-02-23T20:34:00Z">
              <w:r w:rsidRPr="0098343A">
                <w:rPr>
                  <w:rFonts w:cs="Times New Roman"/>
                  <w:sz w:val="20"/>
                  <w:szCs w:val="20"/>
                </w:rPr>
                <w:t>-0.072075</w:t>
              </w:r>
            </w:moveTo>
          </w:p>
        </w:tc>
      </w:tr>
      <w:tr w:rsidR="00DB48F0" w:rsidRPr="008C68DD" w14:paraId="2D6ECD62" w14:textId="77777777" w:rsidTr="00A71FEE">
        <w:trPr>
          <w:trHeight w:val="288"/>
        </w:trPr>
        <w:tc>
          <w:tcPr>
            <w:tcW w:w="1800" w:type="dxa"/>
            <w:vAlign w:val="center"/>
          </w:tcPr>
          <w:p w14:paraId="3D337EEE" w14:textId="77777777" w:rsidR="00DB48F0" w:rsidRPr="0098343A" w:rsidRDefault="00DB48F0" w:rsidP="00A71FEE">
            <w:pPr>
              <w:spacing w:after="0"/>
              <w:contextualSpacing/>
              <w:jc w:val="right"/>
              <w:rPr>
                <w:moveTo w:id="4398" w:author="Jujia Li" w:date="2026-02-23T14:34:00Z" w16du:dateUtc="2026-02-23T20:34:00Z"/>
                <w:rFonts w:cs="Times New Roman"/>
                <w:sz w:val="20"/>
                <w:szCs w:val="20"/>
              </w:rPr>
            </w:pPr>
            <w:moveTo w:id="4399" w:author="Jujia Li" w:date="2026-02-23T14:34:00Z" w16du:dateUtc="2026-02-23T20:34:00Z">
              <w:r w:rsidRPr="0098343A">
                <w:rPr>
                  <w:rFonts w:cs="Times New Roman"/>
                  <w:sz w:val="20"/>
                  <w:szCs w:val="20"/>
                </w:rPr>
                <w:t>Expected Index</w:t>
              </w:r>
            </w:moveTo>
          </w:p>
        </w:tc>
        <w:tc>
          <w:tcPr>
            <w:tcW w:w="1689" w:type="dxa"/>
            <w:vAlign w:val="bottom"/>
          </w:tcPr>
          <w:p w14:paraId="7B993A0A" w14:textId="77777777" w:rsidR="00DB48F0" w:rsidRPr="0098343A" w:rsidRDefault="00DB48F0" w:rsidP="00A71FEE">
            <w:pPr>
              <w:spacing w:after="0"/>
              <w:contextualSpacing/>
              <w:jc w:val="right"/>
              <w:rPr>
                <w:moveTo w:id="4400" w:author="Jujia Li" w:date="2026-02-23T14:34:00Z" w16du:dateUtc="2026-02-23T20:34:00Z"/>
                <w:rFonts w:cs="Times New Roman"/>
                <w:sz w:val="20"/>
                <w:szCs w:val="20"/>
              </w:rPr>
            </w:pPr>
            <w:moveTo w:id="4401" w:author="Jujia Li" w:date="2026-02-23T14:34:00Z" w16du:dateUtc="2026-02-23T20:34:00Z">
              <w:r w:rsidRPr="0098343A">
                <w:rPr>
                  <w:rFonts w:cs="Times New Roman"/>
                  <w:sz w:val="20"/>
                  <w:szCs w:val="20"/>
                </w:rPr>
                <w:t>-0.047619</w:t>
              </w:r>
            </w:moveTo>
          </w:p>
        </w:tc>
        <w:tc>
          <w:tcPr>
            <w:tcW w:w="1723" w:type="dxa"/>
            <w:vAlign w:val="bottom"/>
          </w:tcPr>
          <w:p w14:paraId="405479B5" w14:textId="77777777" w:rsidR="00DB48F0" w:rsidRPr="0098343A" w:rsidRDefault="00DB48F0" w:rsidP="00A71FEE">
            <w:pPr>
              <w:spacing w:after="0"/>
              <w:contextualSpacing/>
              <w:jc w:val="right"/>
              <w:rPr>
                <w:moveTo w:id="4402" w:author="Jujia Li" w:date="2026-02-23T14:34:00Z" w16du:dateUtc="2026-02-23T20:34:00Z"/>
                <w:rFonts w:cs="Times New Roman"/>
                <w:sz w:val="20"/>
                <w:szCs w:val="20"/>
              </w:rPr>
            </w:pPr>
            <w:moveTo w:id="4403" w:author="Jujia Li" w:date="2026-02-23T14:34:00Z" w16du:dateUtc="2026-02-23T20:34:00Z">
              <w:r w:rsidRPr="0098343A">
                <w:rPr>
                  <w:rFonts w:cs="Times New Roman"/>
                  <w:sz w:val="20"/>
                  <w:szCs w:val="20"/>
                </w:rPr>
                <w:t>-0.047619</w:t>
              </w:r>
            </w:moveTo>
          </w:p>
        </w:tc>
        <w:tc>
          <w:tcPr>
            <w:tcW w:w="1714" w:type="dxa"/>
            <w:vAlign w:val="bottom"/>
          </w:tcPr>
          <w:p w14:paraId="03CDFA23" w14:textId="77777777" w:rsidR="00DB48F0" w:rsidRPr="0098343A" w:rsidRDefault="00DB48F0" w:rsidP="00A71FEE">
            <w:pPr>
              <w:spacing w:after="0"/>
              <w:contextualSpacing/>
              <w:jc w:val="right"/>
              <w:rPr>
                <w:moveTo w:id="4404" w:author="Jujia Li" w:date="2026-02-23T14:34:00Z" w16du:dateUtc="2026-02-23T20:34:00Z"/>
                <w:rFonts w:cs="Times New Roman"/>
                <w:sz w:val="20"/>
                <w:szCs w:val="20"/>
              </w:rPr>
            </w:pPr>
            <w:moveTo w:id="4405" w:author="Jujia Li" w:date="2026-02-23T14:34:00Z" w16du:dateUtc="2026-02-23T20:34:00Z">
              <w:r w:rsidRPr="0098343A">
                <w:rPr>
                  <w:rFonts w:cs="Times New Roman"/>
                  <w:sz w:val="20"/>
                  <w:szCs w:val="20"/>
                </w:rPr>
                <w:t>-0.047619</w:t>
              </w:r>
            </w:moveTo>
          </w:p>
        </w:tc>
        <w:tc>
          <w:tcPr>
            <w:tcW w:w="1714" w:type="dxa"/>
            <w:vAlign w:val="bottom"/>
          </w:tcPr>
          <w:p w14:paraId="1001BAFA" w14:textId="77777777" w:rsidR="00DB48F0" w:rsidRPr="0098343A" w:rsidRDefault="00DB48F0" w:rsidP="00A71FEE">
            <w:pPr>
              <w:spacing w:after="0"/>
              <w:contextualSpacing/>
              <w:jc w:val="right"/>
              <w:rPr>
                <w:moveTo w:id="4406" w:author="Jujia Li" w:date="2026-02-23T14:34:00Z" w16du:dateUtc="2026-02-23T20:34:00Z"/>
                <w:rFonts w:cs="Times New Roman"/>
                <w:sz w:val="20"/>
                <w:szCs w:val="20"/>
              </w:rPr>
            </w:pPr>
            <w:moveTo w:id="4407" w:author="Jujia Li" w:date="2026-02-23T14:34:00Z" w16du:dateUtc="2026-02-23T20:34:00Z">
              <w:r w:rsidRPr="0098343A">
                <w:rPr>
                  <w:rFonts w:cs="Times New Roman"/>
                  <w:sz w:val="20"/>
                  <w:szCs w:val="20"/>
                </w:rPr>
                <w:t>-0.047619</w:t>
              </w:r>
            </w:moveTo>
          </w:p>
        </w:tc>
      </w:tr>
      <w:tr w:rsidR="00DB48F0" w:rsidRPr="008C68DD" w14:paraId="169B2ED5" w14:textId="77777777" w:rsidTr="00A71FEE">
        <w:trPr>
          <w:trHeight w:val="288"/>
        </w:trPr>
        <w:tc>
          <w:tcPr>
            <w:tcW w:w="1800" w:type="dxa"/>
            <w:vAlign w:val="center"/>
          </w:tcPr>
          <w:p w14:paraId="0EC9E3CC" w14:textId="77777777" w:rsidR="00DB48F0" w:rsidRPr="0098343A" w:rsidRDefault="00DB48F0" w:rsidP="00A71FEE">
            <w:pPr>
              <w:spacing w:after="0"/>
              <w:contextualSpacing/>
              <w:jc w:val="right"/>
              <w:rPr>
                <w:moveTo w:id="4408" w:author="Jujia Li" w:date="2026-02-23T14:34:00Z" w16du:dateUtc="2026-02-23T20:34:00Z"/>
                <w:rFonts w:cs="Times New Roman"/>
                <w:sz w:val="20"/>
                <w:szCs w:val="20"/>
              </w:rPr>
            </w:pPr>
            <w:moveTo w:id="4409" w:author="Jujia Li" w:date="2026-02-23T14:34:00Z" w16du:dateUtc="2026-02-23T20:34:00Z">
              <w:r w:rsidRPr="0098343A">
                <w:rPr>
                  <w:rFonts w:cs="Times New Roman"/>
                  <w:sz w:val="20"/>
                  <w:szCs w:val="20"/>
                </w:rPr>
                <w:t>Variance</w:t>
              </w:r>
            </w:moveTo>
          </w:p>
        </w:tc>
        <w:tc>
          <w:tcPr>
            <w:tcW w:w="1689" w:type="dxa"/>
            <w:vAlign w:val="bottom"/>
          </w:tcPr>
          <w:p w14:paraId="7234CF9D" w14:textId="77777777" w:rsidR="00DB48F0" w:rsidRPr="0098343A" w:rsidRDefault="00DB48F0" w:rsidP="00A71FEE">
            <w:pPr>
              <w:spacing w:after="0"/>
              <w:contextualSpacing/>
              <w:jc w:val="right"/>
              <w:rPr>
                <w:moveTo w:id="4410" w:author="Jujia Li" w:date="2026-02-23T14:34:00Z" w16du:dateUtc="2026-02-23T20:34:00Z"/>
                <w:rFonts w:cs="Times New Roman"/>
                <w:sz w:val="20"/>
                <w:szCs w:val="20"/>
              </w:rPr>
            </w:pPr>
            <w:moveTo w:id="4411" w:author="Jujia Li" w:date="2026-02-23T14:34:00Z" w16du:dateUtc="2026-02-23T20:34:00Z">
              <w:r w:rsidRPr="0098343A">
                <w:rPr>
                  <w:rFonts w:cs="Times New Roman"/>
                  <w:sz w:val="20"/>
                  <w:szCs w:val="20"/>
                </w:rPr>
                <w:t>0.035280</w:t>
              </w:r>
            </w:moveTo>
          </w:p>
        </w:tc>
        <w:tc>
          <w:tcPr>
            <w:tcW w:w="1723" w:type="dxa"/>
            <w:vAlign w:val="bottom"/>
          </w:tcPr>
          <w:p w14:paraId="6F0DB750" w14:textId="77777777" w:rsidR="00DB48F0" w:rsidRPr="0098343A" w:rsidRDefault="00DB48F0" w:rsidP="00A71FEE">
            <w:pPr>
              <w:spacing w:after="0"/>
              <w:contextualSpacing/>
              <w:jc w:val="right"/>
              <w:rPr>
                <w:moveTo w:id="4412" w:author="Jujia Li" w:date="2026-02-23T14:34:00Z" w16du:dateUtc="2026-02-23T20:34:00Z"/>
                <w:rFonts w:cs="Times New Roman"/>
                <w:sz w:val="20"/>
                <w:szCs w:val="20"/>
              </w:rPr>
            </w:pPr>
            <w:moveTo w:id="4413" w:author="Jujia Li" w:date="2026-02-23T14:34:00Z" w16du:dateUtc="2026-02-23T20:34:00Z">
              <w:r w:rsidRPr="0098343A">
                <w:rPr>
                  <w:rFonts w:cs="Times New Roman"/>
                  <w:sz w:val="20"/>
                  <w:szCs w:val="20"/>
                </w:rPr>
                <w:t>0.036123</w:t>
              </w:r>
            </w:moveTo>
          </w:p>
        </w:tc>
        <w:tc>
          <w:tcPr>
            <w:tcW w:w="1714" w:type="dxa"/>
            <w:vAlign w:val="bottom"/>
          </w:tcPr>
          <w:p w14:paraId="7C3E6CDF" w14:textId="77777777" w:rsidR="00DB48F0" w:rsidRPr="0098343A" w:rsidRDefault="00DB48F0" w:rsidP="00A71FEE">
            <w:pPr>
              <w:spacing w:after="0"/>
              <w:contextualSpacing/>
              <w:jc w:val="right"/>
              <w:rPr>
                <w:moveTo w:id="4414" w:author="Jujia Li" w:date="2026-02-23T14:34:00Z" w16du:dateUtc="2026-02-23T20:34:00Z"/>
                <w:rFonts w:cs="Times New Roman"/>
                <w:sz w:val="20"/>
                <w:szCs w:val="20"/>
              </w:rPr>
            </w:pPr>
            <w:moveTo w:id="4415" w:author="Jujia Li" w:date="2026-02-23T14:34:00Z" w16du:dateUtc="2026-02-23T20:34:00Z">
              <w:r w:rsidRPr="0098343A">
                <w:rPr>
                  <w:rFonts w:cs="Times New Roman"/>
                  <w:sz w:val="20"/>
                  <w:szCs w:val="20"/>
                </w:rPr>
                <w:t>0.033704</w:t>
              </w:r>
            </w:moveTo>
          </w:p>
        </w:tc>
        <w:tc>
          <w:tcPr>
            <w:tcW w:w="1714" w:type="dxa"/>
            <w:vAlign w:val="bottom"/>
          </w:tcPr>
          <w:p w14:paraId="01E3AE1D" w14:textId="77777777" w:rsidR="00DB48F0" w:rsidRPr="0098343A" w:rsidRDefault="00DB48F0" w:rsidP="00A71FEE">
            <w:pPr>
              <w:spacing w:after="0"/>
              <w:contextualSpacing/>
              <w:jc w:val="right"/>
              <w:rPr>
                <w:moveTo w:id="4416" w:author="Jujia Li" w:date="2026-02-23T14:34:00Z" w16du:dateUtc="2026-02-23T20:34:00Z"/>
                <w:rFonts w:cs="Times New Roman"/>
                <w:sz w:val="20"/>
                <w:szCs w:val="20"/>
              </w:rPr>
            </w:pPr>
            <w:moveTo w:id="4417" w:author="Jujia Li" w:date="2026-02-23T14:34:00Z" w16du:dateUtc="2026-02-23T20:34:00Z">
              <w:r w:rsidRPr="0098343A">
                <w:rPr>
                  <w:rFonts w:cs="Times New Roman"/>
                  <w:sz w:val="20"/>
                  <w:szCs w:val="20"/>
                </w:rPr>
                <w:t>0.033338</w:t>
              </w:r>
            </w:moveTo>
          </w:p>
        </w:tc>
      </w:tr>
      <w:tr w:rsidR="00DB48F0" w:rsidRPr="008C68DD" w14:paraId="14500948" w14:textId="77777777" w:rsidTr="00A71FEE">
        <w:trPr>
          <w:trHeight w:val="288"/>
        </w:trPr>
        <w:tc>
          <w:tcPr>
            <w:tcW w:w="1800" w:type="dxa"/>
            <w:vAlign w:val="center"/>
          </w:tcPr>
          <w:p w14:paraId="5A605FDF" w14:textId="77777777" w:rsidR="00DB48F0" w:rsidRPr="0098343A" w:rsidRDefault="00DB48F0" w:rsidP="00A71FEE">
            <w:pPr>
              <w:spacing w:after="0"/>
              <w:contextualSpacing/>
              <w:jc w:val="right"/>
              <w:rPr>
                <w:moveTo w:id="4418" w:author="Jujia Li" w:date="2026-02-23T14:34:00Z" w16du:dateUtc="2026-02-23T20:34:00Z"/>
                <w:rFonts w:cs="Times New Roman"/>
                <w:sz w:val="20"/>
                <w:szCs w:val="20"/>
              </w:rPr>
            </w:pPr>
            <w:moveTo w:id="4419" w:author="Jujia Li" w:date="2026-02-23T14:34:00Z" w16du:dateUtc="2026-02-23T20:34:00Z">
              <w:r w:rsidRPr="0098343A">
                <w:rPr>
                  <w:rFonts w:cs="Times New Roman"/>
                  <w:sz w:val="20"/>
                  <w:szCs w:val="20"/>
                </w:rPr>
                <w:t>z-score</w:t>
              </w:r>
            </w:moveTo>
          </w:p>
        </w:tc>
        <w:tc>
          <w:tcPr>
            <w:tcW w:w="1689" w:type="dxa"/>
            <w:vAlign w:val="bottom"/>
          </w:tcPr>
          <w:p w14:paraId="3E4ACB39" w14:textId="77777777" w:rsidR="00DB48F0" w:rsidRPr="0098343A" w:rsidRDefault="00DB48F0" w:rsidP="00A71FEE">
            <w:pPr>
              <w:spacing w:after="0"/>
              <w:contextualSpacing/>
              <w:jc w:val="right"/>
              <w:rPr>
                <w:moveTo w:id="4420" w:author="Jujia Li" w:date="2026-02-23T14:34:00Z" w16du:dateUtc="2026-02-23T20:34:00Z"/>
                <w:rFonts w:cs="Times New Roman"/>
                <w:sz w:val="20"/>
                <w:szCs w:val="20"/>
              </w:rPr>
            </w:pPr>
            <w:moveTo w:id="4421" w:author="Jujia Li" w:date="2026-02-23T14:34:00Z" w16du:dateUtc="2026-02-23T20:34:00Z">
              <w:r w:rsidRPr="0098343A">
                <w:rPr>
                  <w:rFonts w:cs="Times New Roman"/>
                  <w:sz w:val="20"/>
                  <w:szCs w:val="20"/>
                </w:rPr>
                <w:t>0.726468</w:t>
              </w:r>
            </w:moveTo>
          </w:p>
        </w:tc>
        <w:tc>
          <w:tcPr>
            <w:tcW w:w="1723" w:type="dxa"/>
            <w:vAlign w:val="bottom"/>
          </w:tcPr>
          <w:p w14:paraId="5663220C" w14:textId="77777777" w:rsidR="00DB48F0" w:rsidRPr="0098343A" w:rsidRDefault="00DB48F0" w:rsidP="00A71FEE">
            <w:pPr>
              <w:spacing w:after="0"/>
              <w:contextualSpacing/>
              <w:jc w:val="right"/>
              <w:rPr>
                <w:moveTo w:id="4422" w:author="Jujia Li" w:date="2026-02-23T14:34:00Z" w16du:dateUtc="2026-02-23T20:34:00Z"/>
                <w:rFonts w:cs="Times New Roman"/>
                <w:sz w:val="20"/>
                <w:szCs w:val="20"/>
              </w:rPr>
            </w:pPr>
            <w:moveTo w:id="4423" w:author="Jujia Li" w:date="2026-02-23T14:34:00Z" w16du:dateUtc="2026-02-23T20:34:00Z">
              <w:r w:rsidRPr="0098343A">
                <w:rPr>
                  <w:rFonts w:cs="Times New Roman"/>
                  <w:sz w:val="20"/>
                  <w:szCs w:val="20"/>
                </w:rPr>
                <w:t>0.579659</w:t>
              </w:r>
            </w:moveTo>
          </w:p>
        </w:tc>
        <w:tc>
          <w:tcPr>
            <w:tcW w:w="1714" w:type="dxa"/>
            <w:vAlign w:val="bottom"/>
          </w:tcPr>
          <w:p w14:paraId="341E061E" w14:textId="77777777" w:rsidR="00DB48F0" w:rsidRPr="0098343A" w:rsidRDefault="00DB48F0" w:rsidP="00A71FEE">
            <w:pPr>
              <w:spacing w:after="0"/>
              <w:contextualSpacing/>
              <w:jc w:val="right"/>
              <w:rPr>
                <w:moveTo w:id="4424" w:author="Jujia Li" w:date="2026-02-23T14:34:00Z" w16du:dateUtc="2026-02-23T20:34:00Z"/>
                <w:rFonts w:cs="Times New Roman"/>
                <w:sz w:val="20"/>
                <w:szCs w:val="20"/>
              </w:rPr>
            </w:pPr>
            <w:moveTo w:id="4425" w:author="Jujia Li" w:date="2026-02-23T14:34:00Z" w16du:dateUtc="2026-02-23T20:34:00Z">
              <w:r w:rsidRPr="0098343A">
                <w:rPr>
                  <w:rFonts w:cs="Times New Roman"/>
                  <w:sz w:val="20"/>
                  <w:szCs w:val="20"/>
                </w:rPr>
                <w:t>2.738834</w:t>
              </w:r>
            </w:moveTo>
          </w:p>
        </w:tc>
        <w:tc>
          <w:tcPr>
            <w:tcW w:w="1714" w:type="dxa"/>
            <w:vAlign w:val="bottom"/>
          </w:tcPr>
          <w:p w14:paraId="7EDD8BFB" w14:textId="77777777" w:rsidR="00DB48F0" w:rsidRPr="0098343A" w:rsidRDefault="00DB48F0" w:rsidP="00A71FEE">
            <w:pPr>
              <w:spacing w:after="0"/>
              <w:contextualSpacing/>
              <w:jc w:val="right"/>
              <w:rPr>
                <w:moveTo w:id="4426" w:author="Jujia Li" w:date="2026-02-23T14:34:00Z" w16du:dateUtc="2026-02-23T20:34:00Z"/>
                <w:rFonts w:cs="Times New Roman"/>
                <w:sz w:val="20"/>
                <w:szCs w:val="20"/>
              </w:rPr>
            </w:pPr>
            <w:moveTo w:id="4427" w:author="Jujia Li" w:date="2026-02-23T14:34:00Z" w16du:dateUtc="2026-02-23T20:34:00Z">
              <w:r w:rsidRPr="0098343A">
                <w:rPr>
                  <w:rFonts w:cs="Times New Roman"/>
                  <w:sz w:val="20"/>
                  <w:szCs w:val="20"/>
                </w:rPr>
                <w:t>-0.133944</w:t>
              </w:r>
            </w:moveTo>
          </w:p>
        </w:tc>
      </w:tr>
      <w:tr w:rsidR="00DB48F0" w:rsidRPr="008C68DD" w14:paraId="4879D687" w14:textId="77777777" w:rsidTr="00A71FEE">
        <w:trPr>
          <w:trHeight w:val="288"/>
        </w:trPr>
        <w:tc>
          <w:tcPr>
            <w:tcW w:w="1800" w:type="dxa"/>
            <w:vAlign w:val="center"/>
          </w:tcPr>
          <w:p w14:paraId="5D80D49D" w14:textId="77777777" w:rsidR="00DB48F0" w:rsidRPr="0098343A" w:rsidRDefault="00DB48F0" w:rsidP="00A71FEE">
            <w:pPr>
              <w:spacing w:after="0"/>
              <w:contextualSpacing/>
              <w:jc w:val="right"/>
              <w:rPr>
                <w:moveTo w:id="4428" w:author="Jujia Li" w:date="2026-02-23T14:34:00Z" w16du:dateUtc="2026-02-23T20:34:00Z"/>
                <w:rFonts w:cs="Times New Roman"/>
                <w:sz w:val="20"/>
                <w:szCs w:val="20"/>
              </w:rPr>
            </w:pPr>
            <w:moveTo w:id="4429" w:author="Jujia Li" w:date="2026-02-23T14:34:00Z" w16du:dateUtc="2026-02-23T20:34:00Z">
              <w:r w:rsidRPr="0098343A">
                <w:rPr>
                  <w:rFonts w:cs="Times New Roman"/>
                  <w:sz w:val="20"/>
                  <w:szCs w:val="20"/>
                </w:rPr>
                <w:t>p-value</w:t>
              </w:r>
            </w:moveTo>
          </w:p>
        </w:tc>
        <w:tc>
          <w:tcPr>
            <w:tcW w:w="1689" w:type="dxa"/>
            <w:vAlign w:val="center"/>
          </w:tcPr>
          <w:p w14:paraId="3269737D" w14:textId="77777777" w:rsidR="00DB48F0" w:rsidRPr="0098343A" w:rsidRDefault="00DB48F0" w:rsidP="00A71FEE">
            <w:pPr>
              <w:spacing w:after="0"/>
              <w:contextualSpacing/>
              <w:jc w:val="right"/>
              <w:rPr>
                <w:moveTo w:id="4430" w:author="Jujia Li" w:date="2026-02-23T14:34:00Z" w16du:dateUtc="2026-02-23T20:34:00Z"/>
                <w:rFonts w:cs="Times New Roman"/>
                <w:sz w:val="20"/>
                <w:szCs w:val="20"/>
              </w:rPr>
            </w:pPr>
            <w:moveTo w:id="4431" w:author="Jujia Li" w:date="2026-02-23T14:34:00Z" w16du:dateUtc="2026-02-23T20:34:00Z">
              <w:r w:rsidRPr="0098343A">
                <w:rPr>
                  <w:rFonts w:cs="Times New Roman"/>
                  <w:sz w:val="20"/>
                  <w:szCs w:val="20"/>
                </w:rPr>
                <w:t>0.467552</w:t>
              </w:r>
            </w:moveTo>
          </w:p>
        </w:tc>
        <w:tc>
          <w:tcPr>
            <w:tcW w:w="1723" w:type="dxa"/>
            <w:vAlign w:val="bottom"/>
          </w:tcPr>
          <w:p w14:paraId="12803DD5" w14:textId="77777777" w:rsidR="00DB48F0" w:rsidRPr="0098343A" w:rsidRDefault="00DB48F0" w:rsidP="00A71FEE">
            <w:pPr>
              <w:spacing w:after="0"/>
              <w:contextualSpacing/>
              <w:jc w:val="right"/>
              <w:rPr>
                <w:moveTo w:id="4432" w:author="Jujia Li" w:date="2026-02-23T14:34:00Z" w16du:dateUtc="2026-02-23T20:34:00Z"/>
                <w:rFonts w:cs="Times New Roman"/>
                <w:sz w:val="20"/>
                <w:szCs w:val="20"/>
              </w:rPr>
            </w:pPr>
            <w:moveTo w:id="4433" w:author="Jujia Li" w:date="2026-02-23T14:34:00Z" w16du:dateUtc="2026-02-23T20:34:00Z">
              <w:r w:rsidRPr="0098343A">
                <w:rPr>
                  <w:rFonts w:cs="Times New Roman"/>
                  <w:sz w:val="20"/>
                  <w:szCs w:val="20"/>
                </w:rPr>
                <w:t>0.562144</w:t>
              </w:r>
            </w:moveTo>
          </w:p>
        </w:tc>
        <w:tc>
          <w:tcPr>
            <w:tcW w:w="1714" w:type="dxa"/>
            <w:vAlign w:val="bottom"/>
          </w:tcPr>
          <w:p w14:paraId="5CD0C96D" w14:textId="77777777" w:rsidR="00DB48F0" w:rsidRPr="0098343A" w:rsidRDefault="00DB48F0" w:rsidP="00A71FEE">
            <w:pPr>
              <w:spacing w:after="0"/>
              <w:contextualSpacing/>
              <w:jc w:val="right"/>
              <w:rPr>
                <w:moveTo w:id="4434" w:author="Jujia Li" w:date="2026-02-23T14:34:00Z" w16du:dateUtc="2026-02-23T20:34:00Z"/>
                <w:rFonts w:cs="Times New Roman"/>
                <w:sz w:val="20"/>
                <w:szCs w:val="20"/>
              </w:rPr>
            </w:pPr>
            <w:moveTo w:id="4435" w:author="Jujia Li" w:date="2026-02-23T14:34:00Z" w16du:dateUtc="2026-02-23T20:34:00Z">
              <w:r w:rsidRPr="0098343A">
                <w:rPr>
                  <w:rFonts w:cs="Times New Roman"/>
                  <w:sz w:val="20"/>
                  <w:szCs w:val="20"/>
                </w:rPr>
                <w:t>0.006166</w:t>
              </w:r>
            </w:moveTo>
          </w:p>
        </w:tc>
        <w:tc>
          <w:tcPr>
            <w:tcW w:w="1714" w:type="dxa"/>
            <w:vAlign w:val="bottom"/>
          </w:tcPr>
          <w:p w14:paraId="50CC4B84" w14:textId="77777777" w:rsidR="00DB48F0" w:rsidRPr="0098343A" w:rsidRDefault="00DB48F0" w:rsidP="00A71FEE">
            <w:pPr>
              <w:spacing w:after="0"/>
              <w:contextualSpacing/>
              <w:jc w:val="right"/>
              <w:rPr>
                <w:moveTo w:id="4436" w:author="Jujia Li" w:date="2026-02-23T14:34:00Z" w16du:dateUtc="2026-02-23T20:34:00Z"/>
                <w:rFonts w:cs="Times New Roman"/>
                <w:sz w:val="20"/>
                <w:szCs w:val="20"/>
              </w:rPr>
            </w:pPr>
            <w:moveTo w:id="4437" w:author="Jujia Li" w:date="2026-02-23T14:34:00Z" w16du:dateUtc="2026-02-23T20:34:00Z">
              <w:r w:rsidRPr="0098343A">
                <w:rPr>
                  <w:rFonts w:cs="Times New Roman"/>
                  <w:sz w:val="20"/>
                  <w:szCs w:val="20"/>
                </w:rPr>
                <w:t>0.893447</w:t>
              </w:r>
            </w:moveTo>
          </w:p>
        </w:tc>
      </w:tr>
      <w:moveToRangeEnd w:id="4375"/>
    </w:tbl>
    <w:p w14:paraId="27DE3ED7" w14:textId="77777777" w:rsidR="00DB48F0" w:rsidRPr="000B2F6F" w:rsidRDefault="00DB48F0">
      <w:pPr>
        <w:spacing w:after="0"/>
        <w:rPr>
          <w:rFonts w:eastAsia="SimSun"/>
          <w:lang w:eastAsia="zh-CN"/>
          <w:rPrChange w:id="4438" w:author="Jujia Li" w:date="2026-02-10T22:19:00Z" w16du:dateUtc="2026-02-11T04:19:00Z">
            <w:rPr/>
          </w:rPrChange>
        </w:rPr>
        <w:pPrChange w:id="4439" w:author="Jujia Li" w:date="2026-02-14T17:36:00Z" w16du:dateUtc="2026-02-14T23:36:00Z">
          <w:pPr/>
        </w:pPrChange>
      </w:pPr>
    </w:p>
    <w:sectPr w:rsidR="00DB48F0" w:rsidRPr="000B2F6F" w:rsidSect="00616F86">
      <w:pgSz w:w="15840" w:h="12240" w:orient="landscape"/>
      <w:pgMar w:top="1800" w:right="1440" w:bottom="1800" w:left="1440" w:header="720" w:footer="720" w:gutter="0"/>
      <w:cols w:space="720"/>
      <w:docGrid w:linePitch="360"/>
      <w:sectPrChange w:id="4440" w:author="Jujia Li" w:date="2026-02-10T20:25:00Z" w16du:dateUtc="2026-02-11T02:25:00Z">
        <w:sectPr w:rsidR="00DB48F0" w:rsidRPr="000B2F6F" w:rsidSect="00616F86">
          <w:pgSz w:w="12240" w:h="15840" w:orient="portrait"/>
          <w:pgMar w:top="1440" w:right="1800" w:bottom="1440" w:left="180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73" w:author="Jujia Li" w:date="2026-02-10T23:40:00Z" w:initials="JL">
    <w:p w14:paraId="06360927" w14:textId="77777777" w:rsidR="000403E1" w:rsidRDefault="000403E1" w:rsidP="000403E1">
      <w:pPr>
        <w:pStyle w:val="CommentText"/>
      </w:pPr>
      <w:r>
        <w:rPr>
          <w:rStyle w:val="CommentReference"/>
        </w:rPr>
        <w:annotationRef/>
      </w:r>
      <w:r>
        <w:t>Combined two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3609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E6035" w16cex:dateUtc="2026-02-11T0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360927" w16cid:durableId="711E60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7001" w14:textId="77777777" w:rsidR="00830D8C" w:rsidRDefault="00830D8C" w:rsidP="00304F0D">
      <w:pPr>
        <w:spacing w:after="0" w:line="240" w:lineRule="auto"/>
      </w:pPr>
      <w:r>
        <w:separator/>
      </w:r>
    </w:p>
  </w:endnote>
  <w:endnote w:type="continuationSeparator" w:id="0">
    <w:p w14:paraId="52C0CACF" w14:textId="77777777" w:rsidR="00830D8C" w:rsidRDefault="00830D8C" w:rsidP="0030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090" w:author="Jujia Li" w:date="2026-03-02T09:09:00Z"/>
  <w:sdt>
    <w:sdtPr>
      <w:id w:val="-1622303501"/>
      <w:docPartObj>
        <w:docPartGallery w:val="Page Numbers (Bottom of Page)"/>
        <w:docPartUnique/>
      </w:docPartObj>
    </w:sdtPr>
    <w:sdtEndPr>
      <w:rPr>
        <w:noProof/>
      </w:rPr>
    </w:sdtEndPr>
    <w:sdtContent>
      <w:customXmlInsRangeEnd w:id="3090"/>
      <w:p w14:paraId="230E8514" w14:textId="12CB27E9" w:rsidR="00464251" w:rsidRDefault="00464251">
        <w:pPr>
          <w:pStyle w:val="Footer"/>
          <w:jc w:val="center"/>
          <w:rPr>
            <w:ins w:id="3091" w:author="Jujia Li" w:date="2026-03-02T09:09:00Z" w16du:dateUtc="2026-03-02T15:09:00Z"/>
          </w:rPr>
        </w:pPr>
        <w:ins w:id="3092" w:author="Jujia Li" w:date="2026-03-02T09:09:00Z" w16du:dateUtc="2026-03-02T15:09:00Z">
          <w:r>
            <w:fldChar w:fldCharType="begin"/>
          </w:r>
          <w:r>
            <w:instrText xml:space="preserve"> PAGE   \* MERGEFORMAT </w:instrText>
          </w:r>
          <w:r>
            <w:fldChar w:fldCharType="separate"/>
          </w:r>
          <w:r>
            <w:rPr>
              <w:noProof/>
            </w:rPr>
            <w:t>2</w:t>
          </w:r>
          <w:r>
            <w:rPr>
              <w:noProof/>
            </w:rPr>
            <w:fldChar w:fldCharType="end"/>
          </w:r>
        </w:ins>
      </w:p>
      <w:customXmlInsRangeStart w:id="3093" w:author="Jujia Li" w:date="2026-03-02T09:09:00Z"/>
    </w:sdtContent>
  </w:sdt>
  <w:customXmlInsRangeEnd w:id="3093"/>
  <w:p w14:paraId="2F6292C7" w14:textId="77777777" w:rsidR="00464251" w:rsidRDefault="00464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F1A7" w14:textId="77777777" w:rsidR="00830D8C" w:rsidRDefault="00830D8C" w:rsidP="00304F0D">
      <w:pPr>
        <w:spacing w:after="0" w:line="240" w:lineRule="auto"/>
      </w:pPr>
      <w:r>
        <w:separator/>
      </w:r>
    </w:p>
  </w:footnote>
  <w:footnote w:type="continuationSeparator" w:id="0">
    <w:p w14:paraId="5AADA6BB" w14:textId="77777777" w:rsidR="00830D8C" w:rsidRDefault="00830D8C" w:rsidP="00304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B08A3"/>
    <w:multiLevelType w:val="multilevel"/>
    <w:tmpl w:val="F32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67CBF"/>
    <w:multiLevelType w:val="multilevel"/>
    <w:tmpl w:val="DC1C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36D43"/>
    <w:multiLevelType w:val="multilevel"/>
    <w:tmpl w:val="C8B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640631">
    <w:abstractNumId w:val="8"/>
  </w:num>
  <w:num w:numId="2" w16cid:durableId="1927886068">
    <w:abstractNumId w:val="6"/>
  </w:num>
  <w:num w:numId="3" w16cid:durableId="273562378">
    <w:abstractNumId w:val="5"/>
  </w:num>
  <w:num w:numId="4" w16cid:durableId="907690524">
    <w:abstractNumId w:val="4"/>
  </w:num>
  <w:num w:numId="5" w16cid:durableId="1528519912">
    <w:abstractNumId w:val="7"/>
  </w:num>
  <w:num w:numId="6" w16cid:durableId="581378207">
    <w:abstractNumId w:val="3"/>
  </w:num>
  <w:num w:numId="7" w16cid:durableId="1158424107">
    <w:abstractNumId w:val="2"/>
  </w:num>
  <w:num w:numId="8" w16cid:durableId="1389643749">
    <w:abstractNumId w:val="1"/>
  </w:num>
  <w:num w:numId="9" w16cid:durableId="2134903121">
    <w:abstractNumId w:val="0"/>
  </w:num>
  <w:num w:numId="10" w16cid:durableId="849106083">
    <w:abstractNumId w:val="11"/>
  </w:num>
  <w:num w:numId="11" w16cid:durableId="1278636750">
    <w:abstractNumId w:val="10"/>
  </w:num>
  <w:num w:numId="12" w16cid:durableId="14420036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jia Li">
    <w15:presenceInfo w15:providerId="AD" w15:userId="S::jli183@crimson.ua.edu::de3a5541-c6d5-4a79-8d87-9fceda2adc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73"/>
    <w:rsid w:val="00013B7F"/>
    <w:rsid w:val="000142DB"/>
    <w:rsid w:val="000331EB"/>
    <w:rsid w:val="00033A1D"/>
    <w:rsid w:val="00034616"/>
    <w:rsid w:val="000403E1"/>
    <w:rsid w:val="0004118B"/>
    <w:rsid w:val="0006063C"/>
    <w:rsid w:val="0006324E"/>
    <w:rsid w:val="000656BC"/>
    <w:rsid w:val="0008066B"/>
    <w:rsid w:val="0008190F"/>
    <w:rsid w:val="00095058"/>
    <w:rsid w:val="000B2F6F"/>
    <w:rsid w:val="000C7A78"/>
    <w:rsid w:val="000E2084"/>
    <w:rsid w:val="001056F2"/>
    <w:rsid w:val="0011486F"/>
    <w:rsid w:val="00124631"/>
    <w:rsid w:val="00147C0E"/>
    <w:rsid w:val="0015074B"/>
    <w:rsid w:val="00153011"/>
    <w:rsid w:val="00177480"/>
    <w:rsid w:val="00177F4A"/>
    <w:rsid w:val="001834EC"/>
    <w:rsid w:val="001852E1"/>
    <w:rsid w:val="001B1DD9"/>
    <w:rsid w:val="001C6BC3"/>
    <w:rsid w:val="001D3C56"/>
    <w:rsid w:val="001F0EB0"/>
    <w:rsid w:val="001F1196"/>
    <w:rsid w:val="0022125D"/>
    <w:rsid w:val="002218B5"/>
    <w:rsid w:val="00221C6F"/>
    <w:rsid w:val="002452CC"/>
    <w:rsid w:val="00246190"/>
    <w:rsid w:val="0029639D"/>
    <w:rsid w:val="002A2CAE"/>
    <w:rsid w:val="002C4D77"/>
    <w:rsid w:val="002C6692"/>
    <w:rsid w:val="002E1EB5"/>
    <w:rsid w:val="002E1FBC"/>
    <w:rsid w:val="002E213C"/>
    <w:rsid w:val="002E6418"/>
    <w:rsid w:val="002E793C"/>
    <w:rsid w:val="002F0812"/>
    <w:rsid w:val="002F3EA9"/>
    <w:rsid w:val="002F71F6"/>
    <w:rsid w:val="00304F0D"/>
    <w:rsid w:val="00325A04"/>
    <w:rsid w:val="00326F90"/>
    <w:rsid w:val="00327A3D"/>
    <w:rsid w:val="00347C3F"/>
    <w:rsid w:val="0036350D"/>
    <w:rsid w:val="00365522"/>
    <w:rsid w:val="00374380"/>
    <w:rsid w:val="003800C0"/>
    <w:rsid w:val="00384B1A"/>
    <w:rsid w:val="00392866"/>
    <w:rsid w:val="0039502C"/>
    <w:rsid w:val="00396A39"/>
    <w:rsid w:val="00397808"/>
    <w:rsid w:val="003A4A6E"/>
    <w:rsid w:val="003A4A81"/>
    <w:rsid w:val="003D30CD"/>
    <w:rsid w:val="003E506A"/>
    <w:rsid w:val="003F22D0"/>
    <w:rsid w:val="003F3727"/>
    <w:rsid w:val="00410708"/>
    <w:rsid w:val="00414804"/>
    <w:rsid w:val="00423B58"/>
    <w:rsid w:val="004532F0"/>
    <w:rsid w:val="00460BC0"/>
    <w:rsid w:val="00463989"/>
    <w:rsid w:val="00464251"/>
    <w:rsid w:val="004713E1"/>
    <w:rsid w:val="0047147F"/>
    <w:rsid w:val="00472CC9"/>
    <w:rsid w:val="004838B0"/>
    <w:rsid w:val="00491468"/>
    <w:rsid w:val="004A1D75"/>
    <w:rsid w:val="004A7F1F"/>
    <w:rsid w:val="004D5E69"/>
    <w:rsid w:val="004F17B4"/>
    <w:rsid w:val="0051688C"/>
    <w:rsid w:val="0051782D"/>
    <w:rsid w:val="005406D9"/>
    <w:rsid w:val="00546C61"/>
    <w:rsid w:val="00552E44"/>
    <w:rsid w:val="00555122"/>
    <w:rsid w:val="00557926"/>
    <w:rsid w:val="0058317F"/>
    <w:rsid w:val="0059105E"/>
    <w:rsid w:val="005D584A"/>
    <w:rsid w:val="006004CA"/>
    <w:rsid w:val="006031B0"/>
    <w:rsid w:val="00603D02"/>
    <w:rsid w:val="00616F86"/>
    <w:rsid w:val="006319B3"/>
    <w:rsid w:val="00635186"/>
    <w:rsid w:val="0063561B"/>
    <w:rsid w:val="00653A4F"/>
    <w:rsid w:val="00655A31"/>
    <w:rsid w:val="00660043"/>
    <w:rsid w:val="00665055"/>
    <w:rsid w:val="00682AB7"/>
    <w:rsid w:val="0068410C"/>
    <w:rsid w:val="006C420D"/>
    <w:rsid w:val="006F6C80"/>
    <w:rsid w:val="00704893"/>
    <w:rsid w:val="00712B81"/>
    <w:rsid w:val="00721B31"/>
    <w:rsid w:val="007619F2"/>
    <w:rsid w:val="007677B8"/>
    <w:rsid w:val="007755C5"/>
    <w:rsid w:val="00775724"/>
    <w:rsid w:val="00781193"/>
    <w:rsid w:val="007838A8"/>
    <w:rsid w:val="007875D0"/>
    <w:rsid w:val="0079380E"/>
    <w:rsid w:val="007947A5"/>
    <w:rsid w:val="007A60A0"/>
    <w:rsid w:val="007B5784"/>
    <w:rsid w:val="007C21D9"/>
    <w:rsid w:val="007E21BF"/>
    <w:rsid w:val="007F6CDD"/>
    <w:rsid w:val="00803A83"/>
    <w:rsid w:val="00821C3A"/>
    <w:rsid w:val="00830D8C"/>
    <w:rsid w:val="0084031E"/>
    <w:rsid w:val="008434DE"/>
    <w:rsid w:val="00875928"/>
    <w:rsid w:val="00887409"/>
    <w:rsid w:val="008875E7"/>
    <w:rsid w:val="00892CFF"/>
    <w:rsid w:val="0089645D"/>
    <w:rsid w:val="008A4BC4"/>
    <w:rsid w:val="008D7917"/>
    <w:rsid w:val="008F05E4"/>
    <w:rsid w:val="008F07DF"/>
    <w:rsid w:val="008F23EF"/>
    <w:rsid w:val="00927913"/>
    <w:rsid w:val="0093660D"/>
    <w:rsid w:val="00941C0E"/>
    <w:rsid w:val="0097664F"/>
    <w:rsid w:val="0098343A"/>
    <w:rsid w:val="009874B2"/>
    <w:rsid w:val="00993C68"/>
    <w:rsid w:val="00994938"/>
    <w:rsid w:val="00997285"/>
    <w:rsid w:val="009A68C5"/>
    <w:rsid w:val="009B46D6"/>
    <w:rsid w:val="009B7FAB"/>
    <w:rsid w:val="009D1BB9"/>
    <w:rsid w:val="009D2DB5"/>
    <w:rsid w:val="009D4427"/>
    <w:rsid w:val="009E2EF3"/>
    <w:rsid w:val="00A15257"/>
    <w:rsid w:val="00A33CF7"/>
    <w:rsid w:val="00A36A2B"/>
    <w:rsid w:val="00A5050B"/>
    <w:rsid w:val="00A5737E"/>
    <w:rsid w:val="00A67305"/>
    <w:rsid w:val="00A74399"/>
    <w:rsid w:val="00A94868"/>
    <w:rsid w:val="00AA1D8D"/>
    <w:rsid w:val="00AA71D9"/>
    <w:rsid w:val="00AB4AC3"/>
    <w:rsid w:val="00AC6D8E"/>
    <w:rsid w:val="00AC79CA"/>
    <w:rsid w:val="00AD1664"/>
    <w:rsid w:val="00AD6EF4"/>
    <w:rsid w:val="00AE6D69"/>
    <w:rsid w:val="00B01731"/>
    <w:rsid w:val="00B1589B"/>
    <w:rsid w:val="00B43E84"/>
    <w:rsid w:val="00B47730"/>
    <w:rsid w:val="00B60DD5"/>
    <w:rsid w:val="00B63095"/>
    <w:rsid w:val="00B64851"/>
    <w:rsid w:val="00B736F2"/>
    <w:rsid w:val="00B84173"/>
    <w:rsid w:val="00B96C6E"/>
    <w:rsid w:val="00BA422F"/>
    <w:rsid w:val="00BC23DD"/>
    <w:rsid w:val="00BE52CC"/>
    <w:rsid w:val="00C04330"/>
    <w:rsid w:val="00C064E7"/>
    <w:rsid w:val="00C20B60"/>
    <w:rsid w:val="00C24813"/>
    <w:rsid w:val="00C36938"/>
    <w:rsid w:val="00C666EC"/>
    <w:rsid w:val="00C72BE9"/>
    <w:rsid w:val="00C810E4"/>
    <w:rsid w:val="00C9020A"/>
    <w:rsid w:val="00CB0664"/>
    <w:rsid w:val="00CC5D00"/>
    <w:rsid w:val="00CE2EC6"/>
    <w:rsid w:val="00D160F1"/>
    <w:rsid w:val="00D51638"/>
    <w:rsid w:val="00D63800"/>
    <w:rsid w:val="00D70187"/>
    <w:rsid w:val="00DA2B3A"/>
    <w:rsid w:val="00DA631E"/>
    <w:rsid w:val="00DB04B0"/>
    <w:rsid w:val="00DB48F0"/>
    <w:rsid w:val="00DD2239"/>
    <w:rsid w:val="00E02CF3"/>
    <w:rsid w:val="00E125B4"/>
    <w:rsid w:val="00E16833"/>
    <w:rsid w:val="00E36D43"/>
    <w:rsid w:val="00E4475B"/>
    <w:rsid w:val="00E51DD6"/>
    <w:rsid w:val="00E654A6"/>
    <w:rsid w:val="00E71CB5"/>
    <w:rsid w:val="00EA3336"/>
    <w:rsid w:val="00EC0673"/>
    <w:rsid w:val="00EC4B3A"/>
    <w:rsid w:val="00EF0999"/>
    <w:rsid w:val="00F00EAC"/>
    <w:rsid w:val="00F137A0"/>
    <w:rsid w:val="00F21DED"/>
    <w:rsid w:val="00F356DE"/>
    <w:rsid w:val="00F44FC2"/>
    <w:rsid w:val="00F82155"/>
    <w:rsid w:val="00F94488"/>
    <w:rsid w:val="00FC0050"/>
    <w:rsid w:val="00FC031F"/>
    <w:rsid w:val="00FC4907"/>
    <w:rsid w:val="00FC693F"/>
    <w:rsid w:val="00FD1F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7E0EF"/>
  <w14:defaultImageDpi w14:val="300"/>
  <w15:docId w15:val="{85667C60-9887-4A1B-A910-D31B2698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8343A"/>
    <w:rPr>
      <w:sz w:val="16"/>
      <w:szCs w:val="16"/>
    </w:rPr>
  </w:style>
  <w:style w:type="paragraph" w:styleId="Revision">
    <w:name w:val="Revision"/>
    <w:hidden/>
    <w:uiPriority w:val="99"/>
    <w:semiHidden/>
    <w:rsid w:val="00B84173"/>
    <w:pPr>
      <w:spacing w:after="0" w:line="240" w:lineRule="auto"/>
    </w:pPr>
    <w:rPr>
      <w:rFonts w:ascii="Times New Roman" w:hAnsi="Times New Roman"/>
    </w:rPr>
  </w:style>
  <w:style w:type="paragraph" w:styleId="NormalWeb">
    <w:name w:val="Normal (Web)"/>
    <w:basedOn w:val="Normal"/>
    <w:uiPriority w:val="99"/>
    <w:semiHidden/>
    <w:unhideWhenUsed/>
    <w:rsid w:val="006031B0"/>
    <w:rPr>
      <w:rFonts w:cs="Times New Roman"/>
      <w:sz w:val="24"/>
      <w:szCs w:val="24"/>
    </w:rPr>
  </w:style>
  <w:style w:type="paragraph" w:styleId="CommentText">
    <w:name w:val="annotation text"/>
    <w:basedOn w:val="Normal"/>
    <w:link w:val="CommentTextChar"/>
    <w:uiPriority w:val="99"/>
    <w:unhideWhenUsed/>
    <w:rsid w:val="000403E1"/>
    <w:pPr>
      <w:spacing w:line="240" w:lineRule="auto"/>
    </w:pPr>
    <w:rPr>
      <w:sz w:val="20"/>
      <w:szCs w:val="20"/>
    </w:rPr>
  </w:style>
  <w:style w:type="character" w:customStyle="1" w:styleId="CommentTextChar">
    <w:name w:val="Comment Text Char"/>
    <w:basedOn w:val="DefaultParagraphFont"/>
    <w:link w:val="CommentText"/>
    <w:uiPriority w:val="99"/>
    <w:rsid w:val="000403E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403E1"/>
    <w:rPr>
      <w:b/>
      <w:bCs/>
    </w:rPr>
  </w:style>
  <w:style w:type="character" w:customStyle="1" w:styleId="CommentSubjectChar">
    <w:name w:val="Comment Subject Char"/>
    <w:basedOn w:val="CommentTextChar"/>
    <w:link w:val="CommentSubject"/>
    <w:uiPriority w:val="99"/>
    <w:semiHidden/>
    <w:rsid w:val="000403E1"/>
    <w:rPr>
      <w:rFonts w:ascii="Times New Roman" w:hAnsi="Times New Roman"/>
      <w:b/>
      <w:bCs/>
      <w:sz w:val="20"/>
      <w:szCs w:val="20"/>
    </w:rPr>
  </w:style>
  <w:style w:type="paragraph" w:customStyle="1" w:styleId="MTDisplayEquation">
    <w:name w:val="MTDisplayEquation"/>
    <w:basedOn w:val="Normal"/>
    <w:next w:val="Normal"/>
    <w:link w:val="MTDisplayEquationChar"/>
    <w:rsid w:val="00B63095"/>
    <w:pPr>
      <w:tabs>
        <w:tab w:val="center" w:pos="4320"/>
        <w:tab w:val="right" w:pos="8640"/>
      </w:tabs>
    </w:pPr>
  </w:style>
  <w:style w:type="character" w:customStyle="1" w:styleId="MTDisplayEquationChar">
    <w:name w:val="MTDisplayEquation Char"/>
    <w:basedOn w:val="DefaultParagraphFont"/>
    <w:link w:val="MTDisplayEquation"/>
    <w:rsid w:val="00B6309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oleObject" Target="embeddings/oleObject1.bin"/><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2549</TotalTime>
  <Pages>13</Pages>
  <Words>8523</Words>
  <Characters>34094</Characters>
  <Application>Microsoft Office Word</Application>
  <DocSecurity>0</DocSecurity>
  <Lines>8523</Lines>
  <Paragraphs>8523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Jujia Li</cp:lastModifiedBy>
  <cp:revision>153</cp:revision>
  <dcterms:created xsi:type="dcterms:W3CDTF">2013-12-23T23:15:00Z</dcterms:created>
  <dcterms:modified xsi:type="dcterms:W3CDTF">2026-03-02T15:45:00Z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