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4278" w14:textId="66302A4C" w:rsidR="003009A1" w:rsidRPr="0050444E" w:rsidRDefault="003009A1" w:rsidP="003009A1">
      <w:pPr>
        <w:rPr>
          <w:rFonts w:ascii="Times New Roman" w:hAnsi="Times New Roman" w:cs="Times New Roman"/>
          <w:b/>
          <w:bCs/>
        </w:rPr>
      </w:pPr>
      <w:r w:rsidRPr="0050444E">
        <w:rPr>
          <w:rFonts w:ascii="Times New Roman" w:hAnsi="Times New Roman" w:cs="Times New Roman"/>
          <w:b/>
          <w:bCs/>
        </w:rPr>
        <w:t>6/24/2025 Update</w:t>
      </w:r>
    </w:p>
    <w:p w14:paraId="0B98827B" w14:textId="77777777" w:rsidR="003009A1" w:rsidRP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Enabled Free Y-Axis Scaling by County</w:t>
      </w:r>
    </w:p>
    <w:p w14:paraId="4E2D8247" w14:textId="77777777" w:rsidR="003009A1" w:rsidRP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Plotted Monthly ER Opioid Visits for Target Counties with Increasing Trends</w:t>
      </w:r>
    </w:p>
    <w:p w14:paraId="569668A3" w14:textId="77777777" w:rsid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Separated Drug Consumption into Independent Plots</w:t>
      </w:r>
    </w:p>
    <w:p w14:paraId="470812CE" w14:textId="6E38727C" w:rsidR="00C06D61" w:rsidRDefault="00C06D61" w:rsidP="003009A1">
      <w:pPr>
        <w:pStyle w:val="ListParagraph"/>
        <w:numPr>
          <w:ilvl w:val="0"/>
          <w:numId w:val="3"/>
        </w:numPr>
        <w:rPr>
          <w:rFonts w:ascii="Times New Roman" w:hAnsi="Times New Roman" w:cs="Times New Roman"/>
        </w:rPr>
      </w:pPr>
      <w:r>
        <w:rPr>
          <w:rFonts w:ascii="Times New Roman" w:hAnsi="Times New Roman" w:cs="Times New Roman"/>
        </w:rPr>
        <w:t>To reduce big number, changed the y-axis scale “Total Cases (Million)”</w:t>
      </w:r>
    </w:p>
    <w:p w14:paraId="06CCC8C1" w14:textId="77777777" w:rsid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Terminology Updated: “West” Changed to “Northwest”</w:t>
      </w:r>
    </w:p>
    <w:p w14:paraId="478DAB78" w14:textId="77777777" w:rsid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Plotted Monthly Drug Consumption for Selected Counties with Increasing Trends</w:t>
      </w:r>
    </w:p>
    <w:p w14:paraId="5F62EB3C" w14:textId="1657F639" w:rsidR="003009A1" w:rsidRP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Initial Observations and Interpretation Added</w:t>
      </w:r>
    </w:p>
    <w:p w14:paraId="610F78E1" w14:textId="03645FC8" w:rsidR="00991C9D" w:rsidRPr="0088188D" w:rsidRDefault="00E65590" w:rsidP="0088188D">
      <w:pPr>
        <w:rPr>
          <w:rFonts w:ascii="Times New Roman" w:hAnsi="Times New Roman" w:cs="Times New Roman"/>
          <w:i/>
          <w:iCs/>
        </w:rPr>
      </w:pPr>
      <w:r>
        <w:rPr>
          <w:rFonts w:ascii="Times New Roman" w:hAnsi="Times New Roman" w:cs="Times New Roman"/>
          <w:b/>
          <w:bCs/>
        </w:rPr>
        <w:t>7</w:t>
      </w:r>
      <w:r w:rsidRPr="0050444E">
        <w:rPr>
          <w:rFonts w:ascii="Times New Roman" w:hAnsi="Times New Roman" w:cs="Times New Roman"/>
          <w:b/>
          <w:bCs/>
        </w:rPr>
        <w:t>/</w:t>
      </w:r>
      <w:r w:rsidR="00062F15">
        <w:rPr>
          <w:rFonts w:ascii="Times New Roman" w:hAnsi="Times New Roman" w:cs="Times New Roman"/>
          <w:b/>
          <w:bCs/>
        </w:rPr>
        <w:t>4</w:t>
      </w:r>
      <w:r w:rsidRPr="0050444E">
        <w:rPr>
          <w:rFonts w:ascii="Times New Roman" w:hAnsi="Times New Roman" w:cs="Times New Roman"/>
          <w:b/>
          <w:bCs/>
        </w:rPr>
        <w:t>/2025 Update</w:t>
      </w:r>
    </w:p>
    <w:p w14:paraId="61A92026" w14:textId="77777777" w:rsidR="007825B0" w:rsidRPr="007825B0" w:rsidRDefault="007825B0" w:rsidP="007825B0">
      <w:pPr>
        <w:pStyle w:val="ListParagraph"/>
        <w:numPr>
          <w:ilvl w:val="0"/>
          <w:numId w:val="8"/>
        </w:numPr>
        <w:rPr>
          <w:rFonts w:ascii="Times New Roman" w:hAnsi="Times New Roman" w:cs="Times New Roman"/>
          <w:b/>
          <w:bCs/>
        </w:rPr>
      </w:pPr>
      <w:proofErr w:type="gramStart"/>
      <w:r w:rsidRPr="007825B0">
        <w:rPr>
          <w:rFonts w:ascii="Times New Roman" w:hAnsi="Times New Roman" w:cs="Times New Roman"/>
          <w:b/>
          <w:bCs/>
        </w:rPr>
        <w:t>All of</w:t>
      </w:r>
      <w:proofErr w:type="gramEnd"/>
      <w:r w:rsidRPr="007825B0">
        <w:rPr>
          <w:rFonts w:ascii="Times New Roman" w:hAnsi="Times New Roman" w:cs="Times New Roman"/>
          <w:b/>
          <w:bCs/>
        </w:rPr>
        <w:t xml:space="preserve"> the histogram charts should ideally share the same Y-axis scale.</w:t>
      </w:r>
    </w:p>
    <w:p w14:paraId="5B6B7C95" w14:textId="77777777" w:rsidR="007825B0" w:rsidRDefault="007825B0" w:rsidP="007825B0">
      <w:pPr>
        <w:pStyle w:val="ListParagraph"/>
        <w:ind w:firstLine="720"/>
        <w:rPr>
          <w:rFonts w:ascii="Times New Roman" w:hAnsi="Times New Roman" w:cs="Times New Roman"/>
          <w:i/>
          <w:iCs/>
        </w:rPr>
      </w:pPr>
      <w:r w:rsidRPr="00DC2C62">
        <w:rPr>
          <w:rFonts w:ascii="Times New Roman" w:hAnsi="Times New Roman" w:cs="Times New Roman"/>
          <w:i/>
          <w:iCs/>
        </w:rPr>
        <w:t xml:space="preserve">I have changed </w:t>
      </w:r>
      <w:proofErr w:type="gramStart"/>
      <w:r w:rsidRPr="00DC2C62">
        <w:rPr>
          <w:rFonts w:ascii="Times New Roman" w:hAnsi="Times New Roman" w:cs="Times New Roman"/>
          <w:i/>
          <w:iCs/>
        </w:rPr>
        <w:t>all of</w:t>
      </w:r>
      <w:proofErr w:type="gramEnd"/>
      <w:r w:rsidRPr="00DC2C62">
        <w:rPr>
          <w:rFonts w:ascii="Times New Roman" w:hAnsi="Times New Roman" w:cs="Times New Roman"/>
          <w:i/>
          <w:iCs/>
        </w:rPr>
        <w:t xml:space="preserve"> the histogram charts to the same Y-axis scale.</w:t>
      </w:r>
    </w:p>
    <w:p w14:paraId="30432C05" w14:textId="77777777" w:rsidR="007825B0" w:rsidRPr="007825B0" w:rsidRDefault="007825B0" w:rsidP="007825B0">
      <w:pPr>
        <w:pStyle w:val="ListParagraph"/>
        <w:rPr>
          <w:rFonts w:ascii="Times New Roman" w:hAnsi="Times New Roman" w:cs="Times New Roman"/>
        </w:rPr>
      </w:pPr>
    </w:p>
    <w:p w14:paraId="1BFC89F8" w14:textId="77777777" w:rsidR="007825B0" w:rsidRPr="007825B0" w:rsidRDefault="007825B0" w:rsidP="007825B0">
      <w:pPr>
        <w:pStyle w:val="ListParagraph"/>
        <w:numPr>
          <w:ilvl w:val="0"/>
          <w:numId w:val="9"/>
        </w:numPr>
        <w:rPr>
          <w:rFonts w:ascii="Times New Roman" w:hAnsi="Times New Roman" w:cs="Times New Roman"/>
          <w:b/>
          <w:bCs/>
        </w:rPr>
      </w:pPr>
      <w:r w:rsidRPr="007825B0">
        <w:rPr>
          <w:rFonts w:ascii="Times New Roman" w:hAnsi="Times New Roman" w:cs="Times New Roman"/>
          <w:b/>
          <w:bCs/>
        </w:rPr>
        <w:t xml:space="preserve">I’m not sure what he means by “per capita”—is it visits per person? If not, it would be better to compute everything as rates (i.e., visits per person and drug consumption per person) and then run Moran’s I and </w:t>
      </w:r>
      <w:proofErr w:type="spellStart"/>
      <w:r w:rsidRPr="007825B0">
        <w:rPr>
          <w:rFonts w:ascii="Times New Roman" w:hAnsi="Times New Roman" w:cs="Times New Roman"/>
          <w:b/>
          <w:bCs/>
        </w:rPr>
        <w:t>Getis</w:t>
      </w:r>
      <w:proofErr w:type="spellEnd"/>
      <w:r w:rsidRPr="007825B0">
        <w:rPr>
          <w:rFonts w:ascii="Times New Roman" w:hAnsi="Times New Roman" w:cs="Times New Roman"/>
          <w:b/>
          <w:bCs/>
        </w:rPr>
        <w:t>‐Ord on those rates to see if the results become more significant.</w:t>
      </w:r>
    </w:p>
    <w:p w14:paraId="6DFE883F" w14:textId="13C9DAEA" w:rsidR="007825B0" w:rsidRPr="007825B0" w:rsidRDefault="007825B0" w:rsidP="007825B0">
      <w:pPr>
        <w:pStyle w:val="ListParagraph"/>
        <w:ind w:firstLine="720"/>
        <w:rPr>
          <w:rFonts w:ascii="Times New Roman" w:hAnsi="Times New Roman" w:cs="Times New Roman"/>
        </w:rPr>
      </w:pPr>
      <w:r w:rsidRPr="0083356C">
        <w:rPr>
          <w:rFonts w:ascii="Times New Roman" w:hAnsi="Times New Roman" w:cs="Times New Roman"/>
        </w:rPr>
        <w:t>Dr. Yao</w:t>
      </w:r>
      <w:r w:rsidRPr="007825B0">
        <w:rPr>
          <w:rFonts w:ascii="Times New Roman" w:hAnsi="Times New Roman" w:cs="Times New Roman"/>
        </w:rPr>
        <w:t xml:space="preserve"> comment: Do we have the </w:t>
      </w:r>
      <w:proofErr w:type="spellStart"/>
      <w:r w:rsidRPr="007825B0">
        <w:rPr>
          <w:rFonts w:ascii="Times New Roman" w:hAnsi="Times New Roman" w:cs="Times New Roman"/>
        </w:rPr>
        <w:t>seperated</w:t>
      </w:r>
      <w:proofErr w:type="spellEnd"/>
      <w:r w:rsidRPr="007825B0">
        <w:rPr>
          <w:rFonts w:ascii="Times New Roman" w:hAnsi="Times New Roman" w:cs="Times New Roman"/>
        </w:rPr>
        <w:t xml:space="preserve"> tables for total sums and sums per person?  If so, please categorize them.</w:t>
      </w:r>
    </w:p>
    <w:p w14:paraId="1919E898" w14:textId="5B8B51B8" w:rsidR="007825B0" w:rsidRDefault="00BD364D" w:rsidP="007825B0">
      <w:pPr>
        <w:pStyle w:val="ListParagraph"/>
        <w:ind w:firstLine="720"/>
        <w:rPr>
          <w:rFonts w:ascii="Times New Roman" w:hAnsi="Times New Roman" w:cs="Times New Roman"/>
          <w:i/>
          <w:iCs/>
        </w:rPr>
      </w:pPr>
      <w:r>
        <w:rPr>
          <w:rFonts w:ascii="Times New Roman" w:hAnsi="Times New Roman" w:cs="Times New Roman"/>
          <w:i/>
          <w:iCs/>
        </w:rPr>
        <w:t>To answer Dr. Hu’s question, “per capita” here is visit per 1</w:t>
      </w:r>
      <w:r w:rsidR="00FB5751">
        <w:rPr>
          <w:rFonts w:ascii="Times New Roman" w:hAnsi="Times New Roman" w:cs="Times New Roman"/>
          <w:i/>
          <w:iCs/>
        </w:rPr>
        <w:t>0</w:t>
      </w:r>
      <w:r>
        <w:rPr>
          <w:rFonts w:ascii="Times New Roman" w:hAnsi="Times New Roman" w:cs="Times New Roman"/>
          <w:i/>
          <w:iCs/>
        </w:rPr>
        <w:t xml:space="preserve">0,000 </w:t>
      </w:r>
      <w:r w:rsidR="00ED4F1E">
        <w:rPr>
          <w:rFonts w:ascii="Times New Roman" w:hAnsi="Times New Roman" w:cs="Times New Roman"/>
          <w:i/>
          <w:iCs/>
        </w:rPr>
        <w:t>residents</w:t>
      </w:r>
      <w:r>
        <w:rPr>
          <w:rFonts w:ascii="Times New Roman" w:hAnsi="Times New Roman" w:cs="Times New Roman"/>
          <w:i/>
          <w:iCs/>
        </w:rPr>
        <w:t xml:space="preserve"> in new</w:t>
      </w:r>
      <w:r w:rsidR="007825B0">
        <w:rPr>
          <w:rFonts w:ascii="Times New Roman" w:hAnsi="Times New Roman" w:cs="Times New Roman"/>
          <w:i/>
          <w:iCs/>
        </w:rPr>
        <w:t xml:space="preserve"> a</w:t>
      </w:r>
      <w:r w:rsidR="007825B0" w:rsidRPr="00DC2C62">
        <w:rPr>
          <w:rFonts w:ascii="Times New Roman" w:hAnsi="Times New Roman" w:cs="Times New Roman"/>
          <w:i/>
          <w:iCs/>
        </w:rPr>
        <w:t>dd</w:t>
      </w:r>
      <w:r w:rsidR="007825B0">
        <w:rPr>
          <w:rFonts w:ascii="Times New Roman" w:hAnsi="Times New Roman" w:cs="Times New Roman"/>
          <w:i/>
          <w:iCs/>
        </w:rPr>
        <w:t>ed</w:t>
      </w:r>
      <w:r w:rsidR="007825B0" w:rsidRPr="00DC2C62">
        <w:rPr>
          <w:rFonts w:ascii="Times New Roman" w:hAnsi="Times New Roman" w:cs="Times New Roman"/>
          <w:i/>
          <w:iCs/>
        </w:rPr>
        <w:t xml:space="preserve"> Figure </w:t>
      </w:r>
      <w:r w:rsidR="00F7293D">
        <w:rPr>
          <w:rFonts w:ascii="Times New Roman" w:hAnsi="Times New Roman" w:cs="Times New Roman"/>
          <w:i/>
          <w:iCs/>
        </w:rPr>
        <w:t>2</w:t>
      </w:r>
      <w:r w:rsidR="00482CA6">
        <w:rPr>
          <w:rFonts w:ascii="Times New Roman" w:hAnsi="Times New Roman" w:cs="Times New Roman"/>
          <w:i/>
          <w:iCs/>
        </w:rPr>
        <w:t>,</w:t>
      </w:r>
      <w:r w:rsidR="00F7293D" w:rsidRPr="00F7293D">
        <w:t xml:space="preserve"> </w:t>
      </w:r>
      <w:r w:rsidR="00482CA6" w:rsidRPr="00482CA6">
        <w:rPr>
          <w:rFonts w:ascii="Times New Roman" w:hAnsi="Times New Roman" w:cs="Times New Roman"/>
          <w:i/>
          <w:iCs/>
        </w:rPr>
        <w:t>County-Level Trends in ER Opioid Visit Rates (per 100,000 Residents)</w:t>
      </w:r>
      <w:r w:rsidR="007825B0" w:rsidRPr="00DC2C62">
        <w:rPr>
          <w:rFonts w:ascii="Times New Roman" w:hAnsi="Times New Roman" w:cs="Times New Roman"/>
          <w:i/>
          <w:iCs/>
        </w:rPr>
        <w:t>, which is an ideal alternative of Annual ER Opioid Visits by County. It offers a balance between clear trends and fixed scale.</w:t>
      </w:r>
      <w:r>
        <w:rPr>
          <w:rFonts w:ascii="Times New Roman" w:hAnsi="Times New Roman" w:cs="Times New Roman"/>
          <w:i/>
          <w:iCs/>
        </w:rPr>
        <w:t xml:space="preserve"> </w:t>
      </w:r>
    </w:p>
    <w:p w14:paraId="11DC87B3" w14:textId="6BFBCC03" w:rsidR="00BD364D" w:rsidRPr="00DC2C62" w:rsidRDefault="00BD364D" w:rsidP="007825B0">
      <w:pPr>
        <w:pStyle w:val="ListParagraph"/>
        <w:ind w:firstLine="720"/>
        <w:rPr>
          <w:rFonts w:ascii="Times New Roman" w:hAnsi="Times New Roman" w:cs="Times New Roman"/>
          <w:i/>
          <w:iCs/>
        </w:rPr>
      </w:pPr>
      <w:r>
        <w:rPr>
          <w:rFonts w:ascii="Times New Roman" w:hAnsi="Times New Roman" w:cs="Times New Roman"/>
          <w:i/>
          <w:iCs/>
        </w:rPr>
        <w:t xml:space="preserve">To Dr. Yao’s suggestion, I added </w:t>
      </w:r>
      <w:r w:rsidR="00BB2B20">
        <w:rPr>
          <w:rFonts w:ascii="Times New Roman" w:hAnsi="Times New Roman" w:cs="Times New Roman"/>
          <w:i/>
          <w:iCs/>
        </w:rPr>
        <w:t>T</w:t>
      </w:r>
      <w:r>
        <w:rPr>
          <w:rFonts w:ascii="Times New Roman" w:hAnsi="Times New Roman" w:cs="Times New Roman"/>
          <w:i/>
          <w:iCs/>
        </w:rPr>
        <w:t>able</w:t>
      </w:r>
      <w:r w:rsidR="00BB2B20">
        <w:rPr>
          <w:rFonts w:ascii="Times New Roman" w:hAnsi="Times New Roman" w:cs="Times New Roman"/>
          <w:i/>
          <w:iCs/>
        </w:rPr>
        <w:t xml:space="preserve"> 1</w:t>
      </w:r>
      <w:r w:rsidR="00F42F30">
        <w:rPr>
          <w:rFonts w:ascii="Times New Roman" w:hAnsi="Times New Roman" w:cs="Times New Roman"/>
          <w:i/>
          <w:iCs/>
        </w:rPr>
        <w:t>,</w:t>
      </w:r>
      <w:r w:rsidR="00F42F30" w:rsidRPr="00F42F30">
        <w:t xml:space="preserve"> </w:t>
      </w:r>
      <w:r w:rsidR="00F42F30" w:rsidRPr="00F42F30">
        <w:rPr>
          <w:rFonts w:ascii="Times New Roman" w:hAnsi="Times New Roman" w:cs="Times New Roman"/>
          <w:i/>
          <w:iCs/>
        </w:rPr>
        <w:t>Summary of ER Opioid-Related Visits (Counts and Rates per 100,000 Residents) by County and Year (2016–2019)</w:t>
      </w:r>
      <w:r w:rsidR="00F42F30">
        <w:rPr>
          <w:rFonts w:ascii="Times New Roman" w:hAnsi="Times New Roman" w:cs="Times New Roman"/>
          <w:i/>
          <w:iCs/>
        </w:rPr>
        <w:t>,</w:t>
      </w:r>
      <w:r>
        <w:rPr>
          <w:rFonts w:ascii="Times New Roman" w:hAnsi="Times New Roman" w:cs="Times New Roman"/>
          <w:i/>
          <w:iCs/>
        </w:rPr>
        <w:t xml:space="preserve"> for</w:t>
      </w:r>
      <w:r w:rsidR="00BB2B20">
        <w:rPr>
          <w:rFonts w:ascii="Times New Roman" w:hAnsi="Times New Roman" w:cs="Times New Roman"/>
          <w:i/>
          <w:iCs/>
        </w:rPr>
        <w:t xml:space="preserve"> both</w:t>
      </w:r>
      <w:r>
        <w:rPr>
          <w:rFonts w:ascii="Times New Roman" w:hAnsi="Times New Roman" w:cs="Times New Roman"/>
          <w:i/>
          <w:iCs/>
        </w:rPr>
        <w:t xml:space="preserve"> total sums and sums per person. </w:t>
      </w:r>
      <w:r w:rsidR="00BB2B20">
        <w:rPr>
          <w:rFonts w:ascii="Times New Roman" w:hAnsi="Times New Roman" w:cs="Times New Roman"/>
          <w:i/>
          <w:iCs/>
        </w:rPr>
        <w:t>If my understanding is incorrect, please let me know.</w:t>
      </w:r>
    </w:p>
    <w:p w14:paraId="58BDD74A" w14:textId="77777777" w:rsidR="007825B0" w:rsidRPr="007825B0" w:rsidRDefault="007825B0" w:rsidP="007825B0">
      <w:pPr>
        <w:pStyle w:val="ListParagraph"/>
        <w:rPr>
          <w:rFonts w:ascii="Times New Roman" w:hAnsi="Times New Roman" w:cs="Times New Roman"/>
        </w:rPr>
      </w:pPr>
    </w:p>
    <w:p w14:paraId="05F91C36" w14:textId="77777777" w:rsidR="007825B0" w:rsidRPr="007825B0" w:rsidRDefault="007825B0" w:rsidP="007825B0">
      <w:pPr>
        <w:pStyle w:val="ListParagraph"/>
        <w:rPr>
          <w:rFonts w:ascii="Times New Roman" w:hAnsi="Times New Roman" w:cs="Times New Roman"/>
        </w:rPr>
      </w:pPr>
    </w:p>
    <w:p w14:paraId="40BBED6D" w14:textId="77777777" w:rsidR="007825B0" w:rsidRPr="00660DBE" w:rsidRDefault="007825B0" w:rsidP="007825B0">
      <w:pPr>
        <w:pStyle w:val="ListParagraph"/>
        <w:numPr>
          <w:ilvl w:val="0"/>
          <w:numId w:val="10"/>
        </w:numPr>
        <w:rPr>
          <w:rFonts w:ascii="Times New Roman" w:hAnsi="Times New Roman" w:cs="Times New Roman"/>
          <w:b/>
          <w:bCs/>
        </w:rPr>
      </w:pPr>
      <w:r w:rsidRPr="00660DBE">
        <w:rPr>
          <w:rFonts w:ascii="Times New Roman" w:hAnsi="Times New Roman" w:cs="Times New Roman"/>
          <w:b/>
          <w:bCs/>
        </w:rPr>
        <w:t xml:space="preserve">Remove the Moran’s I analysis for total visits, since it isn’t significant and won’t add value. Instead, keep only the Moran’s I and </w:t>
      </w:r>
      <w:proofErr w:type="spellStart"/>
      <w:r w:rsidRPr="00660DBE">
        <w:rPr>
          <w:rFonts w:ascii="Times New Roman" w:hAnsi="Times New Roman" w:cs="Times New Roman"/>
          <w:b/>
          <w:bCs/>
        </w:rPr>
        <w:t>Getis</w:t>
      </w:r>
      <w:proofErr w:type="spellEnd"/>
      <w:r w:rsidRPr="00660DBE">
        <w:rPr>
          <w:rFonts w:ascii="Times New Roman" w:hAnsi="Times New Roman" w:cs="Times New Roman"/>
          <w:b/>
          <w:bCs/>
        </w:rPr>
        <w:t>‐Ord analyses for visits per capita and for each drug per capita.</w:t>
      </w:r>
    </w:p>
    <w:p w14:paraId="123764EA" w14:textId="7E7D3F97" w:rsidR="007825B0" w:rsidRPr="00660DBE" w:rsidRDefault="007825B0" w:rsidP="007825B0">
      <w:pPr>
        <w:pStyle w:val="ListParagraph"/>
        <w:ind w:firstLine="720"/>
        <w:rPr>
          <w:rFonts w:ascii="Times New Roman" w:hAnsi="Times New Roman" w:cs="Times New Roman"/>
          <w:b/>
          <w:bCs/>
        </w:rPr>
      </w:pPr>
      <w:r w:rsidRPr="00660DBE">
        <w:rPr>
          <w:rFonts w:ascii="Times New Roman" w:hAnsi="Times New Roman" w:cs="Times New Roman"/>
          <w:b/>
          <w:bCs/>
        </w:rPr>
        <w:t xml:space="preserve">Dr. Yao comment: For the table removal, I think at this </w:t>
      </w:r>
      <w:proofErr w:type="gramStart"/>
      <w:r w:rsidRPr="00660DBE">
        <w:rPr>
          <w:rFonts w:ascii="Times New Roman" w:hAnsi="Times New Roman" w:cs="Times New Roman"/>
          <w:b/>
          <w:bCs/>
        </w:rPr>
        <w:t>point  we</w:t>
      </w:r>
      <w:proofErr w:type="gramEnd"/>
      <w:r w:rsidRPr="00660DBE">
        <w:rPr>
          <w:rFonts w:ascii="Times New Roman" w:hAnsi="Times New Roman" w:cs="Times New Roman"/>
          <w:b/>
          <w:bCs/>
        </w:rPr>
        <w:t xml:space="preserve"> should move them to the appendix first and then we will decide whether we will remove them in the manuscript.</w:t>
      </w:r>
    </w:p>
    <w:p w14:paraId="1C04089E" w14:textId="7159C425" w:rsidR="002F080C" w:rsidRDefault="00712367" w:rsidP="007825B0">
      <w:pPr>
        <w:pStyle w:val="ListParagraph"/>
        <w:rPr>
          <w:rFonts w:ascii="Times New Roman" w:hAnsi="Times New Roman" w:cs="Times New Roman"/>
          <w:i/>
          <w:iCs/>
        </w:rPr>
      </w:pPr>
      <w:r>
        <w:rPr>
          <w:rFonts w:ascii="Times New Roman" w:hAnsi="Times New Roman" w:cs="Times New Roman"/>
        </w:rPr>
        <w:tab/>
      </w:r>
      <w:r w:rsidR="00CA069C" w:rsidRPr="001C013E">
        <w:rPr>
          <w:rFonts w:ascii="Times New Roman" w:hAnsi="Times New Roman" w:cs="Times New Roman"/>
          <w:i/>
          <w:iCs/>
        </w:rPr>
        <w:t>Regarding</w:t>
      </w:r>
      <w:r w:rsidRPr="001C013E">
        <w:rPr>
          <w:rFonts w:ascii="Times New Roman" w:hAnsi="Times New Roman" w:cs="Times New Roman"/>
          <w:i/>
          <w:iCs/>
        </w:rPr>
        <w:t xml:space="preserve"> ER visit, Moran’s I for neither total </w:t>
      </w:r>
      <w:r w:rsidR="00CA069C" w:rsidRPr="001C013E">
        <w:rPr>
          <w:rFonts w:ascii="Times New Roman" w:hAnsi="Times New Roman" w:cs="Times New Roman"/>
          <w:i/>
          <w:iCs/>
        </w:rPr>
        <w:t>visit</w:t>
      </w:r>
      <w:r w:rsidRPr="001C013E">
        <w:rPr>
          <w:rFonts w:ascii="Times New Roman" w:hAnsi="Times New Roman" w:cs="Times New Roman"/>
          <w:i/>
          <w:iCs/>
        </w:rPr>
        <w:t xml:space="preserve"> </w:t>
      </w:r>
      <w:r w:rsidR="00CA069C" w:rsidRPr="001C013E">
        <w:rPr>
          <w:rFonts w:ascii="Times New Roman" w:hAnsi="Times New Roman" w:cs="Times New Roman"/>
          <w:i/>
          <w:iCs/>
        </w:rPr>
        <w:t>nor</w:t>
      </w:r>
      <w:r w:rsidRPr="001C013E">
        <w:rPr>
          <w:rFonts w:ascii="Times New Roman" w:hAnsi="Times New Roman" w:cs="Times New Roman"/>
          <w:i/>
          <w:iCs/>
        </w:rPr>
        <w:t xml:space="preserve"> per capita are not significant. </w:t>
      </w:r>
      <w:r w:rsidR="00F96139" w:rsidRPr="001C013E">
        <w:rPr>
          <w:rFonts w:ascii="Times New Roman" w:hAnsi="Times New Roman" w:cs="Times New Roman"/>
          <w:i/>
          <w:iCs/>
        </w:rPr>
        <w:t xml:space="preserve">Should we keep the figure of visit per capita? </w:t>
      </w:r>
      <w:r w:rsidRPr="001C013E">
        <w:rPr>
          <w:rFonts w:ascii="Times New Roman" w:hAnsi="Times New Roman" w:cs="Times New Roman"/>
          <w:i/>
          <w:iCs/>
        </w:rPr>
        <w:t>I move</w:t>
      </w:r>
      <w:r w:rsidR="00F96139" w:rsidRPr="001C013E">
        <w:rPr>
          <w:rFonts w:ascii="Times New Roman" w:hAnsi="Times New Roman" w:cs="Times New Roman"/>
          <w:i/>
          <w:iCs/>
        </w:rPr>
        <w:t>d</w:t>
      </w:r>
      <w:r w:rsidRPr="001C013E">
        <w:rPr>
          <w:rFonts w:ascii="Times New Roman" w:hAnsi="Times New Roman" w:cs="Times New Roman"/>
          <w:i/>
          <w:iCs/>
        </w:rPr>
        <w:t xml:space="preserve"> them to </w:t>
      </w:r>
      <w:r w:rsidR="004578E6" w:rsidRPr="001C013E">
        <w:rPr>
          <w:rFonts w:ascii="Times New Roman" w:hAnsi="Times New Roman" w:cs="Times New Roman"/>
          <w:i/>
          <w:iCs/>
        </w:rPr>
        <w:t>Appendix</w:t>
      </w:r>
      <w:r w:rsidRPr="001C013E">
        <w:rPr>
          <w:rFonts w:ascii="Times New Roman" w:hAnsi="Times New Roman" w:cs="Times New Roman"/>
          <w:i/>
          <w:iCs/>
        </w:rPr>
        <w:t xml:space="preserve"> </w:t>
      </w:r>
      <w:r w:rsidR="002F080C">
        <w:rPr>
          <w:rFonts w:ascii="Times New Roman" w:hAnsi="Times New Roman" w:cs="Times New Roman"/>
          <w:i/>
          <w:iCs/>
        </w:rPr>
        <w:t xml:space="preserve">A. </w:t>
      </w:r>
    </w:p>
    <w:p w14:paraId="6BE31128" w14:textId="76AB5EC7" w:rsidR="007F4CAA" w:rsidRDefault="007F4CAA">
      <w:pPr>
        <w:pStyle w:val="ListParagraph"/>
        <w:ind w:firstLine="720"/>
        <w:rPr>
          <w:rFonts w:ascii="Times New Roman" w:hAnsi="Times New Roman" w:cs="Times New Roman"/>
          <w:i/>
          <w:iCs/>
        </w:rPr>
        <w:pPrChange w:id="0" w:author="Jujia Li" w:date="2025-07-01T19:10:00Z" w16du:dateUtc="2025-07-02T00:10:00Z">
          <w:pPr>
            <w:pStyle w:val="ListParagraph"/>
          </w:pPr>
        </w:pPrChange>
      </w:pPr>
      <w:r>
        <w:rPr>
          <w:rFonts w:ascii="Times New Roman" w:hAnsi="Times New Roman" w:cs="Times New Roman"/>
          <w:i/>
          <w:iCs/>
        </w:rPr>
        <w:t>I updated all medication distribution figures to fixed y-axis scale and replace the “Total Case (Million)” to “Total MME (Million)”.</w:t>
      </w:r>
    </w:p>
    <w:p w14:paraId="7A3D70B2" w14:textId="27F74AAD" w:rsidR="002F080C" w:rsidRPr="00B61280" w:rsidRDefault="002F080C" w:rsidP="002F080C">
      <w:pPr>
        <w:pStyle w:val="ListParagraph"/>
        <w:ind w:firstLine="720"/>
        <w:rPr>
          <w:rFonts w:ascii="Times New Roman" w:hAnsi="Times New Roman" w:cs="Times New Roman"/>
          <w:i/>
          <w:iCs/>
        </w:rPr>
      </w:pPr>
      <w:r>
        <w:rPr>
          <w:rFonts w:ascii="Times New Roman" w:hAnsi="Times New Roman" w:cs="Times New Roman"/>
          <w:i/>
          <w:iCs/>
        </w:rPr>
        <w:t>Moved drug total MME distribution to Appendix B.</w:t>
      </w:r>
      <w:r w:rsidR="008037B8">
        <w:rPr>
          <w:rFonts w:ascii="Times New Roman" w:hAnsi="Times New Roman" w:cs="Times New Roman"/>
          <w:i/>
          <w:iCs/>
        </w:rPr>
        <w:t xml:space="preserve"> I kept </w:t>
      </w:r>
      <w:r w:rsidR="008037B8" w:rsidRPr="008037B8">
        <w:rPr>
          <w:rFonts w:ascii="Times New Roman" w:hAnsi="Times New Roman" w:cs="Times New Roman"/>
          <w:i/>
          <w:iCs/>
        </w:rPr>
        <w:t xml:space="preserve">Per Capita Opioid Medication </w:t>
      </w:r>
      <w:r w:rsidR="008037B8">
        <w:rPr>
          <w:rFonts w:ascii="Times New Roman" w:hAnsi="Times New Roman" w:cs="Times New Roman"/>
          <w:i/>
          <w:iCs/>
        </w:rPr>
        <w:t>Distribution</w:t>
      </w:r>
      <w:r w:rsidR="008037B8" w:rsidRPr="008037B8">
        <w:rPr>
          <w:rFonts w:ascii="Times New Roman" w:hAnsi="Times New Roman" w:cs="Times New Roman"/>
          <w:i/>
          <w:iCs/>
        </w:rPr>
        <w:t xml:space="preserve"> Analysis</w:t>
      </w:r>
      <w:r w:rsidR="008037B8">
        <w:rPr>
          <w:rFonts w:ascii="Times New Roman" w:hAnsi="Times New Roman" w:cs="Times New Roman"/>
          <w:i/>
          <w:iCs/>
        </w:rPr>
        <w:t xml:space="preserve">, but only </w:t>
      </w:r>
      <w:r w:rsidR="00B61280" w:rsidRPr="00B61280">
        <w:rPr>
          <w:rFonts w:ascii="Times New Roman" w:hAnsi="Times New Roman" w:cs="Times New Roman"/>
          <w:i/>
          <w:iCs/>
          <w:rPrChange w:id="1" w:author="Jujia Li" w:date="2025-07-01T19:01:00Z" w16du:dateUtc="2025-07-02T00:01:00Z">
            <w:rPr>
              <w:rFonts w:ascii="Times New Roman" w:hAnsi="Times New Roman" w:cs="Times New Roman"/>
              <w:b/>
              <w:bCs/>
            </w:rPr>
          </w:rPrChange>
        </w:rPr>
        <w:t>Methadone</w:t>
      </w:r>
      <w:r w:rsidR="00B61280">
        <w:rPr>
          <w:rFonts w:ascii="Times New Roman" w:hAnsi="Times New Roman" w:cs="Times New Roman"/>
          <w:i/>
          <w:iCs/>
        </w:rPr>
        <w:t xml:space="preserve"> per capita distribution is </w:t>
      </w:r>
      <w:r w:rsidR="00B61280">
        <w:rPr>
          <w:rFonts w:ascii="Times New Roman" w:hAnsi="Times New Roman" w:cs="Times New Roman"/>
          <w:i/>
          <w:iCs/>
        </w:rPr>
        <w:lastRenderedPageBreak/>
        <w:t>significant.</w:t>
      </w:r>
      <w:r w:rsidR="007F4CAA">
        <w:rPr>
          <w:rFonts w:ascii="Times New Roman" w:hAnsi="Times New Roman" w:cs="Times New Roman"/>
          <w:i/>
          <w:iCs/>
        </w:rPr>
        <w:t xml:space="preserve"> Then, I updated the monthly Methadone per capita distribution figure by fixing the y-axis scale</w:t>
      </w:r>
      <w:ins w:id="2" w:author="Jujia Li" w:date="2025-07-01T19:11:00Z" w16du:dateUtc="2025-07-02T00:11:00Z">
        <w:r w:rsidR="00F8216E">
          <w:rPr>
            <w:rFonts w:ascii="Times New Roman" w:hAnsi="Times New Roman" w:cs="Times New Roman"/>
            <w:i/>
            <w:iCs/>
          </w:rPr>
          <w:t xml:space="preserve"> (see</w:t>
        </w:r>
      </w:ins>
      <w:ins w:id="3" w:author="Jujia Li" w:date="2025-07-01T19:13:00Z" w16du:dateUtc="2025-07-02T00:13:00Z">
        <w:r w:rsidR="00D04EC6">
          <w:rPr>
            <w:rFonts w:ascii="Times New Roman" w:hAnsi="Times New Roman" w:cs="Times New Roman"/>
            <w:i/>
            <w:iCs/>
          </w:rPr>
          <w:t xml:space="preserve"> Figure 9</w:t>
        </w:r>
      </w:ins>
      <w:ins w:id="4" w:author="Jujia Li" w:date="2025-07-01T19:11:00Z" w16du:dateUtc="2025-07-02T00:11:00Z">
        <w:r w:rsidR="00F8216E">
          <w:rPr>
            <w:rFonts w:ascii="Times New Roman" w:hAnsi="Times New Roman" w:cs="Times New Roman"/>
            <w:i/>
            <w:iCs/>
          </w:rPr>
          <w:t>)</w:t>
        </w:r>
      </w:ins>
      <w:r w:rsidR="007F4CAA">
        <w:rPr>
          <w:rFonts w:ascii="Times New Roman" w:hAnsi="Times New Roman" w:cs="Times New Roman"/>
          <w:i/>
          <w:iCs/>
        </w:rPr>
        <w:t>.</w:t>
      </w:r>
    </w:p>
    <w:p w14:paraId="5C75936E" w14:textId="77777777" w:rsidR="00712367" w:rsidRPr="00590AD7" w:rsidRDefault="00712367" w:rsidP="00590AD7">
      <w:pPr>
        <w:rPr>
          <w:rFonts w:ascii="Times New Roman" w:hAnsi="Times New Roman" w:cs="Times New Roman"/>
        </w:rPr>
      </w:pPr>
    </w:p>
    <w:p w14:paraId="639D9F4A" w14:textId="77777777" w:rsidR="007825B0" w:rsidRPr="00CB154C" w:rsidRDefault="007825B0" w:rsidP="007825B0">
      <w:pPr>
        <w:pStyle w:val="ListParagraph"/>
        <w:numPr>
          <w:ilvl w:val="0"/>
          <w:numId w:val="11"/>
        </w:numPr>
        <w:rPr>
          <w:rFonts w:ascii="Times New Roman" w:hAnsi="Times New Roman" w:cs="Times New Roman"/>
          <w:b/>
          <w:bCs/>
        </w:rPr>
      </w:pPr>
      <w:r w:rsidRPr="00CB154C">
        <w:rPr>
          <w:rFonts w:ascii="Times New Roman" w:hAnsi="Times New Roman" w:cs="Times New Roman"/>
          <w:b/>
          <w:bCs/>
        </w:rPr>
        <w:t>Then focus your description on the spatial patterns for those drugs whose tests yield p-values below 0.05.</w:t>
      </w:r>
    </w:p>
    <w:p w14:paraId="69CD9530" w14:textId="3A28E37F" w:rsidR="00DC2C62" w:rsidRPr="008C65ED" w:rsidRDefault="008C65ED">
      <w:pPr>
        <w:pStyle w:val="ListParagraph"/>
        <w:ind w:left="1440"/>
        <w:rPr>
          <w:rFonts w:ascii="Times New Roman" w:hAnsi="Times New Roman" w:cs="Times New Roman"/>
          <w:i/>
          <w:iCs/>
          <w:rPrChange w:id="5" w:author="Jujia Li" w:date="2025-07-01T19:04:00Z" w16du:dateUtc="2025-07-02T00:04:00Z">
            <w:rPr>
              <w:rFonts w:ascii="Times New Roman" w:hAnsi="Times New Roman" w:cs="Times New Roman"/>
            </w:rPr>
          </w:rPrChange>
        </w:rPr>
        <w:pPrChange w:id="6" w:author="Jujia Li" w:date="2025-07-01T19:02:00Z" w16du:dateUtc="2025-07-02T00:02:00Z">
          <w:pPr>
            <w:pStyle w:val="ListParagraph"/>
          </w:pPr>
        </w:pPrChange>
      </w:pPr>
      <w:r w:rsidRPr="008C65ED">
        <w:rPr>
          <w:rFonts w:ascii="Times New Roman" w:hAnsi="Times New Roman" w:cs="Times New Roman"/>
          <w:i/>
          <w:iCs/>
          <w:rPrChange w:id="7" w:author="Jujia Li" w:date="2025-07-01T19:04:00Z" w16du:dateUtc="2025-07-02T00:04:00Z">
            <w:rPr>
              <w:rFonts w:ascii="Times New Roman" w:hAnsi="Times New Roman" w:cs="Times New Roman"/>
            </w:rPr>
          </w:rPrChange>
        </w:rPr>
        <w:t xml:space="preserve">As mentioned in #3 question, only </w:t>
      </w:r>
      <w:r w:rsidRPr="008C65ED">
        <w:rPr>
          <w:rFonts w:ascii="Times New Roman" w:hAnsi="Times New Roman" w:cs="Times New Roman"/>
          <w:i/>
          <w:iCs/>
        </w:rPr>
        <w:t>Methadone per capita distribution yielded p-value below 0.05, should we drop other three hot spot figures?</w:t>
      </w:r>
    </w:p>
    <w:p w14:paraId="00ACAF68" w14:textId="77777777" w:rsidR="00B77D2F" w:rsidRDefault="00B77D2F" w:rsidP="003009A1">
      <w:pPr>
        <w:rPr>
          <w:rFonts w:ascii="Times New Roman" w:hAnsi="Times New Roman" w:cs="Times New Roman"/>
          <w:b/>
          <w:bCs/>
        </w:rPr>
      </w:pPr>
    </w:p>
    <w:p w14:paraId="0BDBD330" w14:textId="0FCE840D" w:rsidR="00715D3D" w:rsidRDefault="00715D3D" w:rsidP="003009A1">
      <w:pPr>
        <w:rPr>
          <w:rFonts w:ascii="Times New Roman" w:hAnsi="Times New Roman" w:cs="Times New Roman"/>
          <w:b/>
          <w:bCs/>
        </w:rPr>
      </w:pPr>
      <w:r w:rsidRPr="00763F35">
        <w:rPr>
          <w:rFonts w:ascii="Times New Roman" w:hAnsi="Times New Roman" w:cs="Times New Roman"/>
          <w:b/>
          <w:bCs/>
        </w:rPr>
        <w:t>Descriptive Statistics</w:t>
      </w:r>
    </w:p>
    <w:p w14:paraId="020B178B" w14:textId="77777777" w:rsidR="003E6383" w:rsidRPr="00763F35" w:rsidRDefault="003E6383" w:rsidP="003E6383">
      <w:pPr>
        <w:rPr>
          <w:ins w:id="8" w:author="Jujia Li" w:date="2025-07-01T18:03:00Z" w16du:dateUtc="2025-07-01T23:03:00Z"/>
          <w:rFonts w:ascii="Times New Roman" w:hAnsi="Times New Roman" w:cs="Times New Roman"/>
          <w:b/>
          <w:bCs/>
        </w:rPr>
      </w:pPr>
      <w:ins w:id="9" w:author="Jujia Li" w:date="2025-07-01T18:03:00Z" w16du:dateUtc="2025-07-01T23:03:00Z">
        <w:r>
          <w:rPr>
            <w:rFonts w:ascii="Times New Roman" w:hAnsi="Times New Roman" w:cs="Times New Roman"/>
            <w:b/>
            <w:bCs/>
          </w:rPr>
          <w:t xml:space="preserve">Table 1. </w:t>
        </w:r>
        <w:r w:rsidRPr="007D1368">
          <w:rPr>
            <w:rFonts w:ascii="Times New Roman" w:hAnsi="Times New Roman" w:cs="Times New Roman"/>
            <w:b/>
            <w:bCs/>
          </w:rPr>
          <w:t>Summary of ER Opioid-Related Visits (Counts and Rates per 100,000 Residents) by County and Year (2016–2019)</w:t>
        </w:r>
      </w:ins>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1807"/>
        <w:gridCol w:w="742"/>
        <w:gridCol w:w="741"/>
        <w:gridCol w:w="741"/>
        <w:gridCol w:w="743"/>
        <w:gridCol w:w="741"/>
        <w:gridCol w:w="743"/>
        <w:gridCol w:w="741"/>
        <w:gridCol w:w="743"/>
        <w:gridCol w:w="723"/>
        <w:gridCol w:w="895"/>
      </w:tblGrid>
      <w:tr w:rsidR="003E6383" w:rsidRPr="00E765A0" w14:paraId="1DFA6394" w14:textId="77777777" w:rsidTr="008D3FA0">
        <w:trPr>
          <w:trHeight w:val="290"/>
          <w:ins w:id="10" w:author="Jujia Li" w:date="2025-07-01T18:03:00Z"/>
        </w:trPr>
        <w:tc>
          <w:tcPr>
            <w:tcW w:w="965" w:type="pct"/>
            <w:vMerge w:val="restart"/>
            <w:tcBorders>
              <w:top w:val="single" w:sz="4" w:space="0" w:color="auto"/>
              <w:bottom w:val="single" w:sz="4" w:space="0" w:color="auto"/>
            </w:tcBorders>
            <w:shd w:val="clear" w:color="auto" w:fill="auto"/>
            <w:noWrap/>
            <w:vAlign w:val="center"/>
            <w:hideMark/>
          </w:tcPr>
          <w:p w14:paraId="7E92DCAD" w14:textId="77777777" w:rsidR="003E6383" w:rsidRPr="0023727B" w:rsidRDefault="003E6383" w:rsidP="008D3FA0">
            <w:pPr>
              <w:spacing w:after="0" w:line="240" w:lineRule="auto"/>
              <w:jc w:val="center"/>
              <w:rPr>
                <w:ins w:id="11" w:author="Jujia Li" w:date="2025-07-01T18:03:00Z" w16du:dateUtc="2025-07-01T23:03:00Z"/>
                <w:rFonts w:ascii="Times New Roman" w:eastAsia="Times New Roman" w:hAnsi="Times New Roman" w:cs="Times New Roman"/>
                <w:b/>
                <w:bCs/>
                <w:color w:val="000000"/>
                <w:kern w:val="0"/>
                <w:sz w:val="22"/>
                <w:szCs w:val="22"/>
                <w14:ligatures w14:val="none"/>
              </w:rPr>
            </w:pPr>
            <w:ins w:id="12"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County</w:t>
              </w:r>
            </w:ins>
          </w:p>
        </w:tc>
        <w:tc>
          <w:tcPr>
            <w:tcW w:w="792" w:type="pct"/>
            <w:gridSpan w:val="2"/>
            <w:tcBorders>
              <w:top w:val="single" w:sz="4" w:space="0" w:color="auto"/>
              <w:bottom w:val="single" w:sz="4" w:space="0" w:color="auto"/>
            </w:tcBorders>
            <w:shd w:val="clear" w:color="auto" w:fill="auto"/>
            <w:noWrap/>
            <w:vAlign w:val="center"/>
            <w:hideMark/>
          </w:tcPr>
          <w:p w14:paraId="6328C6FE" w14:textId="77777777" w:rsidR="003E6383" w:rsidRPr="0023727B" w:rsidRDefault="003E6383" w:rsidP="008D3FA0">
            <w:pPr>
              <w:spacing w:after="0" w:line="240" w:lineRule="auto"/>
              <w:jc w:val="center"/>
              <w:rPr>
                <w:ins w:id="13" w:author="Jujia Li" w:date="2025-07-01T18:03:00Z" w16du:dateUtc="2025-07-01T23:03:00Z"/>
                <w:rFonts w:ascii="Times New Roman" w:eastAsia="Times New Roman" w:hAnsi="Times New Roman" w:cs="Times New Roman"/>
                <w:b/>
                <w:bCs/>
                <w:color w:val="000000"/>
                <w:kern w:val="0"/>
                <w:sz w:val="22"/>
                <w:szCs w:val="22"/>
                <w14:ligatures w14:val="none"/>
              </w:rPr>
            </w:pPr>
            <w:ins w:id="14"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2016</w:t>
              </w:r>
            </w:ins>
          </w:p>
        </w:tc>
        <w:tc>
          <w:tcPr>
            <w:tcW w:w="793" w:type="pct"/>
            <w:gridSpan w:val="2"/>
            <w:tcBorders>
              <w:top w:val="single" w:sz="4" w:space="0" w:color="auto"/>
              <w:bottom w:val="single" w:sz="4" w:space="0" w:color="auto"/>
            </w:tcBorders>
            <w:shd w:val="clear" w:color="auto" w:fill="auto"/>
            <w:noWrap/>
            <w:vAlign w:val="center"/>
            <w:hideMark/>
          </w:tcPr>
          <w:p w14:paraId="2E66EFA4" w14:textId="77777777" w:rsidR="003E6383" w:rsidRPr="0023727B" w:rsidRDefault="003E6383" w:rsidP="008D3FA0">
            <w:pPr>
              <w:spacing w:after="0" w:line="240" w:lineRule="auto"/>
              <w:jc w:val="center"/>
              <w:rPr>
                <w:ins w:id="15" w:author="Jujia Li" w:date="2025-07-01T18:03:00Z" w16du:dateUtc="2025-07-01T23:03:00Z"/>
                <w:rFonts w:ascii="Times New Roman" w:eastAsia="Times New Roman" w:hAnsi="Times New Roman" w:cs="Times New Roman"/>
                <w:b/>
                <w:bCs/>
                <w:color w:val="000000"/>
                <w:kern w:val="0"/>
                <w:sz w:val="22"/>
                <w:szCs w:val="22"/>
                <w14:ligatures w14:val="none"/>
              </w:rPr>
            </w:pPr>
            <w:ins w:id="16"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2017</w:t>
              </w:r>
            </w:ins>
          </w:p>
        </w:tc>
        <w:tc>
          <w:tcPr>
            <w:tcW w:w="793" w:type="pct"/>
            <w:gridSpan w:val="2"/>
            <w:tcBorders>
              <w:top w:val="single" w:sz="4" w:space="0" w:color="auto"/>
              <w:bottom w:val="single" w:sz="4" w:space="0" w:color="auto"/>
            </w:tcBorders>
            <w:shd w:val="clear" w:color="auto" w:fill="auto"/>
            <w:noWrap/>
            <w:vAlign w:val="center"/>
            <w:hideMark/>
          </w:tcPr>
          <w:p w14:paraId="3E043999" w14:textId="77777777" w:rsidR="003E6383" w:rsidRPr="0023727B" w:rsidRDefault="003E6383" w:rsidP="008D3FA0">
            <w:pPr>
              <w:spacing w:after="0" w:line="240" w:lineRule="auto"/>
              <w:jc w:val="center"/>
              <w:rPr>
                <w:ins w:id="17" w:author="Jujia Li" w:date="2025-07-01T18:03:00Z" w16du:dateUtc="2025-07-01T23:03:00Z"/>
                <w:rFonts w:ascii="Times New Roman" w:eastAsia="Times New Roman" w:hAnsi="Times New Roman" w:cs="Times New Roman"/>
                <w:b/>
                <w:bCs/>
                <w:color w:val="000000"/>
                <w:kern w:val="0"/>
                <w:sz w:val="22"/>
                <w:szCs w:val="22"/>
                <w14:ligatures w14:val="none"/>
              </w:rPr>
            </w:pPr>
            <w:ins w:id="18"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2018</w:t>
              </w:r>
            </w:ins>
          </w:p>
        </w:tc>
        <w:tc>
          <w:tcPr>
            <w:tcW w:w="793" w:type="pct"/>
            <w:gridSpan w:val="2"/>
            <w:tcBorders>
              <w:top w:val="single" w:sz="4" w:space="0" w:color="auto"/>
              <w:bottom w:val="single" w:sz="4" w:space="0" w:color="auto"/>
            </w:tcBorders>
            <w:shd w:val="clear" w:color="auto" w:fill="auto"/>
            <w:noWrap/>
            <w:vAlign w:val="center"/>
            <w:hideMark/>
          </w:tcPr>
          <w:p w14:paraId="43228650" w14:textId="77777777" w:rsidR="003E6383" w:rsidRPr="0023727B" w:rsidRDefault="003E6383" w:rsidP="008D3FA0">
            <w:pPr>
              <w:spacing w:after="0" w:line="240" w:lineRule="auto"/>
              <w:jc w:val="center"/>
              <w:rPr>
                <w:ins w:id="19" w:author="Jujia Li" w:date="2025-07-01T18:03:00Z" w16du:dateUtc="2025-07-01T23:03:00Z"/>
                <w:rFonts w:ascii="Times New Roman" w:eastAsia="Times New Roman" w:hAnsi="Times New Roman" w:cs="Times New Roman"/>
                <w:b/>
                <w:bCs/>
                <w:color w:val="000000"/>
                <w:kern w:val="0"/>
                <w:sz w:val="22"/>
                <w:szCs w:val="22"/>
                <w14:ligatures w14:val="none"/>
              </w:rPr>
            </w:pPr>
            <w:ins w:id="20"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2019</w:t>
              </w:r>
            </w:ins>
          </w:p>
        </w:tc>
        <w:tc>
          <w:tcPr>
            <w:tcW w:w="386" w:type="pct"/>
            <w:vMerge w:val="restart"/>
            <w:tcBorders>
              <w:top w:val="single" w:sz="4" w:space="0" w:color="auto"/>
            </w:tcBorders>
            <w:shd w:val="clear" w:color="auto" w:fill="auto"/>
            <w:noWrap/>
            <w:vAlign w:val="center"/>
            <w:hideMark/>
          </w:tcPr>
          <w:p w14:paraId="1E877BD6" w14:textId="77777777" w:rsidR="003E6383" w:rsidRDefault="003E6383" w:rsidP="008D3FA0">
            <w:pPr>
              <w:spacing w:after="0" w:line="240" w:lineRule="auto"/>
              <w:jc w:val="center"/>
              <w:rPr>
                <w:ins w:id="21" w:author="Jujia Li" w:date="2025-07-01T18:03:00Z" w16du:dateUtc="2025-07-01T23:03:00Z"/>
                <w:rFonts w:ascii="Times New Roman" w:eastAsia="Times New Roman" w:hAnsi="Times New Roman" w:cs="Times New Roman"/>
                <w:b/>
                <w:bCs/>
                <w:color w:val="000000"/>
                <w:kern w:val="0"/>
                <w:sz w:val="22"/>
                <w:szCs w:val="22"/>
                <w14:ligatures w14:val="none"/>
              </w:rPr>
            </w:pPr>
            <w:ins w:id="22"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Total</w:t>
              </w:r>
            </w:ins>
          </w:p>
          <w:p w14:paraId="4EA6933D" w14:textId="77777777" w:rsidR="003E6383" w:rsidRPr="0023727B" w:rsidRDefault="003E6383" w:rsidP="008D3FA0">
            <w:pPr>
              <w:spacing w:after="0" w:line="240" w:lineRule="auto"/>
              <w:jc w:val="center"/>
              <w:rPr>
                <w:ins w:id="23" w:author="Jujia Li" w:date="2025-07-01T18:03:00Z" w16du:dateUtc="2025-07-01T23:03:00Z"/>
                <w:rFonts w:ascii="Times New Roman" w:eastAsia="Times New Roman" w:hAnsi="Times New Roman" w:cs="Times New Roman"/>
                <w:b/>
                <w:bCs/>
                <w:color w:val="000000"/>
                <w:kern w:val="0"/>
                <w:sz w:val="22"/>
                <w:szCs w:val="22"/>
                <w14:ligatures w14:val="none"/>
              </w:rPr>
            </w:pPr>
            <w:ins w:id="24" w:author="Jujia Li" w:date="2025-07-01T18:03:00Z" w16du:dateUtc="2025-07-01T23:03:00Z">
              <w:r>
                <w:rPr>
                  <w:rFonts w:ascii="Times New Roman" w:eastAsia="Times New Roman" w:hAnsi="Times New Roman" w:cs="Times New Roman"/>
                  <w:b/>
                  <w:bCs/>
                  <w:color w:val="000000"/>
                  <w:kern w:val="0"/>
                  <w:sz w:val="22"/>
                  <w:szCs w:val="22"/>
                  <w14:ligatures w14:val="none"/>
                </w:rPr>
                <w:t>Visit</w:t>
              </w:r>
            </w:ins>
          </w:p>
        </w:tc>
        <w:tc>
          <w:tcPr>
            <w:tcW w:w="478" w:type="pct"/>
            <w:vMerge w:val="restart"/>
            <w:tcBorders>
              <w:top w:val="single" w:sz="4" w:space="0" w:color="auto"/>
            </w:tcBorders>
            <w:shd w:val="clear" w:color="auto" w:fill="auto"/>
            <w:noWrap/>
            <w:vAlign w:val="center"/>
            <w:hideMark/>
          </w:tcPr>
          <w:p w14:paraId="676B6479" w14:textId="77777777" w:rsidR="003E6383" w:rsidRPr="0023727B" w:rsidRDefault="003E6383" w:rsidP="008D3FA0">
            <w:pPr>
              <w:spacing w:after="0" w:line="240" w:lineRule="auto"/>
              <w:jc w:val="center"/>
              <w:rPr>
                <w:ins w:id="25" w:author="Jujia Li" w:date="2025-07-01T18:03:00Z" w16du:dateUtc="2025-07-01T23:03:00Z"/>
                <w:rFonts w:ascii="Times New Roman" w:eastAsia="Times New Roman" w:hAnsi="Times New Roman" w:cs="Times New Roman"/>
                <w:b/>
                <w:bCs/>
                <w:color w:val="000000"/>
                <w:kern w:val="0"/>
                <w:sz w:val="22"/>
                <w:szCs w:val="22"/>
                <w14:ligatures w14:val="none"/>
              </w:rPr>
            </w:pPr>
            <w:ins w:id="26"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Per</w:t>
              </w:r>
              <w:r w:rsidRPr="00E765A0">
                <w:rPr>
                  <w:rFonts w:ascii="Times New Roman" w:eastAsia="Times New Roman" w:hAnsi="Times New Roman" w:cs="Times New Roman"/>
                  <w:b/>
                  <w:bCs/>
                  <w:color w:val="000000"/>
                  <w:kern w:val="0"/>
                  <w:sz w:val="22"/>
                  <w:szCs w:val="22"/>
                  <w14:ligatures w14:val="none"/>
                </w:rPr>
                <w:t xml:space="preserve"> </w:t>
              </w:r>
              <w:r w:rsidRPr="0023727B">
                <w:rPr>
                  <w:rFonts w:ascii="Times New Roman" w:eastAsia="Times New Roman" w:hAnsi="Times New Roman" w:cs="Times New Roman"/>
                  <w:b/>
                  <w:bCs/>
                  <w:color w:val="000000"/>
                  <w:kern w:val="0"/>
                  <w:sz w:val="22"/>
                  <w:szCs w:val="22"/>
                  <w14:ligatures w14:val="none"/>
                </w:rPr>
                <w:t>Capita</w:t>
              </w:r>
            </w:ins>
          </w:p>
        </w:tc>
      </w:tr>
      <w:tr w:rsidR="003E6383" w:rsidRPr="00E765A0" w14:paraId="7576F18E" w14:textId="77777777" w:rsidTr="008D3FA0">
        <w:trPr>
          <w:trHeight w:val="290"/>
          <w:ins w:id="27" w:author="Jujia Li" w:date="2025-07-01T18:03:00Z"/>
        </w:trPr>
        <w:tc>
          <w:tcPr>
            <w:tcW w:w="965" w:type="pct"/>
            <w:vMerge/>
            <w:tcBorders>
              <w:top w:val="nil"/>
              <w:bottom w:val="single" w:sz="4" w:space="0" w:color="auto"/>
            </w:tcBorders>
            <w:shd w:val="clear" w:color="auto" w:fill="auto"/>
            <w:noWrap/>
            <w:vAlign w:val="center"/>
          </w:tcPr>
          <w:p w14:paraId="29CAF4A4" w14:textId="77777777" w:rsidR="003E6383" w:rsidRPr="00E765A0" w:rsidRDefault="003E6383" w:rsidP="008D3FA0">
            <w:pPr>
              <w:spacing w:after="0" w:line="240" w:lineRule="auto"/>
              <w:jc w:val="center"/>
              <w:rPr>
                <w:ins w:id="28" w:author="Jujia Li" w:date="2025-07-01T18:03:00Z" w16du:dateUtc="2025-07-01T23:03:00Z"/>
                <w:rFonts w:ascii="Times New Roman" w:eastAsia="Times New Roman" w:hAnsi="Times New Roman" w:cs="Times New Roman"/>
                <w:b/>
                <w:bCs/>
                <w:color w:val="000000"/>
                <w:kern w:val="0"/>
                <w:sz w:val="22"/>
                <w:szCs w:val="22"/>
                <w14:ligatures w14:val="none"/>
              </w:rPr>
            </w:pPr>
          </w:p>
        </w:tc>
        <w:tc>
          <w:tcPr>
            <w:tcW w:w="396" w:type="pct"/>
            <w:tcBorders>
              <w:top w:val="single" w:sz="4" w:space="0" w:color="auto"/>
              <w:bottom w:val="single" w:sz="4" w:space="0" w:color="auto"/>
            </w:tcBorders>
            <w:shd w:val="clear" w:color="auto" w:fill="auto"/>
            <w:noWrap/>
            <w:vAlign w:val="center"/>
          </w:tcPr>
          <w:p w14:paraId="6A18032E" w14:textId="77777777" w:rsidR="003E6383" w:rsidRPr="00E765A0" w:rsidRDefault="003E6383" w:rsidP="008D3FA0">
            <w:pPr>
              <w:spacing w:after="0" w:line="240" w:lineRule="auto"/>
              <w:jc w:val="center"/>
              <w:rPr>
                <w:ins w:id="29" w:author="Jujia Li" w:date="2025-07-01T18:03:00Z" w16du:dateUtc="2025-07-01T23:03:00Z"/>
                <w:rFonts w:ascii="Times New Roman" w:eastAsia="Times New Roman" w:hAnsi="Times New Roman" w:cs="Times New Roman"/>
                <w:b/>
                <w:bCs/>
                <w:color w:val="000000"/>
                <w:kern w:val="0"/>
                <w:sz w:val="22"/>
                <w:szCs w:val="22"/>
                <w14:ligatures w14:val="none"/>
              </w:rPr>
            </w:pPr>
            <w:ins w:id="30"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Total</w:t>
              </w:r>
            </w:ins>
          </w:p>
        </w:tc>
        <w:tc>
          <w:tcPr>
            <w:tcW w:w="396" w:type="pct"/>
            <w:tcBorders>
              <w:top w:val="single" w:sz="4" w:space="0" w:color="auto"/>
              <w:bottom w:val="single" w:sz="4" w:space="0" w:color="auto"/>
            </w:tcBorders>
            <w:shd w:val="clear" w:color="auto" w:fill="auto"/>
            <w:noWrap/>
            <w:vAlign w:val="center"/>
          </w:tcPr>
          <w:p w14:paraId="363EE01E" w14:textId="77777777" w:rsidR="003E6383" w:rsidRPr="00E765A0" w:rsidRDefault="003E6383" w:rsidP="008D3FA0">
            <w:pPr>
              <w:spacing w:after="0" w:line="240" w:lineRule="auto"/>
              <w:jc w:val="center"/>
              <w:rPr>
                <w:ins w:id="31" w:author="Jujia Li" w:date="2025-07-01T18:03:00Z" w16du:dateUtc="2025-07-01T23:03:00Z"/>
                <w:rFonts w:ascii="Times New Roman" w:eastAsia="Times New Roman" w:hAnsi="Times New Roman" w:cs="Times New Roman"/>
                <w:b/>
                <w:bCs/>
                <w:color w:val="000000"/>
                <w:kern w:val="0"/>
                <w:sz w:val="22"/>
                <w:szCs w:val="22"/>
                <w14:ligatures w14:val="none"/>
              </w:rPr>
            </w:pPr>
            <w:ins w:id="32"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Rate</w:t>
              </w:r>
            </w:ins>
          </w:p>
        </w:tc>
        <w:tc>
          <w:tcPr>
            <w:tcW w:w="396" w:type="pct"/>
            <w:tcBorders>
              <w:top w:val="single" w:sz="4" w:space="0" w:color="auto"/>
              <w:bottom w:val="single" w:sz="4" w:space="0" w:color="auto"/>
            </w:tcBorders>
            <w:shd w:val="clear" w:color="auto" w:fill="auto"/>
            <w:noWrap/>
            <w:vAlign w:val="center"/>
          </w:tcPr>
          <w:p w14:paraId="2528A1A9" w14:textId="77777777" w:rsidR="003E6383" w:rsidRPr="00E765A0" w:rsidRDefault="003E6383" w:rsidP="008D3FA0">
            <w:pPr>
              <w:spacing w:after="0" w:line="240" w:lineRule="auto"/>
              <w:jc w:val="center"/>
              <w:rPr>
                <w:ins w:id="33" w:author="Jujia Li" w:date="2025-07-01T18:03:00Z" w16du:dateUtc="2025-07-01T23:03:00Z"/>
                <w:rFonts w:ascii="Times New Roman" w:eastAsia="Times New Roman" w:hAnsi="Times New Roman" w:cs="Times New Roman"/>
                <w:b/>
                <w:bCs/>
                <w:color w:val="000000"/>
                <w:kern w:val="0"/>
                <w:sz w:val="22"/>
                <w:szCs w:val="22"/>
                <w14:ligatures w14:val="none"/>
              </w:rPr>
            </w:pPr>
            <w:ins w:id="34"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Total</w:t>
              </w:r>
            </w:ins>
          </w:p>
        </w:tc>
        <w:tc>
          <w:tcPr>
            <w:tcW w:w="397" w:type="pct"/>
            <w:tcBorders>
              <w:top w:val="single" w:sz="4" w:space="0" w:color="auto"/>
              <w:bottom w:val="single" w:sz="4" w:space="0" w:color="auto"/>
            </w:tcBorders>
            <w:shd w:val="clear" w:color="auto" w:fill="auto"/>
            <w:noWrap/>
            <w:vAlign w:val="center"/>
          </w:tcPr>
          <w:p w14:paraId="22CEA42B" w14:textId="77777777" w:rsidR="003E6383" w:rsidRPr="00E765A0" w:rsidRDefault="003E6383" w:rsidP="008D3FA0">
            <w:pPr>
              <w:spacing w:after="0" w:line="240" w:lineRule="auto"/>
              <w:jc w:val="center"/>
              <w:rPr>
                <w:ins w:id="35" w:author="Jujia Li" w:date="2025-07-01T18:03:00Z" w16du:dateUtc="2025-07-01T23:03:00Z"/>
                <w:rFonts w:ascii="Times New Roman" w:eastAsia="Times New Roman" w:hAnsi="Times New Roman" w:cs="Times New Roman"/>
                <w:b/>
                <w:bCs/>
                <w:color w:val="000000"/>
                <w:kern w:val="0"/>
                <w:sz w:val="22"/>
                <w:szCs w:val="22"/>
                <w14:ligatures w14:val="none"/>
              </w:rPr>
            </w:pPr>
            <w:ins w:id="36"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Rate</w:t>
              </w:r>
            </w:ins>
          </w:p>
        </w:tc>
        <w:tc>
          <w:tcPr>
            <w:tcW w:w="396" w:type="pct"/>
            <w:tcBorders>
              <w:top w:val="single" w:sz="4" w:space="0" w:color="auto"/>
              <w:bottom w:val="single" w:sz="4" w:space="0" w:color="auto"/>
            </w:tcBorders>
            <w:shd w:val="clear" w:color="auto" w:fill="auto"/>
            <w:noWrap/>
            <w:vAlign w:val="center"/>
          </w:tcPr>
          <w:p w14:paraId="6C7CBBF1" w14:textId="77777777" w:rsidR="003E6383" w:rsidRPr="00E765A0" w:rsidRDefault="003E6383" w:rsidP="008D3FA0">
            <w:pPr>
              <w:spacing w:after="0" w:line="240" w:lineRule="auto"/>
              <w:jc w:val="center"/>
              <w:rPr>
                <w:ins w:id="37" w:author="Jujia Li" w:date="2025-07-01T18:03:00Z" w16du:dateUtc="2025-07-01T23:03:00Z"/>
                <w:rFonts w:ascii="Times New Roman" w:eastAsia="Times New Roman" w:hAnsi="Times New Roman" w:cs="Times New Roman"/>
                <w:b/>
                <w:bCs/>
                <w:color w:val="000000"/>
                <w:kern w:val="0"/>
                <w:sz w:val="22"/>
                <w:szCs w:val="22"/>
                <w14:ligatures w14:val="none"/>
              </w:rPr>
            </w:pPr>
            <w:ins w:id="38"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Total</w:t>
              </w:r>
            </w:ins>
          </w:p>
        </w:tc>
        <w:tc>
          <w:tcPr>
            <w:tcW w:w="397" w:type="pct"/>
            <w:tcBorders>
              <w:top w:val="single" w:sz="4" w:space="0" w:color="auto"/>
              <w:bottom w:val="single" w:sz="4" w:space="0" w:color="auto"/>
            </w:tcBorders>
            <w:shd w:val="clear" w:color="auto" w:fill="auto"/>
            <w:noWrap/>
            <w:vAlign w:val="center"/>
          </w:tcPr>
          <w:p w14:paraId="084300D8" w14:textId="77777777" w:rsidR="003E6383" w:rsidRPr="00E765A0" w:rsidRDefault="003E6383" w:rsidP="008D3FA0">
            <w:pPr>
              <w:spacing w:after="0" w:line="240" w:lineRule="auto"/>
              <w:jc w:val="center"/>
              <w:rPr>
                <w:ins w:id="39" w:author="Jujia Li" w:date="2025-07-01T18:03:00Z" w16du:dateUtc="2025-07-01T23:03:00Z"/>
                <w:rFonts w:ascii="Times New Roman" w:eastAsia="Times New Roman" w:hAnsi="Times New Roman" w:cs="Times New Roman"/>
                <w:b/>
                <w:bCs/>
                <w:color w:val="000000"/>
                <w:kern w:val="0"/>
                <w:sz w:val="22"/>
                <w:szCs w:val="22"/>
                <w14:ligatures w14:val="none"/>
              </w:rPr>
            </w:pPr>
            <w:ins w:id="40"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Rate</w:t>
              </w:r>
            </w:ins>
          </w:p>
        </w:tc>
        <w:tc>
          <w:tcPr>
            <w:tcW w:w="396" w:type="pct"/>
            <w:tcBorders>
              <w:top w:val="single" w:sz="4" w:space="0" w:color="auto"/>
              <w:bottom w:val="single" w:sz="4" w:space="0" w:color="auto"/>
            </w:tcBorders>
            <w:shd w:val="clear" w:color="auto" w:fill="auto"/>
            <w:noWrap/>
            <w:vAlign w:val="center"/>
          </w:tcPr>
          <w:p w14:paraId="0D840E5A" w14:textId="77777777" w:rsidR="003E6383" w:rsidRPr="00E765A0" w:rsidRDefault="003E6383" w:rsidP="008D3FA0">
            <w:pPr>
              <w:spacing w:after="0" w:line="240" w:lineRule="auto"/>
              <w:jc w:val="center"/>
              <w:rPr>
                <w:ins w:id="41" w:author="Jujia Li" w:date="2025-07-01T18:03:00Z" w16du:dateUtc="2025-07-01T23:03:00Z"/>
                <w:rFonts w:ascii="Times New Roman" w:eastAsia="Times New Roman" w:hAnsi="Times New Roman" w:cs="Times New Roman"/>
                <w:b/>
                <w:bCs/>
                <w:color w:val="000000"/>
                <w:kern w:val="0"/>
                <w:sz w:val="22"/>
                <w:szCs w:val="22"/>
                <w14:ligatures w14:val="none"/>
              </w:rPr>
            </w:pPr>
            <w:ins w:id="42"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Total</w:t>
              </w:r>
            </w:ins>
          </w:p>
        </w:tc>
        <w:tc>
          <w:tcPr>
            <w:tcW w:w="397" w:type="pct"/>
            <w:tcBorders>
              <w:top w:val="single" w:sz="4" w:space="0" w:color="auto"/>
              <w:bottom w:val="single" w:sz="4" w:space="0" w:color="auto"/>
            </w:tcBorders>
            <w:shd w:val="clear" w:color="auto" w:fill="auto"/>
            <w:noWrap/>
            <w:vAlign w:val="center"/>
          </w:tcPr>
          <w:p w14:paraId="1E2748CC" w14:textId="77777777" w:rsidR="003E6383" w:rsidRPr="00E765A0" w:rsidRDefault="003E6383" w:rsidP="008D3FA0">
            <w:pPr>
              <w:spacing w:after="0" w:line="240" w:lineRule="auto"/>
              <w:jc w:val="center"/>
              <w:rPr>
                <w:ins w:id="43" w:author="Jujia Li" w:date="2025-07-01T18:03:00Z" w16du:dateUtc="2025-07-01T23:03:00Z"/>
                <w:rFonts w:ascii="Times New Roman" w:eastAsia="Times New Roman" w:hAnsi="Times New Roman" w:cs="Times New Roman"/>
                <w:b/>
                <w:bCs/>
                <w:color w:val="000000"/>
                <w:kern w:val="0"/>
                <w:sz w:val="22"/>
                <w:szCs w:val="22"/>
                <w14:ligatures w14:val="none"/>
              </w:rPr>
            </w:pPr>
            <w:ins w:id="44"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Rate</w:t>
              </w:r>
            </w:ins>
          </w:p>
        </w:tc>
        <w:tc>
          <w:tcPr>
            <w:tcW w:w="386" w:type="pct"/>
            <w:vMerge/>
            <w:tcBorders>
              <w:bottom w:val="single" w:sz="4" w:space="0" w:color="auto"/>
            </w:tcBorders>
            <w:shd w:val="clear" w:color="auto" w:fill="auto"/>
            <w:noWrap/>
            <w:vAlign w:val="bottom"/>
          </w:tcPr>
          <w:p w14:paraId="64207321" w14:textId="77777777" w:rsidR="003E6383" w:rsidRPr="00E765A0" w:rsidRDefault="003E6383" w:rsidP="008D3FA0">
            <w:pPr>
              <w:spacing w:after="0" w:line="240" w:lineRule="auto"/>
              <w:rPr>
                <w:ins w:id="45" w:author="Jujia Li" w:date="2025-07-01T18:03:00Z" w16du:dateUtc="2025-07-01T23:03:00Z"/>
                <w:rFonts w:ascii="Times New Roman" w:eastAsia="Times New Roman" w:hAnsi="Times New Roman" w:cs="Times New Roman"/>
                <w:color w:val="000000"/>
                <w:kern w:val="0"/>
                <w:sz w:val="22"/>
                <w:szCs w:val="22"/>
                <w14:ligatures w14:val="none"/>
              </w:rPr>
            </w:pPr>
          </w:p>
        </w:tc>
        <w:tc>
          <w:tcPr>
            <w:tcW w:w="478" w:type="pct"/>
            <w:vMerge/>
            <w:tcBorders>
              <w:bottom w:val="single" w:sz="4" w:space="0" w:color="auto"/>
            </w:tcBorders>
            <w:shd w:val="clear" w:color="auto" w:fill="auto"/>
            <w:noWrap/>
            <w:vAlign w:val="bottom"/>
          </w:tcPr>
          <w:p w14:paraId="4BED9B98" w14:textId="77777777" w:rsidR="003E6383" w:rsidRPr="00E765A0" w:rsidRDefault="003E6383" w:rsidP="008D3FA0">
            <w:pPr>
              <w:spacing w:after="0" w:line="240" w:lineRule="auto"/>
              <w:rPr>
                <w:ins w:id="46" w:author="Jujia Li" w:date="2025-07-01T18:03:00Z" w16du:dateUtc="2025-07-01T23:03:00Z"/>
                <w:rFonts w:ascii="Times New Roman" w:eastAsia="Times New Roman" w:hAnsi="Times New Roman" w:cs="Times New Roman"/>
                <w:color w:val="000000"/>
                <w:kern w:val="0"/>
                <w:sz w:val="22"/>
                <w:szCs w:val="22"/>
                <w14:ligatures w14:val="none"/>
              </w:rPr>
            </w:pPr>
          </w:p>
        </w:tc>
      </w:tr>
      <w:tr w:rsidR="003E6383" w:rsidRPr="00E765A0" w14:paraId="0DF1D9CF" w14:textId="77777777" w:rsidTr="008D3FA0">
        <w:trPr>
          <w:trHeight w:val="290"/>
          <w:ins w:id="47" w:author="Jujia Li" w:date="2025-07-01T18:03:00Z"/>
        </w:trPr>
        <w:tc>
          <w:tcPr>
            <w:tcW w:w="965" w:type="pct"/>
            <w:tcBorders>
              <w:top w:val="single" w:sz="4" w:space="0" w:color="auto"/>
            </w:tcBorders>
            <w:shd w:val="clear" w:color="auto" w:fill="auto"/>
            <w:noWrap/>
            <w:vAlign w:val="bottom"/>
            <w:hideMark/>
          </w:tcPr>
          <w:p w14:paraId="6F1DBE88" w14:textId="77777777" w:rsidR="003E6383" w:rsidRPr="0023727B" w:rsidRDefault="003E6383" w:rsidP="008D3FA0">
            <w:pPr>
              <w:spacing w:after="0" w:line="240" w:lineRule="auto"/>
              <w:rPr>
                <w:ins w:id="48" w:author="Jujia Li" w:date="2025-07-01T18:03:00Z" w16du:dateUtc="2025-07-01T23:03:00Z"/>
                <w:rFonts w:ascii="Times New Roman" w:eastAsia="Times New Roman" w:hAnsi="Times New Roman" w:cs="Times New Roman"/>
                <w:color w:val="000000"/>
                <w:kern w:val="0"/>
                <w:sz w:val="22"/>
                <w:szCs w:val="22"/>
                <w14:ligatures w14:val="none"/>
              </w:rPr>
            </w:pPr>
            <w:ins w:id="49" w:author="Jujia Li" w:date="2025-07-01T18:03:00Z" w16du:dateUtc="2025-07-01T23:03:00Z">
              <w:r w:rsidRPr="0023727B">
                <w:rPr>
                  <w:rFonts w:ascii="Times New Roman" w:eastAsia="Times New Roman" w:hAnsi="Times New Roman" w:cs="Times New Roman"/>
                  <w:color w:val="000000"/>
                  <w:kern w:val="0"/>
                  <w:sz w:val="22"/>
                  <w:szCs w:val="22"/>
                  <w14:ligatures w14:val="none"/>
                </w:rPr>
                <w:t>BLOUNT</w:t>
              </w:r>
            </w:ins>
          </w:p>
        </w:tc>
        <w:tc>
          <w:tcPr>
            <w:tcW w:w="396" w:type="pct"/>
            <w:tcBorders>
              <w:top w:val="single" w:sz="4" w:space="0" w:color="auto"/>
            </w:tcBorders>
            <w:shd w:val="clear" w:color="auto" w:fill="auto"/>
            <w:noWrap/>
            <w:hideMark/>
          </w:tcPr>
          <w:p w14:paraId="6323619D" w14:textId="77777777" w:rsidR="003E6383" w:rsidRPr="0023727B" w:rsidRDefault="003E6383" w:rsidP="008D3FA0">
            <w:pPr>
              <w:spacing w:after="0" w:line="240" w:lineRule="auto"/>
              <w:jc w:val="right"/>
              <w:rPr>
                <w:ins w:id="50" w:author="Jujia Li" w:date="2025-07-01T18:03:00Z" w16du:dateUtc="2025-07-01T23:03:00Z"/>
                <w:rFonts w:ascii="Times New Roman" w:eastAsia="Times New Roman" w:hAnsi="Times New Roman" w:cs="Times New Roman"/>
                <w:color w:val="000000"/>
                <w:kern w:val="0"/>
                <w:sz w:val="22"/>
                <w:szCs w:val="22"/>
                <w14:ligatures w14:val="none"/>
              </w:rPr>
            </w:pPr>
            <w:ins w:id="51" w:author="Jujia Li" w:date="2025-07-01T18:03:00Z" w16du:dateUtc="2025-07-01T23:03:00Z">
              <w:r w:rsidRPr="00E765A0">
                <w:rPr>
                  <w:rFonts w:ascii="Times New Roman" w:hAnsi="Times New Roman" w:cs="Times New Roman"/>
                  <w:sz w:val="22"/>
                  <w:szCs w:val="22"/>
                </w:rPr>
                <w:t>102</w:t>
              </w:r>
            </w:ins>
          </w:p>
        </w:tc>
        <w:tc>
          <w:tcPr>
            <w:tcW w:w="396" w:type="pct"/>
            <w:tcBorders>
              <w:top w:val="single" w:sz="4" w:space="0" w:color="auto"/>
            </w:tcBorders>
            <w:shd w:val="clear" w:color="auto" w:fill="auto"/>
            <w:noWrap/>
            <w:hideMark/>
          </w:tcPr>
          <w:p w14:paraId="5F64A7C3" w14:textId="77777777" w:rsidR="003E6383" w:rsidRPr="0023727B" w:rsidRDefault="003E6383" w:rsidP="008D3FA0">
            <w:pPr>
              <w:spacing w:after="0" w:line="240" w:lineRule="auto"/>
              <w:jc w:val="right"/>
              <w:rPr>
                <w:ins w:id="52" w:author="Jujia Li" w:date="2025-07-01T18:03:00Z" w16du:dateUtc="2025-07-01T23:03:00Z"/>
                <w:rFonts w:ascii="Times New Roman" w:eastAsia="Times New Roman" w:hAnsi="Times New Roman" w:cs="Times New Roman"/>
                <w:color w:val="000000"/>
                <w:kern w:val="0"/>
                <w:sz w:val="22"/>
                <w:szCs w:val="22"/>
                <w14:ligatures w14:val="none"/>
              </w:rPr>
            </w:pPr>
            <w:ins w:id="53" w:author="Jujia Li" w:date="2025-07-01T18:03:00Z" w16du:dateUtc="2025-07-01T23:03:00Z">
              <w:r w:rsidRPr="00E765A0">
                <w:rPr>
                  <w:rFonts w:ascii="Times New Roman" w:hAnsi="Times New Roman" w:cs="Times New Roman"/>
                  <w:sz w:val="22"/>
                  <w:szCs w:val="22"/>
                </w:rPr>
                <w:t>0.48</w:t>
              </w:r>
            </w:ins>
          </w:p>
        </w:tc>
        <w:tc>
          <w:tcPr>
            <w:tcW w:w="396" w:type="pct"/>
            <w:tcBorders>
              <w:top w:val="single" w:sz="4" w:space="0" w:color="auto"/>
            </w:tcBorders>
            <w:shd w:val="clear" w:color="auto" w:fill="auto"/>
            <w:noWrap/>
            <w:hideMark/>
          </w:tcPr>
          <w:p w14:paraId="3384DAFA" w14:textId="77777777" w:rsidR="003E6383" w:rsidRPr="0023727B" w:rsidRDefault="003E6383" w:rsidP="008D3FA0">
            <w:pPr>
              <w:spacing w:after="0" w:line="240" w:lineRule="auto"/>
              <w:jc w:val="right"/>
              <w:rPr>
                <w:ins w:id="54" w:author="Jujia Li" w:date="2025-07-01T18:03:00Z" w16du:dateUtc="2025-07-01T23:03:00Z"/>
                <w:rFonts w:ascii="Times New Roman" w:eastAsia="Times New Roman" w:hAnsi="Times New Roman" w:cs="Times New Roman"/>
                <w:color w:val="000000"/>
                <w:kern w:val="0"/>
                <w:sz w:val="22"/>
                <w:szCs w:val="22"/>
                <w14:ligatures w14:val="none"/>
              </w:rPr>
            </w:pPr>
            <w:ins w:id="55" w:author="Jujia Li" w:date="2025-07-01T18:03:00Z" w16du:dateUtc="2025-07-01T23:03:00Z">
              <w:r w:rsidRPr="00E765A0">
                <w:rPr>
                  <w:rFonts w:ascii="Times New Roman" w:hAnsi="Times New Roman" w:cs="Times New Roman"/>
                  <w:sz w:val="22"/>
                  <w:szCs w:val="22"/>
                </w:rPr>
                <w:t>94</w:t>
              </w:r>
            </w:ins>
          </w:p>
        </w:tc>
        <w:tc>
          <w:tcPr>
            <w:tcW w:w="397" w:type="pct"/>
            <w:tcBorders>
              <w:top w:val="single" w:sz="4" w:space="0" w:color="auto"/>
            </w:tcBorders>
            <w:shd w:val="clear" w:color="auto" w:fill="auto"/>
            <w:noWrap/>
            <w:hideMark/>
          </w:tcPr>
          <w:p w14:paraId="0AD17B52" w14:textId="77777777" w:rsidR="003E6383" w:rsidRPr="0023727B" w:rsidRDefault="003E6383" w:rsidP="008D3FA0">
            <w:pPr>
              <w:spacing w:after="0" w:line="240" w:lineRule="auto"/>
              <w:jc w:val="right"/>
              <w:rPr>
                <w:ins w:id="56" w:author="Jujia Li" w:date="2025-07-01T18:03:00Z" w16du:dateUtc="2025-07-01T23:03:00Z"/>
                <w:rFonts w:ascii="Times New Roman" w:eastAsia="Times New Roman" w:hAnsi="Times New Roman" w:cs="Times New Roman"/>
                <w:color w:val="000000"/>
                <w:kern w:val="0"/>
                <w:sz w:val="22"/>
                <w:szCs w:val="22"/>
                <w14:ligatures w14:val="none"/>
              </w:rPr>
            </w:pPr>
            <w:ins w:id="57" w:author="Jujia Li" w:date="2025-07-01T18:03:00Z" w16du:dateUtc="2025-07-01T23:03:00Z">
              <w:r w:rsidRPr="00E765A0">
                <w:rPr>
                  <w:rFonts w:ascii="Times New Roman" w:hAnsi="Times New Roman" w:cs="Times New Roman"/>
                  <w:sz w:val="22"/>
                  <w:szCs w:val="22"/>
                </w:rPr>
                <w:t>0.45</w:t>
              </w:r>
            </w:ins>
          </w:p>
        </w:tc>
        <w:tc>
          <w:tcPr>
            <w:tcW w:w="396" w:type="pct"/>
            <w:tcBorders>
              <w:top w:val="single" w:sz="4" w:space="0" w:color="auto"/>
            </w:tcBorders>
            <w:shd w:val="clear" w:color="auto" w:fill="auto"/>
            <w:noWrap/>
            <w:hideMark/>
          </w:tcPr>
          <w:p w14:paraId="2174ABBE" w14:textId="77777777" w:rsidR="003E6383" w:rsidRPr="0023727B" w:rsidRDefault="003E6383" w:rsidP="008D3FA0">
            <w:pPr>
              <w:spacing w:after="0" w:line="240" w:lineRule="auto"/>
              <w:jc w:val="right"/>
              <w:rPr>
                <w:ins w:id="58" w:author="Jujia Li" w:date="2025-07-01T18:03:00Z" w16du:dateUtc="2025-07-01T23:03:00Z"/>
                <w:rFonts w:ascii="Times New Roman" w:eastAsia="Times New Roman" w:hAnsi="Times New Roman" w:cs="Times New Roman"/>
                <w:color w:val="000000"/>
                <w:kern w:val="0"/>
                <w:sz w:val="22"/>
                <w:szCs w:val="22"/>
                <w14:ligatures w14:val="none"/>
              </w:rPr>
            </w:pPr>
            <w:ins w:id="59" w:author="Jujia Li" w:date="2025-07-01T18:03:00Z" w16du:dateUtc="2025-07-01T23:03:00Z">
              <w:r w:rsidRPr="00E765A0">
                <w:rPr>
                  <w:rFonts w:ascii="Times New Roman" w:hAnsi="Times New Roman" w:cs="Times New Roman"/>
                  <w:sz w:val="22"/>
                  <w:szCs w:val="22"/>
                </w:rPr>
                <w:t>58</w:t>
              </w:r>
            </w:ins>
          </w:p>
        </w:tc>
        <w:tc>
          <w:tcPr>
            <w:tcW w:w="397" w:type="pct"/>
            <w:tcBorders>
              <w:top w:val="single" w:sz="4" w:space="0" w:color="auto"/>
            </w:tcBorders>
            <w:shd w:val="clear" w:color="auto" w:fill="auto"/>
            <w:noWrap/>
            <w:hideMark/>
          </w:tcPr>
          <w:p w14:paraId="13ED5F49" w14:textId="77777777" w:rsidR="003E6383" w:rsidRPr="0023727B" w:rsidRDefault="003E6383" w:rsidP="008D3FA0">
            <w:pPr>
              <w:spacing w:after="0" w:line="240" w:lineRule="auto"/>
              <w:jc w:val="right"/>
              <w:rPr>
                <w:ins w:id="60" w:author="Jujia Li" w:date="2025-07-01T18:03:00Z" w16du:dateUtc="2025-07-01T23:03:00Z"/>
                <w:rFonts w:ascii="Times New Roman" w:eastAsia="Times New Roman" w:hAnsi="Times New Roman" w:cs="Times New Roman"/>
                <w:color w:val="000000"/>
                <w:kern w:val="0"/>
                <w:sz w:val="22"/>
                <w:szCs w:val="22"/>
                <w14:ligatures w14:val="none"/>
              </w:rPr>
            </w:pPr>
            <w:ins w:id="61" w:author="Jujia Li" w:date="2025-07-01T18:03:00Z" w16du:dateUtc="2025-07-01T23:03:00Z">
              <w:r w:rsidRPr="00E765A0">
                <w:rPr>
                  <w:rFonts w:ascii="Times New Roman" w:hAnsi="Times New Roman" w:cs="Times New Roman"/>
                  <w:sz w:val="22"/>
                  <w:szCs w:val="22"/>
                </w:rPr>
                <w:t>0.28</w:t>
              </w:r>
            </w:ins>
          </w:p>
        </w:tc>
        <w:tc>
          <w:tcPr>
            <w:tcW w:w="396" w:type="pct"/>
            <w:tcBorders>
              <w:top w:val="single" w:sz="4" w:space="0" w:color="auto"/>
            </w:tcBorders>
            <w:shd w:val="clear" w:color="auto" w:fill="auto"/>
            <w:noWrap/>
            <w:hideMark/>
          </w:tcPr>
          <w:p w14:paraId="146D1D08" w14:textId="77777777" w:rsidR="003E6383" w:rsidRPr="0023727B" w:rsidRDefault="003E6383" w:rsidP="008D3FA0">
            <w:pPr>
              <w:spacing w:after="0" w:line="240" w:lineRule="auto"/>
              <w:jc w:val="right"/>
              <w:rPr>
                <w:ins w:id="62" w:author="Jujia Li" w:date="2025-07-01T18:03:00Z" w16du:dateUtc="2025-07-01T23:03:00Z"/>
                <w:rFonts w:ascii="Times New Roman" w:eastAsia="Times New Roman" w:hAnsi="Times New Roman" w:cs="Times New Roman"/>
                <w:color w:val="000000"/>
                <w:kern w:val="0"/>
                <w:sz w:val="22"/>
                <w:szCs w:val="22"/>
                <w14:ligatures w14:val="none"/>
              </w:rPr>
            </w:pPr>
            <w:ins w:id="63" w:author="Jujia Li" w:date="2025-07-01T18:03:00Z" w16du:dateUtc="2025-07-01T23:03:00Z">
              <w:r w:rsidRPr="00E765A0">
                <w:rPr>
                  <w:rFonts w:ascii="Times New Roman" w:hAnsi="Times New Roman" w:cs="Times New Roman"/>
                  <w:sz w:val="22"/>
                  <w:szCs w:val="22"/>
                </w:rPr>
                <w:t>42</w:t>
              </w:r>
            </w:ins>
          </w:p>
        </w:tc>
        <w:tc>
          <w:tcPr>
            <w:tcW w:w="397" w:type="pct"/>
            <w:tcBorders>
              <w:top w:val="single" w:sz="4" w:space="0" w:color="auto"/>
            </w:tcBorders>
            <w:shd w:val="clear" w:color="auto" w:fill="auto"/>
            <w:noWrap/>
            <w:hideMark/>
          </w:tcPr>
          <w:p w14:paraId="38FF8782" w14:textId="77777777" w:rsidR="003E6383" w:rsidRPr="0023727B" w:rsidRDefault="003E6383" w:rsidP="008D3FA0">
            <w:pPr>
              <w:spacing w:after="0" w:line="240" w:lineRule="auto"/>
              <w:jc w:val="right"/>
              <w:rPr>
                <w:ins w:id="64" w:author="Jujia Li" w:date="2025-07-01T18:03:00Z" w16du:dateUtc="2025-07-01T23:03:00Z"/>
                <w:rFonts w:ascii="Times New Roman" w:eastAsia="Times New Roman" w:hAnsi="Times New Roman" w:cs="Times New Roman"/>
                <w:color w:val="000000"/>
                <w:kern w:val="0"/>
                <w:sz w:val="22"/>
                <w:szCs w:val="22"/>
                <w14:ligatures w14:val="none"/>
              </w:rPr>
            </w:pPr>
            <w:ins w:id="65" w:author="Jujia Li" w:date="2025-07-01T18:03:00Z" w16du:dateUtc="2025-07-01T23:03:00Z">
              <w:r w:rsidRPr="00E765A0">
                <w:rPr>
                  <w:rFonts w:ascii="Times New Roman" w:hAnsi="Times New Roman" w:cs="Times New Roman"/>
                  <w:sz w:val="22"/>
                  <w:szCs w:val="22"/>
                </w:rPr>
                <w:t>0.20</w:t>
              </w:r>
            </w:ins>
          </w:p>
        </w:tc>
        <w:tc>
          <w:tcPr>
            <w:tcW w:w="386" w:type="pct"/>
            <w:tcBorders>
              <w:top w:val="single" w:sz="4" w:space="0" w:color="auto"/>
            </w:tcBorders>
            <w:shd w:val="clear" w:color="auto" w:fill="auto"/>
            <w:noWrap/>
            <w:hideMark/>
          </w:tcPr>
          <w:p w14:paraId="3DFE6AA2" w14:textId="77777777" w:rsidR="003E6383" w:rsidRPr="0023727B" w:rsidRDefault="003E6383" w:rsidP="008D3FA0">
            <w:pPr>
              <w:spacing w:after="0" w:line="240" w:lineRule="auto"/>
              <w:jc w:val="right"/>
              <w:rPr>
                <w:ins w:id="66" w:author="Jujia Li" w:date="2025-07-01T18:03:00Z" w16du:dateUtc="2025-07-01T23:03:00Z"/>
                <w:rFonts w:ascii="Times New Roman" w:eastAsia="Times New Roman" w:hAnsi="Times New Roman" w:cs="Times New Roman"/>
                <w:color w:val="000000"/>
                <w:kern w:val="0"/>
                <w:sz w:val="22"/>
                <w:szCs w:val="22"/>
                <w14:ligatures w14:val="none"/>
              </w:rPr>
            </w:pPr>
            <w:ins w:id="67" w:author="Jujia Li" w:date="2025-07-01T18:03:00Z" w16du:dateUtc="2025-07-01T23:03:00Z">
              <w:r w:rsidRPr="00E765A0">
                <w:rPr>
                  <w:rFonts w:ascii="Times New Roman" w:hAnsi="Times New Roman" w:cs="Times New Roman"/>
                  <w:sz w:val="22"/>
                  <w:szCs w:val="22"/>
                </w:rPr>
                <w:t>296</w:t>
              </w:r>
            </w:ins>
          </w:p>
        </w:tc>
        <w:tc>
          <w:tcPr>
            <w:tcW w:w="478" w:type="pct"/>
            <w:tcBorders>
              <w:top w:val="single" w:sz="4" w:space="0" w:color="auto"/>
            </w:tcBorders>
            <w:shd w:val="clear" w:color="auto" w:fill="auto"/>
            <w:noWrap/>
            <w:hideMark/>
          </w:tcPr>
          <w:p w14:paraId="644D8B9C" w14:textId="77777777" w:rsidR="003E6383" w:rsidRPr="0023727B" w:rsidRDefault="003E6383" w:rsidP="008D3FA0">
            <w:pPr>
              <w:spacing w:after="0" w:line="240" w:lineRule="auto"/>
              <w:jc w:val="right"/>
              <w:rPr>
                <w:ins w:id="68" w:author="Jujia Li" w:date="2025-07-01T18:03:00Z" w16du:dateUtc="2025-07-01T23:03:00Z"/>
                <w:rFonts w:ascii="Times New Roman" w:eastAsia="Times New Roman" w:hAnsi="Times New Roman" w:cs="Times New Roman"/>
                <w:color w:val="000000"/>
                <w:kern w:val="0"/>
                <w:sz w:val="22"/>
                <w:szCs w:val="22"/>
                <w14:ligatures w14:val="none"/>
              </w:rPr>
            </w:pPr>
            <w:ins w:id="69" w:author="Jujia Li" w:date="2025-07-01T18:03:00Z" w16du:dateUtc="2025-07-01T23:03:00Z">
              <w:r w:rsidRPr="00E765A0">
                <w:rPr>
                  <w:rFonts w:ascii="Times New Roman" w:hAnsi="Times New Roman" w:cs="Times New Roman"/>
                  <w:sz w:val="22"/>
                  <w:szCs w:val="22"/>
                </w:rPr>
                <w:t>1.41</w:t>
              </w:r>
            </w:ins>
          </w:p>
        </w:tc>
      </w:tr>
      <w:tr w:rsidR="003E6383" w:rsidRPr="00E765A0" w14:paraId="1AD7BDC8" w14:textId="77777777" w:rsidTr="008D3FA0">
        <w:trPr>
          <w:trHeight w:val="290"/>
          <w:ins w:id="70" w:author="Jujia Li" w:date="2025-07-01T18:03:00Z"/>
        </w:trPr>
        <w:tc>
          <w:tcPr>
            <w:tcW w:w="965" w:type="pct"/>
            <w:shd w:val="clear" w:color="auto" w:fill="auto"/>
            <w:noWrap/>
            <w:vAlign w:val="bottom"/>
            <w:hideMark/>
          </w:tcPr>
          <w:p w14:paraId="123D9086" w14:textId="77777777" w:rsidR="003E6383" w:rsidRPr="0023727B" w:rsidRDefault="003E6383" w:rsidP="008D3FA0">
            <w:pPr>
              <w:spacing w:after="0" w:line="240" w:lineRule="auto"/>
              <w:rPr>
                <w:ins w:id="71" w:author="Jujia Li" w:date="2025-07-01T18:03:00Z" w16du:dateUtc="2025-07-01T23:03:00Z"/>
                <w:rFonts w:ascii="Times New Roman" w:eastAsia="Times New Roman" w:hAnsi="Times New Roman" w:cs="Times New Roman"/>
                <w:color w:val="000000"/>
                <w:kern w:val="0"/>
                <w:sz w:val="22"/>
                <w:szCs w:val="22"/>
                <w14:ligatures w14:val="none"/>
              </w:rPr>
            </w:pPr>
            <w:ins w:id="72" w:author="Jujia Li" w:date="2025-07-01T18:03:00Z" w16du:dateUtc="2025-07-01T23:03:00Z">
              <w:r w:rsidRPr="0023727B">
                <w:rPr>
                  <w:rFonts w:ascii="Times New Roman" w:eastAsia="Times New Roman" w:hAnsi="Times New Roman" w:cs="Times New Roman"/>
                  <w:color w:val="000000"/>
                  <w:kern w:val="0"/>
                  <w:sz w:val="22"/>
                  <w:szCs w:val="22"/>
                  <w14:ligatures w14:val="none"/>
                </w:rPr>
                <w:t>CHEROKEE</w:t>
              </w:r>
            </w:ins>
          </w:p>
        </w:tc>
        <w:tc>
          <w:tcPr>
            <w:tcW w:w="396" w:type="pct"/>
            <w:shd w:val="clear" w:color="auto" w:fill="auto"/>
            <w:noWrap/>
            <w:hideMark/>
          </w:tcPr>
          <w:p w14:paraId="5EDE329B" w14:textId="77777777" w:rsidR="003E6383" w:rsidRPr="0023727B" w:rsidRDefault="003E6383" w:rsidP="008D3FA0">
            <w:pPr>
              <w:spacing w:after="0" w:line="240" w:lineRule="auto"/>
              <w:jc w:val="right"/>
              <w:rPr>
                <w:ins w:id="73" w:author="Jujia Li" w:date="2025-07-01T18:03:00Z" w16du:dateUtc="2025-07-01T23:03:00Z"/>
                <w:rFonts w:ascii="Times New Roman" w:eastAsia="Times New Roman" w:hAnsi="Times New Roman" w:cs="Times New Roman"/>
                <w:color w:val="000000"/>
                <w:kern w:val="0"/>
                <w:sz w:val="22"/>
                <w:szCs w:val="22"/>
                <w14:ligatures w14:val="none"/>
              </w:rPr>
            </w:pPr>
            <w:ins w:id="74" w:author="Jujia Li" w:date="2025-07-01T18:03:00Z" w16du:dateUtc="2025-07-01T23:03:00Z">
              <w:r w:rsidRPr="00E765A0">
                <w:rPr>
                  <w:rFonts w:ascii="Times New Roman" w:hAnsi="Times New Roman" w:cs="Times New Roman"/>
                  <w:sz w:val="22"/>
                  <w:szCs w:val="22"/>
                </w:rPr>
                <w:t>10</w:t>
              </w:r>
            </w:ins>
          </w:p>
        </w:tc>
        <w:tc>
          <w:tcPr>
            <w:tcW w:w="396" w:type="pct"/>
            <w:shd w:val="clear" w:color="auto" w:fill="auto"/>
            <w:noWrap/>
            <w:hideMark/>
          </w:tcPr>
          <w:p w14:paraId="0D483A8E" w14:textId="77777777" w:rsidR="003E6383" w:rsidRPr="0023727B" w:rsidRDefault="003E6383" w:rsidP="008D3FA0">
            <w:pPr>
              <w:spacing w:after="0" w:line="240" w:lineRule="auto"/>
              <w:jc w:val="right"/>
              <w:rPr>
                <w:ins w:id="75" w:author="Jujia Li" w:date="2025-07-01T18:03:00Z" w16du:dateUtc="2025-07-01T23:03:00Z"/>
                <w:rFonts w:ascii="Times New Roman" w:eastAsia="Times New Roman" w:hAnsi="Times New Roman" w:cs="Times New Roman"/>
                <w:color w:val="000000"/>
                <w:kern w:val="0"/>
                <w:sz w:val="22"/>
                <w:szCs w:val="22"/>
                <w14:ligatures w14:val="none"/>
              </w:rPr>
            </w:pPr>
            <w:ins w:id="76" w:author="Jujia Li" w:date="2025-07-01T18:03:00Z" w16du:dateUtc="2025-07-01T23:03:00Z">
              <w:r w:rsidRPr="00E765A0">
                <w:rPr>
                  <w:rFonts w:ascii="Times New Roman" w:hAnsi="Times New Roman" w:cs="Times New Roman"/>
                  <w:sz w:val="22"/>
                  <w:szCs w:val="22"/>
                </w:rPr>
                <w:t>0.11</w:t>
              </w:r>
            </w:ins>
          </w:p>
        </w:tc>
        <w:tc>
          <w:tcPr>
            <w:tcW w:w="396" w:type="pct"/>
            <w:shd w:val="clear" w:color="auto" w:fill="auto"/>
            <w:noWrap/>
            <w:hideMark/>
          </w:tcPr>
          <w:p w14:paraId="26FB0FB0" w14:textId="77777777" w:rsidR="003E6383" w:rsidRPr="0023727B" w:rsidRDefault="003E6383" w:rsidP="008D3FA0">
            <w:pPr>
              <w:spacing w:after="0" w:line="240" w:lineRule="auto"/>
              <w:jc w:val="right"/>
              <w:rPr>
                <w:ins w:id="77" w:author="Jujia Li" w:date="2025-07-01T18:03:00Z" w16du:dateUtc="2025-07-01T23:03:00Z"/>
                <w:rFonts w:ascii="Times New Roman" w:eastAsia="Times New Roman" w:hAnsi="Times New Roman" w:cs="Times New Roman"/>
                <w:color w:val="000000"/>
                <w:kern w:val="0"/>
                <w:sz w:val="22"/>
                <w:szCs w:val="22"/>
                <w14:ligatures w14:val="none"/>
              </w:rPr>
            </w:pPr>
            <w:ins w:id="78" w:author="Jujia Li" w:date="2025-07-01T18:03:00Z" w16du:dateUtc="2025-07-01T23:03:00Z">
              <w:r w:rsidRPr="00E765A0">
                <w:rPr>
                  <w:rFonts w:ascii="Times New Roman" w:hAnsi="Times New Roman" w:cs="Times New Roman"/>
                  <w:sz w:val="22"/>
                  <w:szCs w:val="22"/>
                </w:rPr>
                <w:t>19</w:t>
              </w:r>
            </w:ins>
          </w:p>
        </w:tc>
        <w:tc>
          <w:tcPr>
            <w:tcW w:w="397" w:type="pct"/>
            <w:shd w:val="clear" w:color="auto" w:fill="auto"/>
            <w:noWrap/>
            <w:hideMark/>
          </w:tcPr>
          <w:p w14:paraId="08958BF6" w14:textId="77777777" w:rsidR="003E6383" w:rsidRPr="0023727B" w:rsidRDefault="003E6383" w:rsidP="008D3FA0">
            <w:pPr>
              <w:spacing w:after="0" w:line="240" w:lineRule="auto"/>
              <w:jc w:val="right"/>
              <w:rPr>
                <w:ins w:id="79" w:author="Jujia Li" w:date="2025-07-01T18:03:00Z" w16du:dateUtc="2025-07-01T23:03:00Z"/>
                <w:rFonts w:ascii="Times New Roman" w:eastAsia="Times New Roman" w:hAnsi="Times New Roman" w:cs="Times New Roman"/>
                <w:color w:val="000000"/>
                <w:kern w:val="0"/>
                <w:sz w:val="22"/>
                <w:szCs w:val="22"/>
                <w14:ligatures w14:val="none"/>
              </w:rPr>
            </w:pPr>
            <w:ins w:id="80" w:author="Jujia Li" w:date="2025-07-01T18:03:00Z" w16du:dateUtc="2025-07-01T23:03:00Z">
              <w:r w:rsidRPr="00E765A0">
                <w:rPr>
                  <w:rFonts w:ascii="Times New Roman" w:hAnsi="Times New Roman" w:cs="Times New Roman"/>
                  <w:sz w:val="22"/>
                  <w:szCs w:val="22"/>
                </w:rPr>
                <w:t>0.20</w:t>
              </w:r>
            </w:ins>
          </w:p>
        </w:tc>
        <w:tc>
          <w:tcPr>
            <w:tcW w:w="396" w:type="pct"/>
            <w:shd w:val="clear" w:color="auto" w:fill="auto"/>
            <w:noWrap/>
            <w:hideMark/>
          </w:tcPr>
          <w:p w14:paraId="6C27189B" w14:textId="77777777" w:rsidR="003E6383" w:rsidRPr="0023727B" w:rsidRDefault="003E6383" w:rsidP="008D3FA0">
            <w:pPr>
              <w:spacing w:after="0" w:line="240" w:lineRule="auto"/>
              <w:jc w:val="right"/>
              <w:rPr>
                <w:ins w:id="81" w:author="Jujia Li" w:date="2025-07-01T18:03:00Z" w16du:dateUtc="2025-07-01T23:03:00Z"/>
                <w:rFonts w:ascii="Times New Roman" w:eastAsia="Times New Roman" w:hAnsi="Times New Roman" w:cs="Times New Roman"/>
                <w:color w:val="000000"/>
                <w:kern w:val="0"/>
                <w:sz w:val="22"/>
                <w:szCs w:val="22"/>
                <w14:ligatures w14:val="none"/>
              </w:rPr>
            </w:pPr>
            <w:ins w:id="82" w:author="Jujia Li" w:date="2025-07-01T18:03:00Z" w16du:dateUtc="2025-07-01T23:03:00Z">
              <w:r w:rsidRPr="00E765A0">
                <w:rPr>
                  <w:rFonts w:ascii="Times New Roman" w:hAnsi="Times New Roman" w:cs="Times New Roman"/>
                  <w:sz w:val="22"/>
                  <w:szCs w:val="22"/>
                </w:rPr>
                <w:t>39</w:t>
              </w:r>
            </w:ins>
          </w:p>
        </w:tc>
        <w:tc>
          <w:tcPr>
            <w:tcW w:w="397" w:type="pct"/>
            <w:shd w:val="clear" w:color="auto" w:fill="auto"/>
            <w:noWrap/>
            <w:hideMark/>
          </w:tcPr>
          <w:p w14:paraId="32E7F403" w14:textId="77777777" w:rsidR="003E6383" w:rsidRPr="0023727B" w:rsidRDefault="003E6383" w:rsidP="008D3FA0">
            <w:pPr>
              <w:spacing w:after="0" w:line="240" w:lineRule="auto"/>
              <w:jc w:val="right"/>
              <w:rPr>
                <w:ins w:id="83" w:author="Jujia Li" w:date="2025-07-01T18:03:00Z" w16du:dateUtc="2025-07-01T23:03:00Z"/>
                <w:rFonts w:ascii="Times New Roman" w:eastAsia="Times New Roman" w:hAnsi="Times New Roman" w:cs="Times New Roman"/>
                <w:color w:val="000000"/>
                <w:kern w:val="0"/>
                <w:sz w:val="22"/>
                <w:szCs w:val="22"/>
                <w14:ligatures w14:val="none"/>
              </w:rPr>
            </w:pPr>
            <w:ins w:id="84" w:author="Jujia Li" w:date="2025-07-01T18:03:00Z" w16du:dateUtc="2025-07-01T23:03:00Z">
              <w:r w:rsidRPr="00E765A0">
                <w:rPr>
                  <w:rFonts w:ascii="Times New Roman" w:hAnsi="Times New Roman" w:cs="Times New Roman"/>
                  <w:sz w:val="22"/>
                  <w:szCs w:val="22"/>
                </w:rPr>
                <w:t>0.41</w:t>
              </w:r>
            </w:ins>
          </w:p>
        </w:tc>
        <w:tc>
          <w:tcPr>
            <w:tcW w:w="396" w:type="pct"/>
            <w:shd w:val="clear" w:color="auto" w:fill="auto"/>
            <w:noWrap/>
            <w:hideMark/>
          </w:tcPr>
          <w:p w14:paraId="0788DAC1" w14:textId="77777777" w:rsidR="003E6383" w:rsidRPr="0023727B" w:rsidRDefault="003E6383" w:rsidP="008D3FA0">
            <w:pPr>
              <w:spacing w:after="0" w:line="240" w:lineRule="auto"/>
              <w:jc w:val="right"/>
              <w:rPr>
                <w:ins w:id="85" w:author="Jujia Li" w:date="2025-07-01T18:03:00Z" w16du:dateUtc="2025-07-01T23:03:00Z"/>
                <w:rFonts w:ascii="Times New Roman" w:eastAsia="Times New Roman" w:hAnsi="Times New Roman" w:cs="Times New Roman"/>
                <w:color w:val="000000"/>
                <w:kern w:val="0"/>
                <w:sz w:val="22"/>
                <w:szCs w:val="22"/>
                <w14:ligatures w14:val="none"/>
              </w:rPr>
            </w:pPr>
            <w:ins w:id="86" w:author="Jujia Li" w:date="2025-07-01T18:03:00Z" w16du:dateUtc="2025-07-01T23:03:00Z">
              <w:r w:rsidRPr="00E765A0">
                <w:rPr>
                  <w:rFonts w:ascii="Times New Roman" w:hAnsi="Times New Roman" w:cs="Times New Roman"/>
                  <w:sz w:val="22"/>
                  <w:szCs w:val="22"/>
                </w:rPr>
                <w:t>75</w:t>
              </w:r>
            </w:ins>
          </w:p>
        </w:tc>
        <w:tc>
          <w:tcPr>
            <w:tcW w:w="397" w:type="pct"/>
            <w:shd w:val="clear" w:color="auto" w:fill="auto"/>
            <w:noWrap/>
            <w:hideMark/>
          </w:tcPr>
          <w:p w14:paraId="283CD26A" w14:textId="77777777" w:rsidR="003E6383" w:rsidRPr="0023727B" w:rsidRDefault="003E6383" w:rsidP="008D3FA0">
            <w:pPr>
              <w:spacing w:after="0" w:line="240" w:lineRule="auto"/>
              <w:jc w:val="right"/>
              <w:rPr>
                <w:ins w:id="87" w:author="Jujia Li" w:date="2025-07-01T18:03:00Z" w16du:dateUtc="2025-07-01T23:03:00Z"/>
                <w:rFonts w:ascii="Times New Roman" w:eastAsia="Times New Roman" w:hAnsi="Times New Roman" w:cs="Times New Roman"/>
                <w:color w:val="000000"/>
                <w:kern w:val="0"/>
                <w:sz w:val="22"/>
                <w:szCs w:val="22"/>
                <w14:ligatures w14:val="none"/>
              </w:rPr>
            </w:pPr>
            <w:ins w:id="88" w:author="Jujia Li" w:date="2025-07-01T18:03:00Z" w16du:dateUtc="2025-07-01T23:03:00Z">
              <w:r w:rsidRPr="00E765A0">
                <w:rPr>
                  <w:rFonts w:ascii="Times New Roman" w:hAnsi="Times New Roman" w:cs="Times New Roman"/>
                  <w:sz w:val="22"/>
                  <w:szCs w:val="22"/>
                </w:rPr>
                <w:t>0.78</w:t>
              </w:r>
            </w:ins>
          </w:p>
        </w:tc>
        <w:tc>
          <w:tcPr>
            <w:tcW w:w="386" w:type="pct"/>
            <w:shd w:val="clear" w:color="auto" w:fill="auto"/>
            <w:noWrap/>
            <w:hideMark/>
          </w:tcPr>
          <w:p w14:paraId="4060FE1B" w14:textId="77777777" w:rsidR="003E6383" w:rsidRPr="0023727B" w:rsidRDefault="003E6383" w:rsidP="008D3FA0">
            <w:pPr>
              <w:spacing w:after="0" w:line="240" w:lineRule="auto"/>
              <w:jc w:val="right"/>
              <w:rPr>
                <w:ins w:id="89" w:author="Jujia Li" w:date="2025-07-01T18:03:00Z" w16du:dateUtc="2025-07-01T23:03:00Z"/>
                <w:rFonts w:ascii="Times New Roman" w:eastAsia="Times New Roman" w:hAnsi="Times New Roman" w:cs="Times New Roman"/>
                <w:color w:val="000000"/>
                <w:kern w:val="0"/>
                <w:sz w:val="22"/>
                <w:szCs w:val="22"/>
                <w14:ligatures w14:val="none"/>
              </w:rPr>
            </w:pPr>
            <w:ins w:id="90" w:author="Jujia Li" w:date="2025-07-01T18:03:00Z" w16du:dateUtc="2025-07-01T23:03:00Z">
              <w:r w:rsidRPr="00E765A0">
                <w:rPr>
                  <w:rFonts w:ascii="Times New Roman" w:hAnsi="Times New Roman" w:cs="Times New Roman"/>
                  <w:sz w:val="22"/>
                  <w:szCs w:val="22"/>
                </w:rPr>
                <w:t>143</w:t>
              </w:r>
            </w:ins>
          </w:p>
        </w:tc>
        <w:tc>
          <w:tcPr>
            <w:tcW w:w="478" w:type="pct"/>
            <w:shd w:val="clear" w:color="auto" w:fill="auto"/>
            <w:noWrap/>
            <w:hideMark/>
          </w:tcPr>
          <w:p w14:paraId="6401243A" w14:textId="77777777" w:rsidR="003E6383" w:rsidRPr="0023727B" w:rsidRDefault="003E6383" w:rsidP="008D3FA0">
            <w:pPr>
              <w:spacing w:after="0" w:line="240" w:lineRule="auto"/>
              <w:jc w:val="right"/>
              <w:rPr>
                <w:ins w:id="91" w:author="Jujia Li" w:date="2025-07-01T18:03:00Z" w16du:dateUtc="2025-07-01T23:03:00Z"/>
                <w:rFonts w:ascii="Times New Roman" w:eastAsia="Times New Roman" w:hAnsi="Times New Roman" w:cs="Times New Roman"/>
                <w:color w:val="000000"/>
                <w:kern w:val="0"/>
                <w:sz w:val="22"/>
                <w:szCs w:val="22"/>
                <w14:ligatures w14:val="none"/>
              </w:rPr>
            </w:pPr>
            <w:ins w:id="92" w:author="Jujia Li" w:date="2025-07-01T18:03:00Z" w16du:dateUtc="2025-07-01T23:03:00Z">
              <w:r w:rsidRPr="00E765A0">
                <w:rPr>
                  <w:rFonts w:ascii="Times New Roman" w:hAnsi="Times New Roman" w:cs="Times New Roman"/>
                  <w:sz w:val="22"/>
                  <w:szCs w:val="22"/>
                </w:rPr>
                <w:t>1.50</w:t>
              </w:r>
            </w:ins>
          </w:p>
        </w:tc>
      </w:tr>
      <w:tr w:rsidR="003E6383" w:rsidRPr="00E765A0" w14:paraId="593A9B79" w14:textId="77777777" w:rsidTr="008D3FA0">
        <w:trPr>
          <w:trHeight w:val="290"/>
          <w:ins w:id="93" w:author="Jujia Li" w:date="2025-07-01T18:03:00Z"/>
        </w:trPr>
        <w:tc>
          <w:tcPr>
            <w:tcW w:w="965" w:type="pct"/>
            <w:shd w:val="clear" w:color="auto" w:fill="auto"/>
            <w:noWrap/>
            <w:vAlign w:val="bottom"/>
            <w:hideMark/>
          </w:tcPr>
          <w:p w14:paraId="61986D08" w14:textId="77777777" w:rsidR="003E6383" w:rsidRPr="0023727B" w:rsidRDefault="003E6383" w:rsidP="008D3FA0">
            <w:pPr>
              <w:spacing w:after="0" w:line="240" w:lineRule="auto"/>
              <w:rPr>
                <w:ins w:id="94" w:author="Jujia Li" w:date="2025-07-01T18:03:00Z" w16du:dateUtc="2025-07-01T23:03:00Z"/>
                <w:rFonts w:ascii="Times New Roman" w:eastAsia="Times New Roman" w:hAnsi="Times New Roman" w:cs="Times New Roman"/>
                <w:color w:val="000000"/>
                <w:kern w:val="0"/>
                <w:sz w:val="22"/>
                <w:szCs w:val="22"/>
                <w14:ligatures w14:val="none"/>
              </w:rPr>
            </w:pPr>
            <w:ins w:id="95" w:author="Jujia Li" w:date="2025-07-01T18:03:00Z" w16du:dateUtc="2025-07-01T23:03:00Z">
              <w:r w:rsidRPr="0023727B">
                <w:rPr>
                  <w:rFonts w:ascii="Times New Roman" w:eastAsia="Times New Roman" w:hAnsi="Times New Roman" w:cs="Times New Roman"/>
                  <w:color w:val="000000"/>
                  <w:kern w:val="0"/>
                  <w:sz w:val="22"/>
                  <w:szCs w:val="22"/>
                  <w14:ligatures w14:val="none"/>
                </w:rPr>
                <w:t>COLBERT</w:t>
              </w:r>
            </w:ins>
          </w:p>
        </w:tc>
        <w:tc>
          <w:tcPr>
            <w:tcW w:w="396" w:type="pct"/>
            <w:shd w:val="clear" w:color="auto" w:fill="auto"/>
            <w:noWrap/>
            <w:hideMark/>
          </w:tcPr>
          <w:p w14:paraId="2F9BC1C5" w14:textId="77777777" w:rsidR="003E6383" w:rsidRPr="0023727B" w:rsidRDefault="003E6383" w:rsidP="008D3FA0">
            <w:pPr>
              <w:spacing w:after="0" w:line="240" w:lineRule="auto"/>
              <w:jc w:val="right"/>
              <w:rPr>
                <w:ins w:id="96" w:author="Jujia Li" w:date="2025-07-01T18:03:00Z" w16du:dateUtc="2025-07-01T23:03:00Z"/>
                <w:rFonts w:ascii="Times New Roman" w:eastAsia="Times New Roman" w:hAnsi="Times New Roman" w:cs="Times New Roman"/>
                <w:color w:val="000000"/>
                <w:kern w:val="0"/>
                <w:sz w:val="22"/>
                <w:szCs w:val="22"/>
                <w14:ligatures w14:val="none"/>
              </w:rPr>
            </w:pPr>
            <w:ins w:id="97" w:author="Jujia Li" w:date="2025-07-01T18:03:00Z" w16du:dateUtc="2025-07-01T23:03:00Z">
              <w:r w:rsidRPr="00E765A0">
                <w:rPr>
                  <w:rFonts w:ascii="Times New Roman" w:hAnsi="Times New Roman" w:cs="Times New Roman"/>
                  <w:sz w:val="22"/>
                  <w:szCs w:val="22"/>
                </w:rPr>
                <w:t>52</w:t>
              </w:r>
            </w:ins>
          </w:p>
        </w:tc>
        <w:tc>
          <w:tcPr>
            <w:tcW w:w="396" w:type="pct"/>
            <w:shd w:val="clear" w:color="auto" w:fill="auto"/>
            <w:noWrap/>
            <w:hideMark/>
          </w:tcPr>
          <w:p w14:paraId="056571B2" w14:textId="77777777" w:rsidR="003E6383" w:rsidRPr="0023727B" w:rsidRDefault="003E6383" w:rsidP="008D3FA0">
            <w:pPr>
              <w:spacing w:after="0" w:line="240" w:lineRule="auto"/>
              <w:jc w:val="right"/>
              <w:rPr>
                <w:ins w:id="98" w:author="Jujia Li" w:date="2025-07-01T18:03:00Z" w16du:dateUtc="2025-07-01T23:03:00Z"/>
                <w:rFonts w:ascii="Times New Roman" w:eastAsia="Times New Roman" w:hAnsi="Times New Roman" w:cs="Times New Roman"/>
                <w:color w:val="000000"/>
                <w:kern w:val="0"/>
                <w:sz w:val="22"/>
                <w:szCs w:val="22"/>
                <w14:ligatures w14:val="none"/>
              </w:rPr>
            </w:pPr>
            <w:ins w:id="99" w:author="Jujia Li" w:date="2025-07-01T18:03:00Z" w16du:dateUtc="2025-07-01T23:03:00Z">
              <w:r w:rsidRPr="00E765A0">
                <w:rPr>
                  <w:rFonts w:ascii="Times New Roman" w:hAnsi="Times New Roman" w:cs="Times New Roman"/>
                  <w:sz w:val="22"/>
                  <w:szCs w:val="22"/>
                </w:rPr>
                <w:t>0.26</w:t>
              </w:r>
            </w:ins>
          </w:p>
        </w:tc>
        <w:tc>
          <w:tcPr>
            <w:tcW w:w="396" w:type="pct"/>
            <w:shd w:val="clear" w:color="auto" w:fill="auto"/>
            <w:noWrap/>
            <w:hideMark/>
          </w:tcPr>
          <w:p w14:paraId="1FC765F3" w14:textId="77777777" w:rsidR="003E6383" w:rsidRPr="0023727B" w:rsidRDefault="003E6383" w:rsidP="008D3FA0">
            <w:pPr>
              <w:spacing w:after="0" w:line="240" w:lineRule="auto"/>
              <w:jc w:val="right"/>
              <w:rPr>
                <w:ins w:id="100" w:author="Jujia Li" w:date="2025-07-01T18:03:00Z" w16du:dateUtc="2025-07-01T23:03:00Z"/>
                <w:rFonts w:ascii="Times New Roman" w:eastAsia="Times New Roman" w:hAnsi="Times New Roman" w:cs="Times New Roman"/>
                <w:color w:val="000000"/>
                <w:kern w:val="0"/>
                <w:sz w:val="22"/>
                <w:szCs w:val="22"/>
                <w14:ligatures w14:val="none"/>
              </w:rPr>
            </w:pPr>
            <w:ins w:id="101" w:author="Jujia Li" w:date="2025-07-01T18:03:00Z" w16du:dateUtc="2025-07-01T23:03:00Z">
              <w:r w:rsidRPr="00E765A0">
                <w:rPr>
                  <w:rFonts w:ascii="Times New Roman" w:hAnsi="Times New Roman" w:cs="Times New Roman"/>
                  <w:sz w:val="22"/>
                  <w:szCs w:val="22"/>
                </w:rPr>
                <w:t>86</w:t>
              </w:r>
            </w:ins>
          </w:p>
        </w:tc>
        <w:tc>
          <w:tcPr>
            <w:tcW w:w="397" w:type="pct"/>
            <w:shd w:val="clear" w:color="auto" w:fill="auto"/>
            <w:noWrap/>
            <w:hideMark/>
          </w:tcPr>
          <w:p w14:paraId="3F9EDC2A" w14:textId="77777777" w:rsidR="003E6383" w:rsidRPr="0023727B" w:rsidRDefault="003E6383" w:rsidP="008D3FA0">
            <w:pPr>
              <w:spacing w:after="0" w:line="240" w:lineRule="auto"/>
              <w:jc w:val="right"/>
              <w:rPr>
                <w:ins w:id="102" w:author="Jujia Li" w:date="2025-07-01T18:03:00Z" w16du:dateUtc="2025-07-01T23:03:00Z"/>
                <w:rFonts w:ascii="Times New Roman" w:eastAsia="Times New Roman" w:hAnsi="Times New Roman" w:cs="Times New Roman"/>
                <w:color w:val="000000"/>
                <w:kern w:val="0"/>
                <w:sz w:val="22"/>
                <w:szCs w:val="22"/>
                <w14:ligatures w14:val="none"/>
              </w:rPr>
            </w:pPr>
            <w:ins w:id="103" w:author="Jujia Li" w:date="2025-07-01T18:03:00Z" w16du:dateUtc="2025-07-01T23:03:00Z">
              <w:r w:rsidRPr="00E765A0">
                <w:rPr>
                  <w:rFonts w:ascii="Times New Roman" w:hAnsi="Times New Roman" w:cs="Times New Roman"/>
                  <w:sz w:val="22"/>
                  <w:szCs w:val="22"/>
                </w:rPr>
                <w:t>0.43</w:t>
              </w:r>
            </w:ins>
          </w:p>
        </w:tc>
        <w:tc>
          <w:tcPr>
            <w:tcW w:w="396" w:type="pct"/>
            <w:shd w:val="clear" w:color="auto" w:fill="auto"/>
            <w:noWrap/>
            <w:hideMark/>
          </w:tcPr>
          <w:p w14:paraId="4C711CA3" w14:textId="77777777" w:rsidR="003E6383" w:rsidRPr="0023727B" w:rsidRDefault="003E6383" w:rsidP="008D3FA0">
            <w:pPr>
              <w:spacing w:after="0" w:line="240" w:lineRule="auto"/>
              <w:jc w:val="right"/>
              <w:rPr>
                <w:ins w:id="104" w:author="Jujia Li" w:date="2025-07-01T18:03:00Z" w16du:dateUtc="2025-07-01T23:03:00Z"/>
                <w:rFonts w:ascii="Times New Roman" w:eastAsia="Times New Roman" w:hAnsi="Times New Roman" w:cs="Times New Roman"/>
                <w:color w:val="000000"/>
                <w:kern w:val="0"/>
                <w:sz w:val="22"/>
                <w:szCs w:val="22"/>
                <w14:ligatures w14:val="none"/>
              </w:rPr>
            </w:pPr>
            <w:ins w:id="105" w:author="Jujia Li" w:date="2025-07-01T18:03:00Z" w16du:dateUtc="2025-07-01T23:03:00Z">
              <w:r w:rsidRPr="00E765A0">
                <w:rPr>
                  <w:rFonts w:ascii="Times New Roman" w:hAnsi="Times New Roman" w:cs="Times New Roman"/>
                  <w:sz w:val="22"/>
                  <w:szCs w:val="22"/>
                </w:rPr>
                <w:t>61</w:t>
              </w:r>
            </w:ins>
          </w:p>
        </w:tc>
        <w:tc>
          <w:tcPr>
            <w:tcW w:w="397" w:type="pct"/>
            <w:shd w:val="clear" w:color="auto" w:fill="auto"/>
            <w:noWrap/>
            <w:hideMark/>
          </w:tcPr>
          <w:p w14:paraId="2A6469D7" w14:textId="77777777" w:rsidR="003E6383" w:rsidRPr="0023727B" w:rsidRDefault="003E6383" w:rsidP="008D3FA0">
            <w:pPr>
              <w:spacing w:after="0" w:line="240" w:lineRule="auto"/>
              <w:jc w:val="right"/>
              <w:rPr>
                <w:ins w:id="106" w:author="Jujia Li" w:date="2025-07-01T18:03:00Z" w16du:dateUtc="2025-07-01T23:03:00Z"/>
                <w:rFonts w:ascii="Times New Roman" w:eastAsia="Times New Roman" w:hAnsi="Times New Roman" w:cs="Times New Roman"/>
                <w:color w:val="000000"/>
                <w:kern w:val="0"/>
                <w:sz w:val="22"/>
                <w:szCs w:val="22"/>
                <w14:ligatures w14:val="none"/>
              </w:rPr>
            </w:pPr>
            <w:ins w:id="107" w:author="Jujia Li" w:date="2025-07-01T18:03:00Z" w16du:dateUtc="2025-07-01T23:03:00Z">
              <w:r w:rsidRPr="00E765A0">
                <w:rPr>
                  <w:rFonts w:ascii="Times New Roman" w:hAnsi="Times New Roman" w:cs="Times New Roman"/>
                  <w:sz w:val="22"/>
                  <w:szCs w:val="22"/>
                </w:rPr>
                <w:t>0.30</w:t>
              </w:r>
            </w:ins>
          </w:p>
        </w:tc>
        <w:tc>
          <w:tcPr>
            <w:tcW w:w="396" w:type="pct"/>
            <w:shd w:val="clear" w:color="auto" w:fill="auto"/>
            <w:noWrap/>
            <w:hideMark/>
          </w:tcPr>
          <w:p w14:paraId="693D21AA" w14:textId="77777777" w:rsidR="003E6383" w:rsidRPr="0023727B" w:rsidRDefault="003E6383" w:rsidP="008D3FA0">
            <w:pPr>
              <w:spacing w:after="0" w:line="240" w:lineRule="auto"/>
              <w:jc w:val="right"/>
              <w:rPr>
                <w:ins w:id="108" w:author="Jujia Li" w:date="2025-07-01T18:03:00Z" w16du:dateUtc="2025-07-01T23:03:00Z"/>
                <w:rFonts w:ascii="Times New Roman" w:eastAsia="Times New Roman" w:hAnsi="Times New Roman" w:cs="Times New Roman"/>
                <w:color w:val="000000"/>
                <w:kern w:val="0"/>
                <w:sz w:val="22"/>
                <w:szCs w:val="22"/>
                <w14:ligatures w14:val="none"/>
              </w:rPr>
            </w:pPr>
            <w:ins w:id="109" w:author="Jujia Li" w:date="2025-07-01T18:03:00Z" w16du:dateUtc="2025-07-01T23:03:00Z">
              <w:r w:rsidRPr="00E765A0">
                <w:rPr>
                  <w:rFonts w:ascii="Times New Roman" w:hAnsi="Times New Roman" w:cs="Times New Roman"/>
                  <w:sz w:val="22"/>
                  <w:szCs w:val="22"/>
                </w:rPr>
                <w:t>134</w:t>
              </w:r>
            </w:ins>
          </w:p>
        </w:tc>
        <w:tc>
          <w:tcPr>
            <w:tcW w:w="397" w:type="pct"/>
            <w:shd w:val="clear" w:color="auto" w:fill="auto"/>
            <w:noWrap/>
            <w:hideMark/>
          </w:tcPr>
          <w:p w14:paraId="69415850" w14:textId="77777777" w:rsidR="003E6383" w:rsidRPr="0023727B" w:rsidRDefault="003E6383" w:rsidP="008D3FA0">
            <w:pPr>
              <w:spacing w:after="0" w:line="240" w:lineRule="auto"/>
              <w:jc w:val="right"/>
              <w:rPr>
                <w:ins w:id="110" w:author="Jujia Li" w:date="2025-07-01T18:03:00Z" w16du:dateUtc="2025-07-01T23:03:00Z"/>
                <w:rFonts w:ascii="Times New Roman" w:eastAsia="Times New Roman" w:hAnsi="Times New Roman" w:cs="Times New Roman"/>
                <w:color w:val="000000"/>
                <w:kern w:val="0"/>
                <w:sz w:val="22"/>
                <w:szCs w:val="22"/>
                <w14:ligatures w14:val="none"/>
              </w:rPr>
            </w:pPr>
            <w:ins w:id="111" w:author="Jujia Li" w:date="2025-07-01T18:03:00Z" w16du:dateUtc="2025-07-01T23:03:00Z">
              <w:r w:rsidRPr="00E765A0">
                <w:rPr>
                  <w:rFonts w:ascii="Times New Roman" w:hAnsi="Times New Roman" w:cs="Times New Roman"/>
                  <w:sz w:val="22"/>
                  <w:szCs w:val="22"/>
                </w:rPr>
                <w:t>0.66</w:t>
              </w:r>
            </w:ins>
          </w:p>
        </w:tc>
        <w:tc>
          <w:tcPr>
            <w:tcW w:w="386" w:type="pct"/>
            <w:shd w:val="clear" w:color="auto" w:fill="auto"/>
            <w:noWrap/>
            <w:hideMark/>
          </w:tcPr>
          <w:p w14:paraId="0AE5E1F0" w14:textId="77777777" w:rsidR="003E6383" w:rsidRPr="0023727B" w:rsidRDefault="003E6383" w:rsidP="008D3FA0">
            <w:pPr>
              <w:spacing w:after="0" w:line="240" w:lineRule="auto"/>
              <w:jc w:val="right"/>
              <w:rPr>
                <w:ins w:id="112" w:author="Jujia Li" w:date="2025-07-01T18:03:00Z" w16du:dateUtc="2025-07-01T23:03:00Z"/>
                <w:rFonts w:ascii="Times New Roman" w:eastAsia="Times New Roman" w:hAnsi="Times New Roman" w:cs="Times New Roman"/>
                <w:color w:val="000000"/>
                <w:kern w:val="0"/>
                <w:sz w:val="22"/>
                <w:szCs w:val="22"/>
                <w14:ligatures w14:val="none"/>
              </w:rPr>
            </w:pPr>
            <w:ins w:id="113" w:author="Jujia Li" w:date="2025-07-01T18:03:00Z" w16du:dateUtc="2025-07-01T23:03:00Z">
              <w:r w:rsidRPr="00E765A0">
                <w:rPr>
                  <w:rFonts w:ascii="Times New Roman" w:hAnsi="Times New Roman" w:cs="Times New Roman"/>
                  <w:sz w:val="22"/>
                  <w:szCs w:val="22"/>
                </w:rPr>
                <w:t>333</w:t>
              </w:r>
            </w:ins>
          </w:p>
        </w:tc>
        <w:tc>
          <w:tcPr>
            <w:tcW w:w="478" w:type="pct"/>
            <w:shd w:val="clear" w:color="auto" w:fill="auto"/>
            <w:noWrap/>
            <w:hideMark/>
          </w:tcPr>
          <w:p w14:paraId="301964BE" w14:textId="77777777" w:rsidR="003E6383" w:rsidRPr="0023727B" w:rsidRDefault="003E6383" w:rsidP="008D3FA0">
            <w:pPr>
              <w:spacing w:after="0" w:line="240" w:lineRule="auto"/>
              <w:jc w:val="right"/>
              <w:rPr>
                <w:ins w:id="114" w:author="Jujia Li" w:date="2025-07-01T18:03:00Z" w16du:dateUtc="2025-07-01T23:03:00Z"/>
                <w:rFonts w:ascii="Times New Roman" w:eastAsia="Times New Roman" w:hAnsi="Times New Roman" w:cs="Times New Roman"/>
                <w:color w:val="000000"/>
                <w:kern w:val="0"/>
                <w:sz w:val="22"/>
                <w:szCs w:val="22"/>
                <w14:ligatures w14:val="none"/>
              </w:rPr>
            </w:pPr>
            <w:ins w:id="115" w:author="Jujia Li" w:date="2025-07-01T18:03:00Z" w16du:dateUtc="2025-07-01T23:03:00Z">
              <w:r w:rsidRPr="00E765A0">
                <w:rPr>
                  <w:rFonts w:ascii="Times New Roman" w:hAnsi="Times New Roman" w:cs="Times New Roman"/>
                  <w:sz w:val="22"/>
                  <w:szCs w:val="22"/>
                </w:rPr>
                <w:t>1.65</w:t>
              </w:r>
            </w:ins>
          </w:p>
        </w:tc>
      </w:tr>
      <w:tr w:rsidR="003E6383" w:rsidRPr="00E765A0" w14:paraId="3577AEB5" w14:textId="77777777" w:rsidTr="008D3FA0">
        <w:trPr>
          <w:trHeight w:val="290"/>
          <w:ins w:id="116" w:author="Jujia Li" w:date="2025-07-01T18:03:00Z"/>
        </w:trPr>
        <w:tc>
          <w:tcPr>
            <w:tcW w:w="965" w:type="pct"/>
            <w:shd w:val="clear" w:color="auto" w:fill="auto"/>
            <w:noWrap/>
            <w:vAlign w:val="bottom"/>
            <w:hideMark/>
          </w:tcPr>
          <w:p w14:paraId="386B519E" w14:textId="77777777" w:rsidR="003E6383" w:rsidRPr="0023727B" w:rsidRDefault="003E6383" w:rsidP="008D3FA0">
            <w:pPr>
              <w:spacing w:after="0" w:line="240" w:lineRule="auto"/>
              <w:rPr>
                <w:ins w:id="117" w:author="Jujia Li" w:date="2025-07-01T18:03:00Z" w16du:dateUtc="2025-07-01T23:03:00Z"/>
                <w:rFonts w:ascii="Times New Roman" w:eastAsia="Times New Roman" w:hAnsi="Times New Roman" w:cs="Times New Roman"/>
                <w:color w:val="000000"/>
                <w:kern w:val="0"/>
                <w:sz w:val="22"/>
                <w:szCs w:val="22"/>
                <w14:ligatures w14:val="none"/>
              </w:rPr>
            </w:pPr>
            <w:ins w:id="118" w:author="Jujia Li" w:date="2025-07-01T18:03:00Z" w16du:dateUtc="2025-07-01T23:03:00Z">
              <w:r w:rsidRPr="0023727B">
                <w:rPr>
                  <w:rFonts w:ascii="Times New Roman" w:eastAsia="Times New Roman" w:hAnsi="Times New Roman" w:cs="Times New Roman"/>
                  <w:color w:val="000000"/>
                  <w:kern w:val="0"/>
                  <w:sz w:val="22"/>
                  <w:szCs w:val="22"/>
                  <w14:ligatures w14:val="none"/>
                </w:rPr>
                <w:t>CULLMAN</w:t>
              </w:r>
            </w:ins>
          </w:p>
        </w:tc>
        <w:tc>
          <w:tcPr>
            <w:tcW w:w="396" w:type="pct"/>
            <w:shd w:val="clear" w:color="auto" w:fill="auto"/>
            <w:noWrap/>
            <w:hideMark/>
          </w:tcPr>
          <w:p w14:paraId="0826DA04" w14:textId="77777777" w:rsidR="003E6383" w:rsidRPr="0023727B" w:rsidRDefault="003E6383" w:rsidP="008D3FA0">
            <w:pPr>
              <w:spacing w:after="0" w:line="240" w:lineRule="auto"/>
              <w:jc w:val="right"/>
              <w:rPr>
                <w:ins w:id="119" w:author="Jujia Li" w:date="2025-07-01T18:03:00Z" w16du:dateUtc="2025-07-01T23:03:00Z"/>
                <w:rFonts w:ascii="Times New Roman" w:eastAsia="Times New Roman" w:hAnsi="Times New Roman" w:cs="Times New Roman"/>
                <w:color w:val="000000"/>
                <w:kern w:val="0"/>
                <w:sz w:val="22"/>
                <w:szCs w:val="22"/>
                <w14:ligatures w14:val="none"/>
              </w:rPr>
            </w:pPr>
            <w:ins w:id="120" w:author="Jujia Li" w:date="2025-07-01T18:03:00Z" w16du:dateUtc="2025-07-01T23:03:00Z">
              <w:r w:rsidRPr="00E765A0">
                <w:rPr>
                  <w:rFonts w:ascii="Times New Roman" w:hAnsi="Times New Roman" w:cs="Times New Roman"/>
                  <w:sz w:val="22"/>
                  <w:szCs w:val="22"/>
                </w:rPr>
                <w:t>53</w:t>
              </w:r>
            </w:ins>
          </w:p>
        </w:tc>
        <w:tc>
          <w:tcPr>
            <w:tcW w:w="396" w:type="pct"/>
            <w:shd w:val="clear" w:color="auto" w:fill="auto"/>
            <w:noWrap/>
            <w:hideMark/>
          </w:tcPr>
          <w:p w14:paraId="55868718" w14:textId="77777777" w:rsidR="003E6383" w:rsidRPr="0023727B" w:rsidRDefault="003E6383" w:rsidP="008D3FA0">
            <w:pPr>
              <w:spacing w:after="0" w:line="240" w:lineRule="auto"/>
              <w:jc w:val="right"/>
              <w:rPr>
                <w:ins w:id="121" w:author="Jujia Li" w:date="2025-07-01T18:03:00Z" w16du:dateUtc="2025-07-01T23:03:00Z"/>
                <w:rFonts w:ascii="Times New Roman" w:eastAsia="Times New Roman" w:hAnsi="Times New Roman" w:cs="Times New Roman"/>
                <w:color w:val="000000"/>
                <w:kern w:val="0"/>
                <w:sz w:val="22"/>
                <w:szCs w:val="22"/>
                <w14:ligatures w14:val="none"/>
              </w:rPr>
            </w:pPr>
            <w:ins w:id="122" w:author="Jujia Li" w:date="2025-07-01T18:03:00Z" w16du:dateUtc="2025-07-01T23:03:00Z">
              <w:r w:rsidRPr="00E765A0">
                <w:rPr>
                  <w:rFonts w:ascii="Times New Roman" w:hAnsi="Times New Roman" w:cs="Times New Roman"/>
                  <w:sz w:val="22"/>
                  <w:szCs w:val="22"/>
                </w:rPr>
                <w:t>0.18</w:t>
              </w:r>
            </w:ins>
          </w:p>
        </w:tc>
        <w:tc>
          <w:tcPr>
            <w:tcW w:w="396" w:type="pct"/>
            <w:shd w:val="clear" w:color="auto" w:fill="auto"/>
            <w:noWrap/>
            <w:hideMark/>
          </w:tcPr>
          <w:p w14:paraId="24F9940A" w14:textId="77777777" w:rsidR="003E6383" w:rsidRPr="0023727B" w:rsidRDefault="003E6383" w:rsidP="008D3FA0">
            <w:pPr>
              <w:spacing w:after="0" w:line="240" w:lineRule="auto"/>
              <w:jc w:val="right"/>
              <w:rPr>
                <w:ins w:id="123" w:author="Jujia Li" w:date="2025-07-01T18:03:00Z" w16du:dateUtc="2025-07-01T23:03:00Z"/>
                <w:rFonts w:ascii="Times New Roman" w:eastAsia="Times New Roman" w:hAnsi="Times New Roman" w:cs="Times New Roman"/>
                <w:color w:val="000000"/>
                <w:kern w:val="0"/>
                <w:sz w:val="22"/>
                <w:szCs w:val="22"/>
                <w14:ligatures w14:val="none"/>
              </w:rPr>
            </w:pPr>
            <w:ins w:id="124" w:author="Jujia Li" w:date="2025-07-01T18:03:00Z" w16du:dateUtc="2025-07-01T23:03:00Z">
              <w:r w:rsidRPr="00E765A0">
                <w:rPr>
                  <w:rFonts w:ascii="Times New Roman" w:hAnsi="Times New Roman" w:cs="Times New Roman"/>
                  <w:sz w:val="22"/>
                  <w:szCs w:val="22"/>
                </w:rPr>
                <w:t>67</w:t>
              </w:r>
            </w:ins>
          </w:p>
        </w:tc>
        <w:tc>
          <w:tcPr>
            <w:tcW w:w="397" w:type="pct"/>
            <w:shd w:val="clear" w:color="auto" w:fill="auto"/>
            <w:noWrap/>
            <w:hideMark/>
          </w:tcPr>
          <w:p w14:paraId="15B101D4" w14:textId="77777777" w:rsidR="003E6383" w:rsidRPr="0023727B" w:rsidRDefault="003E6383" w:rsidP="008D3FA0">
            <w:pPr>
              <w:spacing w:after="0" w:line="240" w:lineRule="auto"/>
              <w:jc w:val="right"/>
              <w:rPr>
                <w:ins w:id="125" w:author="Jujia Li" w:date="2025-07-01T18:03:00Z" w16du:dateUtc="2025-07-01T23:03:00Z"/>
                <w:rFonts w:ascii="Times New Roman" w:eastAsia="Times New Roman" w:hAnsi="Times New Roman" w:cs="Times New Roman"/>
                <w:color w:val="000000"/>
                <w:kern w:val="0"/>
                <w:sz w:val="22"/>
                <w:szCs w:val="22"/>
                <w14:ligatures w14:val="none"/>
              </w:rPr>
            </w:pPr>
            <w:ins w:id="126" w:author="Jujia Li" w:date="2025-07-01T18:03:00Z" w16du:dateUtc="2025-07-01T23:03:00Z">
              <w:r w:rsidRPr="00E765A0">
                <w:rPr>
                  <w:rFonts w:ascii="Times New Roman" w:hAnsi="Times New Roman" w:cs="Times New Roman"/>
                  <w:sz w:val="22"/>
                  <w:szCs w:val="22"/>
                </w:rPr>
                <w:t>0.22</w:t>
              </w:r>
            </w:ins>
          </w:p>
        </w:tc>
        <w:tc>
          <w:tcPr>
            <w:tcW w:w="396" w:type="pct"/>
            <w:shd w:val="clear" w:color="auto" w:fill="auto"/>
            <w:noWrap/>
            <w:hideMark/>
          </w:tcPr>
          <w:p w14:paraId="429FCC5A" w14:textId="77777777" w:rsidR="003E6383" w:rsidRPr="0023727B" w:rsidRDefault="003E6383" w:rsidP="008D3FA0">
            <w:pPr>
              <w:spacing w:after="0" w:line="240" w:lineRule="auto"/>
              <w:jc w:val="right"/>
              <w:rPr>
                <w:ins w:id="127" w:author="Jujia Li" w:date="2025-07-01T18:03:00Z" w16du:dateUtc="2025-07-01T23:03:00Z"/>
                <w:rFonts w:ascii="Times New Roman" w:eastAsia="Times New Roman" w:hAnsi="Times New Roman" w:cs="Times New Roman"/>
                <w:color w:val="000000"/>
                <w:kern w:val="0"/>
                <w:sz w:val="22"/>
                <w:szCs w:val="22"/>
                <w14:ligatures w14:val="none"/>
              </w:rPr>
            </w:pPr>
            <w:ins w:id="128" w:author="Jujia Li" w:date="2025-07-01T18:03:00Z" w16du:dateUtc="2025-07-01T23:03:00Z">
              <w:r w:rsidRPr="00E765A0">
                <w:rPr>
                  <w:rFonts w:ascii="Times New Roman" w:hAnsi="Times New Roman" w:cs="Times New Roman"/>
                  <w:sz w:val="22"/>
                  <w:szCs w:val="22"/>
                </w:rPr>
                <w:t>59</w:t>
              </w:r>
            </w:ins>
          </w:p>
        </w:tc>
        <w:tc>
          <w:tcPr>
            <w:tcW w:w="397" w:type="pct"/>
            <w:shd w:val="clear" w:color="auto" w:fill="auto"/>
            <w:noWrap/>
            <w:hideMark/>
          </w:tcPr>
          <w:p w14:paraId="076F643A" w14:textId="77777777" w:rsidR="003E6383" w:rsidRPr="0023727B" w:rsidRDefault="003E6383" w:rsidP="008D3FA0">
            <w:pPr>
              <w:spacing w:after="0" w:line="240" w:lineRule="auto"/>
              <w:jc w:val="right"/>
              <w:rPr>
                <w:ins w:id="129" w:author="Jujia Li" w:date="2025-07-01T18:03:00Z" w16du:dateUtc="2025-07-01T23:03:00Z"/>
                <w:rFonts w:ascii="Times New Roman" w:eastAsia="Times New Roman" w:hAnsi="Times New Roman" w:cs="Times New Roman"/>
                <w:color w:val="000000"/>
                <w:kern w:val="0"/>
                <w:sz w:val="22"/>
                <w:szCs w:val="22"/>
                <w14:ligatures w14:val="none"/>
              </w:rPr>
            </w:pPr>
            <w:ins w:id="130" w:author="Jujia Li" w:date="2025-07-01T18:03:00Z" w16du:dateUtc="2025-07-01T23:03:00Z">
              <w:r w:rsidRPr="00E765A0">
                <w:rPr>
                  <w:rFonts w:ascii="Times New Roman" w:hAnsi="Times New Roman" w:cs="Times New Roman"/>
                  <w:sz w:val="22"/>
                  <w:szCs w:val="22"/>
                </w:rPr>
                <w:t>0.19</w:t>
              </w:r>
            </w:ins>
          </w:p>
        </w:tc>
        <w:tc>
          <w:tcPr>
            <w:tcW w:w="396" w:type="pct"/>
            <w:shd w:val="clear" w:color="auto" w:fill="auto"/>
            <w:noWrap/>
            <w:hideMark/>
          </w:tcPr>
          <w:p w14:paraId="5764BC24" w14:textId="77777777" w:rsidR="003E6383" w:rsidRPr="0023727B" w:rsidRDefault="003E6383" w:rsidP="008D3FA0">
            <w:pPr>
              <w:spacing w:after="0" w:line="240" w:lineRule="auto"/>
              <w:jc w:val="right"/>
              <w:rPr>
                <w:ins w:id="131" w:author="Jujia Li" w:date="2025-07-01T18:03:00Z" w16du:dateUtc="2025-07-01T23:03:00Z"/>
                <w:rFonts w:ascii="Times New Roman" w:eastAsia="Times New Roman" w:hAnsi="Times New Roman" w:cs="Times New Roman"/>
                <w:color w:val="000000"/>
                <w:kern w:val="0"/>
                <w:sz w:val="22"/>
                <w:szCs w:val="22"/>
                <w14:ligatures w14:val="none"/>
              </w:rPr>
            </w:pPr>
            <w:ins w:id="132" w:author="Jujia Li" w:date="2025-07-01T18:03:00Z" w16du:dateUtc="2025-07-01T23:03:00Z">
              <w:r w:rsidRPr="00E765A0">
                <w:rPr>
                  <w:rFonts w:ascii="Times New Roman" w:hAnsi="Times New Roman" w:cs="Times New Roman"/>
                  <w:sz w:val="22"/>
                  <w:szCs w:val="22"/>
                </w:rPr>
                <w:t>52</w:t>
              </w:r>
            </w:ins>
          </w:p>
        </w:tc>
        <w:tc>
          <w:tcPr>
            <w:tcW w:w="397" w:type="pct"/>
            <w:shd w:val="clear" w:color="auto" w:fill="auto"/>
            <w:noWrap/>
            <w:hideMark/>
          </w:tcPr>
          <w:p w14:paraId="4E929E53" w14:textId="77777777" w:rsidR="003E6383" w:rsidRPr="0023727B" w:rsidRDefault="003E6383" w:rsidP="008D3FA0">
            <w:pPr>
              <w:spacing w:after="0" w:line="240" w:lineRule="auto"/>
              <w:jc w:val="right"/>
              <w:rPr>
                <w:ins w:id="133" w:author="Jujia Li" w:date="2025-07-01T18:03:00Z" w16du:dateUtc="2025-07-01T23:03:00Z"/>
                <w:rFonts w:ascii="Times New Roman" w:eastAsia="Times New Roman" w:hAnsi="Times New Roman" w:cs="Times New Roman"/>
                <w:color w:val="000000"/>
                <w:kern w:val="0"/>
                <w:sz w:val="22"/>
                <w:szCs w:val="22"/>
                <w14:ligatures w14:val="none"/>
              </w:rPr>
            </w:pPr>
            <w:ins w:id="134" w:author="Jujia Li" w:date="2025-07-01T18:03:00Z" w16du:dateUtc="2025-07-01T23:03:00Z">
              <w:r w:rsidRPr="00E765A0">
                <w:rPr>
                  <w:rFonts w:ascii="Times New Roman" w:hAnsi="Times New Roman" w:cs="Times New Roman"/>
                  <w:sz w:val="22"/>
                  <w:szCs w:val="22"/>
                </w:rPr>
                <w:t>0.17</w:t>
              </w:r>
            </w:ins>
          </w:p>
        </w:tc>
        <w:tc>
          <w:tcPr>
            <w:tcW w:w="386" w:type="pct"/>
            <w:shd w:val="clear" w:color="auto" w:fill="auto"/>
            <w:noWrap/>
            <w:hideMark/>
          </w:tcPr>
          <w:p w14:paraId="69D0A98C" w14:textId="77777777" w:rsidR="003E6383" w:rsidRPr="0023727B" w:rsidRDefault="003E6383" w:rsidP="008D3FA0">
            <w:pPr>
              <w:spacing w:after="0" w:line="240" w:lineRule="auto"/>
              <w:jc w:val="right"/>
              <w:rPr>
                <w:ins w:id="135" w:author="Jujia Li" w:date="2025-07-01T18:03:00Z" w16du:dateUtc="2025-07-01T23:03:00Z"/>
                <w:rFonts w:ascii="Times New Roman" w:eastAsia="Times New Roman" w:hAnsi="Times New Roman" w:cs="Times New Roman"/>
                <w:color w:val="000000"/>
                <w:kern w:val="0"/>
                <w:sz w:val="22"/>
                <w:szCs w:val="22"/>
                <w14:ligatures w14:val="none"/>
              </w:rPr>
            </w:pPr>
            <w:ins w:id="136" w:author="Jujia Li" w:date="2025-07-01T18:03:00Z" w16du:dateUtc="2025-07-01T23:03:00Z">
              <w:r w:rsidRPr="00E765A0">
                <w:rPr>
                  <w:rFonts w:ascii="Times New Roman" w:hAnsi="Times New Roman" w:cs="Times New Roman"/>
                  <w:sz w:val="22"/>
                  <w:szCs w:val="22"/>
                </w:rPr>
                <w:t>231</w:t>
              </w:r>
            </w:ins>
          </w:p>
        </w:tc>
        <w:tc>
          <w:tcPr>
            <w:tcW w:w="478" w:type="pct"/>
            <w:shd w:val="clear" w:color="auto" w:fill="auto"/>
            <w:noWrap/>
            <w:hideMark/>
          </w:tcPr>
          <w:p w14:paraId="05054012" w14:textId="77777777" w:rsidR="003E6383" w:rsidRPr="0023727B" w:rsidRDefault="003E6383" w:rsidP="008D3FA0">
            <w:pPr>
              <w:spacing w:after="0" w:line="240" w:lineRule="auto"/>
              <w:jc w:val="right"/>
              <w:rPr>
                <w:ins w:id="137" w:author="Jujia Li" w:date="2025-07-01T18:03:00Z" w16du:dateUtc="2025-07-01T23:03:00Z"/>
                <w:rFonts w:ascii="Times New Roman" w:eastAsia="Times New Roman" w:hAnsi="Times New Roman" w:cs="Times New Roman"/>
                <w:color w:val="000000"/>
                <w:kern w:val="0"/>
                <w:sz w:val="22"/>
                <w:szCs w:val="22"/>
                <w14:ligatures w14:val="none"/>
              </w:rPr>
            </w:pPr>
            <w:ins w:id="138" w:author="Jujia Li" w:date="2025-07-01T18:03:00Z" w16du:dateUtc="2025-07-01T23:03:00Z">
              <w:r w:rsidRPr="00E765A0">
                <w:rPr>
                  <w:rFonts w:ascii="Times New Roman" w:hAnsi="Times New Roman" w:cs="Times New Roman"/>
                  <w:sz w:val="22"/>
                  <w:szCs w:val="22"/>
                </w:rPr>
                <w:t>0.76</w:t>
              </w:r>
            </w:ins>
          </w:p>
        </w:tc>
      </w:tr>
      <w:tr w:rsidR="003E6383" w:rsidRPr="00E765A0" w14:paraId="76A00C28" w14:textId="77777777" w:rsidTr="008D3FA0">
        <w:trPr>
          <w:trHeight w:val="290"/>
          <w:ins w:id="139" w:author="Jujia Li" w:date="2025-07-01T18:03:00Z"/>
        </w:trPr>
        <w:tc>
          <w:tcPr>
            <w:tcW w:w="965" w:type="pct"/>
            <w:shd w:val="clear" w:color="auto" w:fill="auto"/>
            <w:noWrap/>
            <w:vAlign w:val="bottom"/>
            <w:hideMark/>
          </w:tcPr>
          <w:p w14:paraId="4B762A1F" w14:textId="77777777" w:rsidR="003E6383" w:rsidRPr="0023727B" w:rsidRDefault="003E6383" w:rsidP="008D3FA0">
            <w:pPr>
              <w:spacing w:after="0" w:line="240" w:lineRule="auto"/>
              <w:rPr>
                <w:ins w:id="140" w:author="Jujia Li" w:date="2025-07-01T18:03:00Z" w16du:dateUtc="2025-07-01T23:03:00Z"/>
                <w:rFonts w:ascii="Times New Roman" w:eastAsia="Times New Roman" w:hAnsi="Times New Roman" w:cs="Times New Roman"/>
                <w:color w:val="000000"/>
                <w:kern w:val="0"/>
                <w:sz w:val="22"/>
                <w:szCs w:val="22"/>
                <w14:ligatures w14:val="none"/>
              </w:rPr>
            </w:pPr>
            <w:ins w:id="141" w:author="Jujia Li" w:date="2025-07-01T18:03:00Z" w16du:dateUtc="2025-07-01T23:03:00Z">
              <w:r w:rsidRPr="0023727B">
                <w:rPr>
                  <w:rFonts w:ascii="Times New Roman" w:eastAsia="Times New Roman" w:hAnsi="Times New Roman" w:cs="Times New Roman"/>
                  <w:color w:val="000000"/>
                  <w:kern w:val="0"/>
                  <w:sz w:val="22"/>
                  <w:szCs w:val="22"/>
                  <w14:ligatures w14:val="none"/>
                </w:rPr>
                <w:t>ETOWAH</w:t>
              </w:r>
            </w:ins>
          </w:p>
        </w:tc>
        <w:tc>
          <w:tcPr>
            <w:tcW w:w="396" w:type="pct"/>
            <w:shd w:val="clear" w:color="auto" w:fill="auto"/>
            <w:noWrap/>
            <w:hideMark/>
          </w:tcPr>
          <w:p w14:paraId="0F3AD556" w14:textId="77777777" w:rsidR="003E6383" w:rsidRPr="0023727B" w:rsidRDefault="003E6383" w:rsidP="008D3FA0">
            <w:pPr>
              <w:spacing w:after="0" w:line="240" w:lineRule="auto"/>
              <w:jc w:val="right"/>
              <w:rPr>
                <w:ins w:id="142" w:author="Jujia Li" w:date="2025-07-01T18:03:00Z" w16du:dateUtc="2025-07-01T23:03:00Z"/>
                <w:rFonts w:ascii="Times New Roman" w:eastAsia="Times New Roman" w:hAnsi="Times New Roman" w:cs="Times New Roman"/>
                <w:color w:val="000000"/>
                <w:kern w:val="0"/>
                <w:sz w:val="22"/>
                <w:szCs w:val="22"/>
                <w14:ligatures w14:val="none"/>
              </w:rPr>
            </w:pPr>
            <w:ins w:id="143" w:author="Jujia Li" w:date="2025-07-01T18:03:00Z" w16du:dateUtc="2025-07-01T23:03:00Z">
              <w:r w:rsidRPr="00E765A0">
                <w:rPr>
                  <w:rFonts w:ascii="Times New Roman" w:hAnsi="Times New Roman" w:cs="Times New Roman"/>
                  <w:sz w:val="22"/>
                  <w:szCs w:val="22"/>
                </w:rPr>
                <w:t>32</w:t>
              </w:r>
            </w:ins>
          </w:p>
        </w:tc>
        <w:tc>
          <w:tcPr>
            <w:tcW w:w="396" w:type="pct"/>
            <w:shd w:val="clear" w:color="auto" w:fill="auto"/>
            <w:noWrap/>
            <w:hideMark/>
          </w:tcPr>
          <w:p w14:paraId="5F16F133" w14:textId="77777777" w:rsidR="003E6383" w:rsidRPr="0023727B" w:rsidRDefault="003E6383" w:rsidP="008D3FA0">
            <w:pPr>
              <w:spacing w:after="0" w:line="240" w:lineRule="auto"/>
              <w:jc w:val="right"/>
              <w:rPr>
                <w:ins w:id="144" w:author="Jujia Li" w:date="2025-07-01T18:03:00Z" w16du:dateUtc="2025-07-01T23:03:00Z"/>
                <w:rFonts w:ascii="Times New Roman" w:eastAsia="Times New Roman" w:hAnsi="Times New Roman" w:cs="Times New Roman"/>
                <w:color w:val="000000"/>
                <w:kern w:val="0"/>
                <w:sz w:val="22"/>
                <w:szCs w:val="22"/>
                <w14:ligatures w14:val="none"/>
              </w:rPr>
            </w:pPr>
            <w:ins w:id="145" w:author="Jujia Li" w:date="2025-07-01T18:03:00Z" w16du:dateUtc="2025-07-01T23:03:00Z">
              <w:r w:rsidRPr="00E765A0">
                <w:rPr>
                  <w:rFonts w:ascii="Times New Roman" w:hAnsi="Times New Roman" w:cs="Times New Roman"/>
                  <w:sz w:val="22"/>
                  <w:szCs w:val="22"/>
                </w:rPr>
                <w:t>0.09</w:t>
              </w:r>
            </w:ins>
          </w:p>
        </w:tc>
        <w:tc>
          <w:tcPr>
            <w:tcW w:w="396" w:type="pct"/>
            <w:shd w:val="clear" w:color="auto" w:fill="auto"/>
            <w:noWrap/>
            <w:hideMark/>
          </w:tcPr>
          <w:p w14:paraId="0E300AC5" w14:textId="77777777" w:rsidR="003E6383" w:rsidRPr="0023727B" w:rsidRDefault="003E6383" w:rsidP="008D3FA0">
            <w:pPr>
              <w:spacing w:after="0" w:line="240" w:lineRule="auto"/>
              <w:jc w:val="right"/>
              <w:rPr>
                <w:ins w:id="146" w:author="Jujia Li" w:date="2025-07-01T18:03:00Z" w16du:dateUtc="2025-07-01T23:03:00Z"/>
                <w:rFonts w:ascii="Times New Roman" w:eastAsia="Times New Roman" w:hAnsi="Times New Roman" w:cs="Times New Roman"/>
                <w:color w:val="000000"/>
                <w:kern w:val="0"/>
                <w:sz w:val="22"/>
                <w:szCs w:val="22"/>
                <w14:ligatures w14:val="none"/>
              </w:rPr>
            </w:pPr>
            <w:ins w:id="147" w:author="Jujia Li" w:date="2025-07-01T18:03:00Z" w16du:dateUtc="2025-07-01T23:03:00Z">
              <w:r w:rsidRPr="00E765A0">
                <w:rPr>
                  <w:rFonts w:ascii="Times New Roman" w:hAnsi="Times New Roman" w:cs="Times New Roman"/>
                  <w:sz w:val="22"/>
                  <w:szCs w:val="22"/>
                </w:rPr>
                <w:t>36</w:t>
              </w:r>
            </w:ins>
          </w:p>
        </w:tc>
        <w:tc>
          <w:tcPr>
            <w:tcW w:w="397" w:type="pct"/>
            <w:shd w:val="clear" w:color="auto" w:fill="auto"/>
            <w:noWrap/>
            <w:hideMark/>
          </w:tcPr>
          <w:p w14:paraId="6419E7DA" w14:textId="77777777" w:rsidR="003E6383" w:rsidRPr="0023727B" w:rsidRDefault="003E6383" w:rsidP="008D3FA0">
            <w:pPr>
              <w:spacing w:after="0" w:line="240" w:lineRule="auto"/>
              <w:jc w:val="right"/>
              <w:rPr>
                <w:ins w:id="148" w:author="Jujia Li" w:date="2025-07-01T18:03:00Z" w16du:dateUtc="2025-07-01T23:03:00Z"/>
                <w:rFonts w:ascii="Times New Roman" w:eastAsia="Times New Roman" w:hAnsi="Times New Roman" w:cs="Times New Roman"/>
                <w:color w:val="000000"/>
                <w:kern w:val="0"/>
                <w:sz w:val="22"/>
                <w:szCs w:val="22"/>
                <w14:ligatures w14:val="none"/>
              </w:rPr>
            </w:pPr>
            <w:ins w:id="149" w:author="Jujia Li" w:date="2025-07-01T18:03:00Z" w16du:dateUtc="2025-07-01T23:03:00Z">
              <w:r w:rsidRPr="00E765A0">
                <w:rPr>
                  <w:rFonts w:ascii="Times New Roman" w:hAnsi="Times New Roman" w:cs="Times New Roman"/>
                  <w:sz w:val="22"/>
                  <w:szCs w:val="22"/>
                </w:rPr>
                <w:t>0.10</w:t>
              </w:r>
            </w:ins>
          </w:p>
        </w:tc>
        <w:tc>
          <w:tcPr>
            <w:tcW w:w="396" w:type="pct"/>
            <w:shd w:val="clear" w:color="auto" w:fill="auto"/>
            <w:noWrap/>
            <w:hideMark/>
          </w:tcPr>
          <w:p w14:paraId="50E0908D" w14:textId="77777777" w:rsidR="003E6383" w:rsidRPr="0023727B" w:rsidRDefault="003E6383" w:rsidP="008D3FA0">
            <w:pPr>
              <w:spacing w:after="0" w:line="240" w:lineRule="auto"/>
              <w:jc w:val="right"/>
              <w:rPr>
                <w:ins w:id="150" w:author="Jujia Li" w:date="2025-07-01T18:03:00Z" w16du:dateUtc="2025-07-01T23:03:00Z"/>
                <w:rFonts w:ascii="Times New Roman" w:eastAsia="Times New Roman" w:hAnsi="Times New Roman" w:cs="Times New Roman"/>
                <w:color w:val="000000"/>
                <w:kern w:val="0"/>
                <w:sz w:val="22"/>
                <w:szCs w:val="22"/>
                <w14:ligatures w14:val="none"/>
              </w:rPr>
            </w:pPr>
            <w:ins w:id="151" w:author="Jujia Li" w:date="2025-07-01T18:03:00Z" w16du:dateUtc="2025-07-01T23:03:00Z">
              <w:r w:rsidRPr="00E765A0">
                <w:rPr>
                  <w:rFonts w:ascii="Times New Roman" w:hAnsi="Times New Roman" w:cs="Times New Roman"/>
                  <w:sz w:val="22"/>
                  <w:szCs w:val="22"/>
                </w:rPr>
                <w:t>80</w:t>
              </w:r>
            </w:ins>
          </w:p>
        </w:tc>
        <w:tc>
          <w:tcPr>
            <w:tcW w:w="397" w:type="pct"/>
            <w:shd w:val="clear" w:color="auto" w:fill="auto"/>
            <w:noWrap/>
            <w:hideMark/>
          </w:tcPr>
          <w:p w14:paraId="521662D0" w14:textId="77777777" w:rsidR="003E6383" w:rsidRPr="0023727B" w:rsidRDefault="003E6383" w:rsidP="008D3FA0">
            <w:pPr>
              <w:spacing w:after="0" w:line="240" w:lineRule="auto"/>
              <w:jc w:val="right"/>
              <w:rPr>
                <w:ins w:id="152" w:author="Jujia Li" w:date="2025-07-01T18:03:00Z" w16du:dateUtc="2025-07-01T23:03:00Z"/>
                <w:rFonts w:ascii="Times New Roman" w:eastAsia="Times New Roman" w:hAnsi="Times New Roman" w:cs="Times New Roman"/>
                <w:color w:val="000000"/>
                <w:kern w:val="0"/>
                <w:sz w:val="22"/>
                <w:szCs w:val="22"/>
                <w14:ligatures w14:val="none"/>
              </w:rPr>
            </w:pPr>
            <w:ins w:id="153" w:author="Jujia Li" w:date="2025-07-01T18:03:00Z" w16du:dateUtc="2025-07-01T23:03:00Z">
              <w:r w:rsidRPr="00E765A0">
                <w:rPr>
                  <w:rFonts w:ascii="Times New Roman" w:hAnsi="Times New Roman" w:cs="Times New Roman"/>
                  <w:sz w:val="22"/>
                  <w:szCs w:val="22"/>
                </w:rPr>
                <w:t>0.21</w:t>
              </w:r>
            </w:ins>
          </w:p>
        </w:tc>
        <w:tc>
          <w:tcPr>
            <w:tcW w:w="396" w:type="pct"/>
            <w:shd w:val="clear" w:color="auto" w:fill="auto"/>
            <w:noWrap/>
            <w:hideMark/>
          </w:tcPr>
          <w:p w14:paraId="3FD9AD7D" w14:textId="77777777" w:rsidR="003E6383" w:rsidRPr="0023727B" w:rsidRDefault="003E6383" w:rsidP="008D3FA0">
            <w:pPr>
              <w:spacing w:after="0" w:line="240" w:lineRule="auto"/>
              <w:jc w:val="right"/>
              <w:rPr>
                <w:ins w:id="154" w:author="Jujia Li" w:date="2025-07-01T18:03:00Z" w16du:dateUtc="2025-07-01T23:03:00Z"/>
                <w:rFonts w:ascii="Times New Roman" w:eastAsia="Times New Roman" w:hAnsi="Times New Roman" w:cs="Times New Roman"/>
                <w:color w:val="000000"/>
                <w:kern w:val="0"/>
                <w:sz w:val="22"/>
                <w:szCs w:val="22"/>
                <w14:ligatures w14:val="none"/>
              </w:rPr>
            </w:pPr>
            <w:ins w:id="155" w:author="Jujia Li" w:date="2025-07-01T18:03:00Z" w16du:dateUtc="2025-07-01T23:03:00Z">
              <w:r w:rsidRPr="00E765A0">
                <w:rPr>
                  <w:rFonts w:ascii="Times New Roman" w:hAnsi="Times New Roman" w:cs="Times New Roman"/>
                  <w:sz w:val="22"/>
                  <w:szCs w:val="22"/>
                </w:rPr>
                <w:t>124</w:t>
              </w:r>
            </w:ins>
          </w:p>
        </w:tc>
        <w:tc>
          <w:tcPr>
            <w:tcW w:w="397" w:type="pct"/>
            <w:shd w:val="clear" w:color="auto" w:fill="auto"/>
            <w:noWrap/>
            <w:hideMark/>
          </w:tcPr>
          <w:p w14:paraId="1CE16BC7" w14:textId="77777777" w:rsidR="003E6383" w:rsidRPr="0023727B" w:rsidRDefault="003E6383" w:rsidP="008D3FA0">
            <w:pPr>
              <w:spacing w:after="0" w:line="240" w:lineRule="auto"/>
              <w:jc w:val="right"/>
              <w:rPr>
                <w:ins w:id="156" w:author="Jujia Li" w:date="2025-07-01T18:03:00Z" w16du:dateUtc="2025-07-01T23:03:00Z"/>
                <w:rFonts w:ascii="Times New Roman" w:eastAsia="Times New Roman" w:hAnsi="Times New Roman" w:cs="Times New Roman"/>
                <w:color w:val="000000"/>
                <w:kern w:val="0"/>
                <w:sz w:val="22"/>
                <w:szCs w:val="22"/>
                <w14:ligatures w14:val="none"/>
              </w:rPr>
            </w:pPr>
            <w:ins w:id="157" w:author="Jujia Li" w:date="2025-07-01T18:03:00Z" w16du:dateUtc="2025-07-01T23:03:00Z">
              <w:r w:rsidRPr="00E765A0">
                <w:rPr>
                  <w:rFonts w:ascii="Times New Roman" w:hAnsi="Times New Roman" w:cs="Times New Roman"/>
                  <w:sz w:val="22"/>
                  <w:szCs w:val="22"/>
                </w:rPr>
                <w:t>0.33</w:t>
              </w:r>
            </w:ins>
          </w:p>
        </w:tc>
        <w:tc>
          <w:tcPr>
            <w:tcW w:w="386" w:type="pct"/>
            <w:shd w:val="clear" w:color="auto" w:fill="auto"/>
            <w:noWrap/>
            <w:hideMark/>
          </w:tcPr>
          <w:p w14:paraId="0EF08331" w14:textId="77777777" w:rsidR="003E6383" w:rsidRPr="0023727B" w:rsidRDefault="003E6383" w:rsidP="008D3FA0">
            <w:pPr>
              <w:spacing w:after="0" w:line="240" w:lineRule="auto"/>
              <w:jc w:val="right"/>
              <w:rPr>
                <w:ins w:id="158" w:author="Jujia Li" w:date="2025-07-01T18:03:00Z" w16du:dateUtc="2025-07-01T23:03:00Z"/>
                <w:rFonts w:ascii="Times New Roman" w:eastAsia="Times New Roman" w:hAnsi="Times New Roman" w:cs="Times New Roman"/>
                <w:color w:val="000000"/>
                <w:kern w:val="0"/>
                <w:sz w:val="22"/>
                <w:szCs w:val="22"/>
                <w14:ligatures w14:val="none"/>
              </w:rPr>
            </w:pPr>
            <w:ins w:id="159" w:author="Jujia Li" w:date="2025-07-01T18:03:00Z" w16du:dateUtc="2025-07-01T23:03:00Z">
              <w:r w:rsidRPr="00E765A0">
                <w:rPr>
                  <w:rFonts w:ascii="Times New Roman" w:hAnsi="Times New Roman" w:cs="Times New Roman"/>
                  <w:sz w:val="22"/>
                  <w:szCs w:val="22"/>
                </w:rPr>
                <w:t>272</w:t>
              </w:r>
            </w:ins>
          </w:p>
        </w:tc>
        <w:tc>
          <w:tcPr>
            <w:tcW w:w="478" w:type="pct"/>
            <w:shd w:val="clear" w:color="auto" w:fill="auto"/>
            <w:noWrap/>
            <w:hideMark/>
          </w:tcPr>
          <w:p w14:paraId="3BE5B6BC" w14:textId="77777777" w:rsidR="003E6383" w:rsidRPr="0023727B" w:rsidRDefault="003E6383" w:rsidP="008D3FA0">
            <w:pPr>
              <w:spacing w:after="0" w:line="240" w:lineRule="auto"/>
              <w:jc w:val="right"/>
              <w:rPr>
                <w:ins w:id="160" w:author="Jujia Li" w:date="2025-07-01T18:03:00Z" w16du:dateUtc="2025-07-01T23:03:00Z"/>
                <w:rFonts w:ascii="Times New Roman" w:eastAsia="Times New Roman" w:hAnsi="Times New Roman" w:cs="Times New Roman"/>
                <w:color w:val="000000"/>
                <w:kern w:val="0"/>
                <w:sz w:val="22"/>
                <w:szCs w:val="22"/>
                <w14:ligatures w14:val="none"/>
              </w:rPr>
            </w:pPr>
            <w:ins w:id="161" w:author="Jujia Li" w:date="2025-07-01T18:03:00Z" w16du:dateUtc="2025-07-01T23:03:00Z">
              <w:r w:rsidRPr="00E765A0">
                <w:rPr>
                  <w:rFonts w:ascii="Times New Roman" w:hAnsi="Times New Roman" w:cs="Times New Roman"/>
                  <w:sz w:val="22"/>
                  <w:szCs w:val="22"/>
                </w:rPr>
                <w:t>0.73</w:t>
              </w:r>
            </w:ins>
          </w:p>
        </w:tc>
      </w:tr>
      <w:tr w:rsidR="003E6383" w:rsidRPr="00E765A0" w14:paraId="1522FEE6" w14:textId="77777777" w:rsidTr="008D3FA0">
        <w:trPr>
          <w:trHeight w:val="290"/>
          <w:ins w:id="162" w:author="Jujia Li" w:date="2025-07-01T18:03:00Z"/>
        </w:trPr>
        <w:tc>
          <w:tcPr>
            <w:tcW w:w="965" w:type="pct"/>
            <w:shd w:val="clear" w:color="auto" w:fill="auto"/>
            <w:noWrap/>
            <w:vAlign w:val="bottom"/>
            <w:hideMark/>
          </w:tcPr>
          <w:p w14:paraId="74FF4DC5" w14:textId="77777777" w:rsidR="003E6383" w:rsidRPr="0023727B" w:rsidRDefault="003E6383" w:rsidP="008D3FA0">
            <w:pPr>
              <w:spacing w:after="0" w:line="240" w:lineRule="auto"/>
              <w:rPr>
                <w:ins w:id="163" w:author="Jujia Li" w:date="2025-07-01T18:03:00Z" w16du:dateUtc="2025-07-01T23:03:00Z"/>
                <w:rFonts w:ascii="Times New Roman" w:eastAsia="Times New Roman" w:hAnsi="Times New Roman" w:cs="Times New Roman"/>
                <w:color w:val="000000"/>
                <w:kern w:val="0"/>
                <w:sz w:val="22"/>
                <w:szCs w:val="22"/>
                <w14:ligatures w14:val="none"/>
              </w:rPr>
            </w:pPr>
            <w:ins w:id="164" w:author="Jujia Li" w:date="2025-07-01T18:03:00Z" w16du:dateUtc="2025-07-01T23:03:00Z">
              <w:r w:rsidRPr="0023727B">
                <w:rPr>
                  <w:rFonts w:ascii="Times New Roman" w:eastAsia="Times New Roman" w:hAnsi="Times New Roman" w:cs="Times New Roman"/>
                  <w:color w:val="000000"/>
                  <w:kern w:val="0"/>
                  <w:sz w:val="22"/>
                  <w:szCs w:val="22"/>
                  <w14:ligatures w14:val="none"/>
                </w:rPr>
                <w:t>FAYETTE</w:t>
              </w:r>
            </w:ins>
          </w:p>
        </w:tc>
        <w:tc>
          <w:tcPr>
            <w:tcW w:w="396" w:type="pct"/>
            <w:shd w:val="clear" w:color="auto" w:fill="auto"/>
            <w:noWrap/>
            <w:hideMark/>
          </w:tcPr>
          <w:p w14:paraId="0157667F" w14:textId="77777777" w:rsidR="003E6383" w:rsidRPr="0023727B" w:rsidRDefault="003E6383" w:rsidP="008D3FA0">
            <w:pPr>
              <w:spacing w:after="0" w:line="240" w:lineRule="auto"/>
              <w:jc w:val="right"/>
              <w:rPr>
                <w:ins w:id="165" w:author="Jujia Li" w:date="2025-07-01T18:03:00Z" w16du:dateUtc="2025-07-01T23:03:00Z"/>
                <w:rFonts w:ascii="Times New Roman" w:eastAsia="Times New Roman" w:hAnsi="Times New Roman" w:cs="Times New Roman"/>
                <w:color w:val="000000"/>
                <w:kern w:val="0"/>
                <w:sz w:val="22"/>
                <w:szCs w:val="22"/>
                <w14:ligatures w14:val="none"/>
              </w:rPr>
            </w:pPr>
            <w:ins w:id="166" w:author="Jujia Li" w:date="2025-07-01T18:03:00Z" w16du:dateUtc="2025-07-01T23:03:00Z">
              <w:r w:rsidRPr="00E765A0">
                <w:rPr>
                  <w:rFonts w:ascii="Times New Roman" w:hAnsi="Times New Roman" w:cs="Times New Roman"/>
                  <w:sz w:val="22"/>
                  <w:szCs w:val="22"/>
                </w:rPr>
                <w:t>25</w:t>
              </w:r>
            </w:ins>
          </w:p>
        </w:tc>
        <w:tc>
          <w:tcPr>
            <w:tcW w:w="396" w:type="pct"/>
            <w:shd w:val="clear" w:color="auto" w:fill="auto"/>
            <w:noWrap/>
            <w:hideMark/>
          </w:tcPr>
          <w:p w14:paraId="1103C738" w14:textId="77777777" w:rsidR="003E6383" w:rsidRPr="0023727B" w:rsidRDefault="003E6383" w:rsidP="008D3FA0">
            <w:pPr>
              <w:spacing w:after="0" w:line="240" w:lineRule="auto"/>
              <w:jc w:val="right"/>
              <w:rPr>
                <w:ins w:id="167" w:author="Jujia Li" w:date="2025-07-01T18:03:00Z" w16du:dateUtc="2025-07-01T23:03:00Z"/>
                <w:rFonts w:ascii="Times New Roman" w:eastAsia="Times New Roman" w:hAnsi="Times New Roman" w:cs="Times New Roman"/>
                <w:color w:val="000000"/>
                <w:kern w:val="0"/>
                <w:sz w:val="22"/>
                <w:szCs w:val="22"/>
                <w14:ligatures w14:val="none"/>
              </w:rPr>
            </w:pPr>
            <w:ins w:id="168" w:author="Jujia Li" w:date="2025-07-01T18:03:00Z" w16du:dateUtc="2025-07-01T23:03:00Z">
              <w:r w:rsidRPr="00E765A0">
                <w:rPr>
                  <w:rFonts w:ascii="Times New Roman" w:hAnsi="Times New Roman" w:cs="Times New Roman"/>
                  <w:sz w:val="22"/>
                  <w:szCs w:val="22"/>
                </w:rPr>
                <w:t>0.41</w:t>
              </w:r>
            </w:ins>
          </w:p>
        </w:tc>
        <w:tc>
          <w:tcPr>
            <w:tcW w:w="396" w:type="pct"/>
            <w:shd w:val="clear" w:color="auto" w:fill="auto"/>
            <w:noWrap/>
            <w:hideMark/>
          </w:tcPr>
          <w:p w14:paraId="58FE61D8" w14:textId="77777777" w:rsidR="003E6383" w:rsidRPr="0023727B" w:rsidRDefault="003E6383" w:rsidP="008D3FA0">
            <w:pPr>
              <w:spacing w:after="0" w:line="240" w:lineRule="auto"/>
              <w:jc w:val="right"/>
              <w:rPr>
                <w:ins w:id="169" w:author="Jujia Li" w:date="2025-07-01T18:03:00Z" w16du:dateUtc="2025-07-01T23:03:00Z"/>
                <w:rFonts w:ascii="Times New Roman" w:eastAsia="Times New Roman" w:hAnsi="Times New Roman" w:cs="Times New Roman"/>
                <w:color w:val="000000"/>
                <w:kern w:val="0"/>
                <w:sz w:val="22"/>
                <w:szCs w:val="22"/>
                <w14:ligatures w14:val="none"/>
              </w:rPr>
            </w:pPr>
            <w:ins w:id="170" w:author="Jujia Li" w:date="2025-07-01T18:03:00Z" w16du:dateUtc="2025-07-01T23:03:00Z">
              <w:r w:rsidRPr="00E765A0">
                <w:rPr>
                  <w:rFonts w:ascii="Times New Roman" w:hAnsi="Times New Roman" w:cs="Times New Roman"/>
                  <w:sz w:val="22"/>
                  <w:szCs w:val="22"/>
                </w:rPr>
                <w:t>20</w:t>
              </w:r>
            </w:ins>
          </w:p>
        </w:tc>
        <w:tc>
          <w:tcPr>
            <w:tcW w:w="397" w:type="pct"/>
            <w:shd w:val="clear" w:color="auto" w:fill="auto"/>
            <w:noWrap/>
            <w:hideMark/>
          </w:tcPr>
          <w:p w14:paraId="31FC9125" w14:textId="77777777" w:rsidR="003E6383" w:rsidRPr="0023727B" w:rsidRDefault="003E6383" w:rsidP="008D3FA0">
            <w:pPr>
              <w:spacing w:after="0" w:line="240" w:lineRule="auto"/>
              <w:jc w:val="right"/>
              <w:rPr>
                <w:ins w:id="171" w:author="Jujia Li" w:date="2025-07-01T18:03:00Z" w16du:dateUtc="2025-07-01T23:03:00Z"/>
                <w:rFonts w:ascii="Times New Roman" w:eastAsia="Times New Roman" w:hAnsi="Times New Roman" w:cs="Times New Roman"/>
                <w:color w:val="000000"/>
                <w:kern w:val="0"/>
                <w:sz w:val="22"/>
                <w:szCs w:val="22"/>
                <w14:ligatures w14:val="none"/>
              </w:rPr>
            </w:pPr>
            <w:ins w:id="172" w:author="Jujia Li" w:date="2025-07-01T18:03:00Z" w16du:dateUtc="2025-07-01T23:03:00Z">
              <w:r w:rsidRPr="00E765A0">
                <w:rPr>
                  <w:rFonts w:ascii="Times New Roman" w:hAnsi="Times New Roman" w:cs="Times New Roman"/>
                  <w:sz w:val="22"/>
                  <w:szCs w:val="22"/>
                </w:rPr>
                <w:t>0.33</w:t>
              </w:r>
            </w:ins>
          </w:p>
        </w:tc>
        <w:tc>
          <w:tcPr>
            <w:tcW w:w="396" w:type="pct"/>
            <w:shd w:val="clear" w:color="auto" w:fill="auto"/>
            <w:noWrap/>
            <w:hideMark/>
          </w:tcPr>
          <w:p w14:paraId="4159095D" w14:textId="77777777" w:rsidR="003E6383" w:rsidRPr="0023727B" w:rsidRDefault="003E6383" w:rsidP="008D3FA0">
            <w:pPr>
              <w:spacing w:after="0" w:line="240" w:lineRule="auto"/>
              <w:jc w:val="right"/>
              <w:rPr>
                <w:ins w:id="173" w:author="Jujia Li" w:date="2025-07-01T18:03:00Z" w16du:dateUtc="2025-07-01T23:03:00Z"/>
                <w:rFonts w:ascii="Times New Roman" w:eastAsia="Times New Roman" w:hAnsi="Times New Roman" w:cs="Times New Roman"/>
                <w:color w:val="000000"/>
                <w:kern w:val="0"/>
                <w:sz w:val="22"/>
                <w:szCs w:val="22"/>
                <w14:ligatures w14:val="none"/>
              </w:rPr>
            </w:pPr>
            <w:ins w:id="174" w:author="Jujia Li" w:date="2025-07-01T18:03:00Z" w16du:dateUtc="2025-07-01T23:03:00Z">
              <w:r w:rsidRPr="00E765A0">
                <w:rPr>
                  <w:rFonts w:ascii="Times New Roman" w:hAnsi="Times New Roman" w:cs="Times New Roman"/>
                  <w:sz w:val="22"/>
                  <w:szCs w:val="22"/>
                </w:rPr>
                <w:t>18</w:t>
              </w:r>
            </w:ins>
          </w:p>
        </w:tc>
        <w:tc>
          <w:tcPr>
            <w:tcW w:w="397" w:type="pct"/>
            <w:shd w:val="clear" w:color="auto" w:fill="auto"/>
            <w:noWrap/>
            <w:hideMark/>
          </w:tcPr>
          <w:p w14:paraId="0FC91539" w14:textId="77777777" w:rsidR="003E6383" w:rsidRPr="0023727B" w:rsidRDefault="003E6383" w:rsidP="008D3FA0">
            <w:pPr>
              <w:spacing w:after="0" w:line="240" w:lineRule="auto"/>
              <w:jc w:val="right"/>
              <w:rPr>
                <w:ins w:id="175" w:author="Jujia Li" w:date="2025-07-01T18:03:00Z" w16du:dateUtc="2025-07-01T23:03:00Z"/>
                <w:rFonts w:ascii="Times New Roman" w:eastAsia="Times New Roman" w:hAnsi="Times New Roman" w:cs="Times New Roman"/>
                <w:color w:val="000000"/>
                <w:kern w:val="0"/>
                <w:sz w:val="22"/>
                <w:szCs w:val="22"/>
                <w14:ligatures w14:val="none"/>
              </w:rPr>
            </w:pPr>
            <w:ins w:id="176" w:author="Jujia Li" w:date="2025-07-01T18:03:00Z" w16du:dateUtc="2025-07-01T23:03:00Z">
              <w:r w:rsidRPr="00E765A0">
                <w:rPr>
                  <w:rFonts w:ascii="Times New Roman" w:hAnsi="Times New Roman" w:cs="Times New Roman"/>
                  <w:sz w:val="22"/>
                  <w:szCs w:val="22"/>
                </w:rPr>
                <w:t>0.30</w:t>
              </w:r>
            </w:ins>
          </w:p>
        </w:tc>
        <w:tc>
          <w:tcPr>
            <w:tcW w:w="396" w:type="pct"/>
            <w:shd w:val="clear" w:color="auto" w:fill="auto"/>
            <w:noWrap/>
            <w:hideMark/>
          </w:tcPr>
          <w:p w14:paraId="303FD66B" w14:textId="77777777" w:rsidR="003E6383" w:rsidRPr="0023727B" w:rsidRDefault="003E6383" w:rsidP="008D3FA0">
            <w:pPr>
              <w:spacing w:after="0" w:line="240" w:lineRule="auto"/>
              <w:jc w:val="right"/>
              <w:rPr>
                <w:ins w:id="177" w:author="Jujia Li" w:date="2025-07-01T18:03:00Z" w16du:dateUtc="2025-07-01T23:03:00Z"/>
                <w:rFonts w:ascii="Times New Roman" w:eastAsia="Times New Roman" w:hAnsi="Times New Roman" w:cs="Times New Roman"/>
                <w:color w:val="000000"/>
                <w:kern w:val="0"/>
                <w:sz w:val="22"/>
                <w:szCs w:val="22"/>
                <w14:ligatures w14:val="none"/>
              </w:rPr>
            </w:pPr>
            <w:ins w:id="178" w:author="Jujia Li" w:date="2025-07-01T18:03:00Z" w16du:dateUtc="2025-07-01T23:03:00Z">
              <w:r w:rsidRPr="00E765A0">
                <w:rPr>
                  <w:rFonts w:ascii="Times New Roman" w:hAnsi="Times New Roman" w:cs="Times New Roman"/>
                  <w:sz w:val="22"/>
                  <w:szCs w:val="22"/>
                </w:rPr>
                <w:t>11</w:t>
              </w:r>
            </w:ins>
          </w:p>
        </w:tc>
        <w:tc>
          <w:tcPr>
            <w:tcW w:w="397" w:type="pct"/>
            <w:shd w:val="clear" w:color="auto" w:fill="auto"/>
            <w:noWrap/>
            <w:hideMark/>
          </w:tcPr>
          <w:p w14:paraId="1C118EE1" w14:textId="77777777" w:rsidR="003E6383" w:rsidRPr="0023727B" w:rsidRDefault="003E6383" w:rsidP="008D3FA0">
            <w:pPr>
              <w:spacing w:after="0" w:line="240" w:lineRule="auto"/>
              <w:jc w:val="right"/>
              <w:rPr>
                <w:ins w:id="179" w:author="Jujia Li" w:date="2025-07-01T18:03:00Z" w16du:dateUtc="2025-07-01T23:03:00Z"/>
                <w:rFonts w:ascii="Times New Roman" w:eastAsia="Times New Roman" w:hAnsi="Times New Roman" w:cs="Times New Roman"/>
                <w:color w:val="000000"/>
                <w:kern w:val="0"/>
                <w:sz w:val="22"/>
                <w:szCs w:val="22"/>
                <w14:ligatures w14:val="none"/>
              </w:rPr>
            </w:pPr>
            <w:ins w:id="180" w:author="Jujia Li" w:date="2025-07-01T18:03:00Z" w16du:dateUtc="2025-07-01T23:03:00Z">
              <w:r w:rsidRPr="00E765A0">
                <w:rPr>
                  <w:rFonts w:ascii="Times New Roman" w:hAnsi="Times New Roman" w:cs="Times New Roman"/>
                  <w:sz w:val="22"/>
                  <w:szCs w:val="22"/>
                </w:rPr>
                <w:t>0.18</w:t>
              </w:r>
            </w:ins>
          </w:p>
        </w:tc>
        <w:tc>
          <w:tcPr>
            <w:tcW w:w="386" w:type="pct"/>
            <w:shd w:val="clear" w:color="auto" w:fill="auto"/>
            <w:noWrap/>
            <w:hideMark/>
          </w:tcPr>
          <w:p w14:paraId="68A31691" w14:textId="77777777" w:rsidR="003E6383" w:rsidRPr="0023727B" w:rsidRDefault="003E6383" w:rsidP="008D3FA0">
            <w:pPr>
              <w:spacing w:after="0" w:line="240" w:lineRule="auto"/>
              <w:jc w:val="right"/>
              <w:rPr>
                <w:ins w:id="181" w:author="Jujia Li" w:date="2025-07-01T18:03:00Z" w16du:dateUtc="2025-07-01T23:03:00Z"/>
                <w:rFonts w:ascii="Times New Roman" w:eastAsia="Times New Roman" w:hAnsi="Times New Roman" w:cs="Times New Roman"/>
                <w:color w:val="000000"/>
                <w:kern w:val="0"/>
                <w:sz w:val="22"/>
                <w:szCs w:val="22"/>
                <w14:ligatures w14:val="none"/>
              </w:rPr>
            </w:pPr>
            <w:ins w:id="182" w:author="Jujia Li" w:date="2025-07-01T18:03:00Z" w16du:dateUtc="2025-07-01T23:03:00Z">
              <w:r w:rsidRPr="00E765A0">
                <w:rPr>
                  <w:rFonts w:ascii="Times New Roman" w:hAnsi="Times New Roman" w:cs="Times New Roman"/>
                  <w:sz w:val="22"/>
                  <w:szCs w:val="22"/>
                </w:rPr>
                <w:t>74</w:t>
              </w:r>
            </w:ins>
          </w:p>
        </w:tc>
        <w:tc>
          <w:tcPr>
            <w:tcW w:w="478" w:type="pct"/>
            <w:shd w:val="clear" w:color="auto" w:fill="auto"/>
            <w:noWrap/>
            <w:hideMark/>
          </w:tcPr>
          <w:p w14:paraId="53A5A7CB" w14:textId="77777777" w:rsidR="003E6383" w:rsidRPr="0023727B" w:rsidRDefault="003E6383" w:rsidP="008D3FA0">
            <w:pPr>
              <w:spacing w:after="0" w:line="240" w:lineRule="auto"/>
              <w:jc w:val="right"/>
              <w:rPr>
                <w:ins w:id="183" w:author="Jujia Li" w:date="2025-07-01T18:03:00Z" w16du:dateUtc="2025-07-01T23:03:00Z"/>
                <w:rFonts w:ascii="Times New Roman" w:eastAsia="Times New Roman" w:hAnsi="Times New Roman" w:cs="Times New Roman"/>
                <w:color w:val="000000"/>
                <w:kern w:val="0"/>
                <w:sz w:val="22"/>
                <w:szCs w:val="22"/>
                <w14:ligatures w14:val="none"/>
              </w:rPr>
            </w:pPr>
            <w:ins w:id="184" w:author="Jujia Li" w:date="2025-07-01T18:03:00Z" w16du:dateUtc="2025-07-01T23:03:00Z">
              <w:r w:rsidRPr="00E765A0">
                <w:rPr>
                  <w:rFonts w:ascii="Times New Roman" w:hAnsi="Times New Roman" w:cs="Times New Roman"/>
                  <w:sz w:val="22"/>
                  <w:szCs w:val="22"/>
                </w:rPr>
                <w:t>1.22</w:t>
              </w:r>
            </w:ins>
          </w:p>
        </w:tc>
      </w:tr>
      <w:tr w:rsidR="003E6383" w:rsidRPr="00E765A0" w14:paraId="20D4AB4D" w14:textId="77777777" w:rsidTr="008D3FA0">
        <w:trPr>
          <w:trHeight w:val="290"/>
          <w:ins w:id="185" w:author="Jujia Li" w:date="2025-07-01T18:03:00Z"/>
        </w:trPr>
        <w:tc>
          <w:tcPr>
            <w:tcW w:w="965" w:type="pct"/>
            <w:shd w:val="clear" w:color="auto" w:fill="auto"/>
            <w:noWrap/>
            <w:vAlign w:val="bottom"/>
            <w:hideMark/>
          </w:tcPr>
          <w:p w14:paraId="7A998376" w14:textId="77777777" w:rsidR="003E6383" w:rsidRPr="0023727B" w:rsidRDefault="003E6383" w:rsidP="008D3FA0">
            <w:pPr>
              <w:spacing w:after="0" w:line="240" w:lineRule="auto"/>
              <w:rPr>
                <w:ins w:id="186" w:author="Jujia Li" w:date="2025-07-01T18:03:00Z" w16du:dateUtc="2025-07-01T23:03:00Z"/>
                <w:rFonts w:ascii="Times New Roman" w:eastAsia="Times New Roman" w:hAnsi="Times New Roman" w:cs="Times New Roman"/>
                <w:color w:val="000000"/>
                <w:kern w:val="0"/>
                <w:sz w:val="22"/>
                <w:szCs w:val="22"/>
                <w14:ligatures w14:val="none"/>
              </w:rPr>
            </w:pPr>
            <w:ins w:id="187" w:author="Jujia Li" w:date="2025-07-01T18:03:00Z" w16du:dateUtc="2025-07-01T23:03:00Z">
              <w:r w:rsidRPr="0023727B">
                <w:rPr>
                  <w:rFonts w:ascii="Times New Roman" w:eastAsia="Times New Roman" w:hAnsi="Times New Roman" w:cs="Times New Roman"/>
                  <w:color w:val="000000"/>
                  <w:kern w:val="0"/>
                  <w:sz w:val="22"/>
                  <w:szCs w:val="22"/>
                  <w14:ligatures w14:val="none"/>
                </w:rPr>
                <w:t>FRANKLIN</w:t>
              </w:r>
            </w:ins>
          </w:p>
        </w:tc>
        <w:tc>
          <w:tcPr>
            <w:tcW w:w="396" w:type="pct"/>
            <w:shd w:val="clear" w:color="auto" w:fill="auto"/>
            <w:noWrap/>
            <w:hideMark/>
          </w:tcPr>
          <w:p w14:paraId="6E5531C3" w14:textId="77777777" w:rsidR="003E6383" w:rsidRPr="0023727B" w:rsidRDefault="003E6383" w:rsidP="008D3FA0">
            <w:pPr>
              <w:spacing w:after="0" w:line="240" w:lineRule="auto"/>
              <w:jc w:val="right"/>
              <w:rPr>
                <w:ins w:id="188" w:author="Jujia Li" w:date="2025-07-01T18:03:00Z" w16du:dateUtc="2025-07-01T23:03:00Z"/>
                <w:rFonts w:ascii="Times New Roman" w:eastAsia="Times New Roman" w:hAnsi="Times New Roman" w:cs="Times New Roman"/>
                <w:color w:val="000000"/>
                <w:kern w:val="0"/>
                <w:sz w:val="22"/>
                <w:szCs w:val="22"/>
                <w14:ligatures w14:val="none"/>
              </w:rPr>
            </w:pPr>
            <w:ins w:id="189" w:author="Jujia Li" w:date="2025-07-01T18:03:00Z" w16du:dateUtc="2025-07-01T23:03:00Z">
              <w:r w:rsidRPr="00E765A0">
                <w:rPr>
                  <w:rFonts w:ascii="Times New Roman" w:hAnsi="Times New Roman" w:cs="Times New Roman"/>
                  <w:sz w:val="22"/>
                  <w:szCs w:val="22"/>
                </w:rPr>
                <w:t>37</w:t>
              </w:r>
            </w:ins>
          </w:p>
        </w:tc>
        <w:tc>
          <w:tcPr>
            <w:tcW w:w="396" w:type="pct"/>
            <w:shd w:val="clear" w:color="auto" w:fill="auto"/>
            <w:noWrap/>
            <w:hideMark/>
          </w:tcPr>
          <w:p w14:paraId="5562F542" w14:textId="77777777" w:rsidR="003E6383" w:rsidRPr="0023727B" w:rsidRDefault="003E6383" w:rsidP="008D3FA0">
            <w:pPr>
              <w:spacing w:after="0" w:line="240" w:lineRule="auto"/>
              <w:jc w:val="right"/>
              <w:rPr>
                <w:ins w:id="190" w:author="Jujia Li" w:date="2025-07-01T18:03:00Z" w16du:dateUtc="2025-07-01T23:03:00Z"/>
                <w:rFonts w:ascii="Times New Roman" w:eastAsia="Times New Roman" w:hAnsi="Times New Roman" w:cs="Times New Roman"/>
                <w:color w:val="000000"/>
                <w:kern w:val="0"/>
                <w:sz w:val="22"/>
                <w:szCs w:val="22"/>
                <w14:ligatures w14:val="none"/>
              </w:rPr>
            </w:pPr>
            <w:ins w:id="191" w:author="Jujia Li" w:date="2025-07-01T18:03:00Z" w16du:dateUtc="2025-07-01T23:03:00Z">
              <w:r w:rsidRPr="00E765A0">
                <w:rPr>
                  <w:rFonts w:ascii="Times New Roman" w:hAnsi="Times New Roman" w:cs="Times New Roman"/>
                  <w:sz w:val="22"/>
                  <w:szCs w:val="22"/>
                </w:rPr>
                <w:t>0.32</w:t>
              </w:r>
            </w:ins>
          </w:p>
        </w:tc>
        <w:tc>
          <w:tcPr>
            <w:tcW w:w="396" w:type="pct"/>
            <w:shd w:val="clear" w:color="auto" w:fill="auto"/>
            <w:noWrap/>
            <w:hideMark/>
          </w:tcPr>
          <w:p w14:paraId="5067C2B6" w14:textId="77777777" w:rsidR="003E6383" w:rsidRPr="0023727B" w:rsidRDefault="003E6383" w:rsidP="008D3FA0">
            <w:pPr>
              <w:spacing w:after="0" w:line="240" w:lineRule="auto"/>
              <w:jc w:val="right"/>
              <w:rPr>
                <w:ins w:id="192" w:author="Jujia Li" w:date="2025-07-01T18:03:00Z" w16du:dateUtc="2025-07-01T23:03:00Z"/>
                <w:rFonts w:ascii="Times New Roman" w:eastAsia="Times New Roman" w:hAnsi="Times New Roman" w:cs="Times New Roman"/>
                <w:color w:val="000000"/>
                <w:kern w:val="0"/>
                <w:sz w:val="22"/>
                <w:szCs w:val="22"/>
                <w14:ligatures w14:val="none"/>
              </w:rPr>
            </w:pPr>
            <w:ins w:id="193" w:author="Jujia Li" w:date="2025-07-01T18:03:00Z" w16du:dateUtc="2025-07-01T23:03:00Z">
              <w:r w:rsidRPr="00E765A0">
                <w:rPr>
                  <w:rFonts w:ascii="Times New Roman" w:hAnsi="Times New Roman" w:cs="Times New Roman"/>
                  <w:sz w:val="22"/>
                  <w:szCs w:val="22"/>
                </w:rPr>
                <w:t>59</w:t>
              </w:r>
            </w:ins>
          </w:p>
        </w:tc>
        <w:tc>
          <w:tcPr>
            <w:tcW w:w="397" w:type="pct"/>
            <w:shd w:val="clear" w:color="auto" w:fill="auto"/>
            <w:noWrap/>
            <w:hideMark/>
          </w:tcPr>
          <w:p w14:paraId="37A5A2E0" w14:textId="77777777" w:rsidR="003E6383" w:rsidRPr="0023727B" w:rsidRDefault="003E6383" w:rsidP="008D3FA0">
            <w:pPr>
              <w:spacing w:after="0" w:line="240" w:lineRule="auto"/>
              <w:jc w:val="right"/>
              <w:rPr>
                <w:ins w:id="194" w:author="Jujia Li" w:date="2025-07-01T18:03:00Z" w16du:dateUtc="2025-07-01T23:03:00Z"/>
                <w:rFonts w:ascii="Times New Roman" w:eastAsia="Times New Roman" w:hAnsi="Times New Roman" w:cs="Times New Roman"/>
                <w:color w:val="000000"/>
                <w:kern w:val="0"/>
                <w:sz w:val="22"/>
                <w:szCs w:val="22"/>
                <w14:ligatures w14:val="none"/>
              </w:rPr>
            </w:pPr>
            <w:ins w:id="195" w:author="Jujia Li" w:date="2025-07-01T18:03:00Z" w16du:dateUtc="2025-07-01T23:03:00Z">
              <w:r w:rsidRPr="00E765A0">
                <w:rPr>
                  <w:rFonts w:ascii="Times New Roman" w:hAnsi="Times New Roman" w:cs="Times New Roman"/>
                  <w:sz w:val="22"/>
                  <w:szCs w:val="22"/>
                </w:rPr>
                <w:t>0.51</w:t>
              </w:r>
            </w:ins>
          </w:p>
        </w:tc>
        <w:tc>
          <w:tcPr>
            <w:tcW w:w="396" w:type="pct"/>
            <w:shd w:val="clear" w:color="auto" w:fill="auto"/>
            <w:noWrap/>
            <w:hideMark/>
          </w:tcPr>
          <w:p w14:paraId="68662E49" w14:textId="77777777" w:rsidR="003E6383" w:rsidRPr="0023727B" w:rsidRDefault="003E6383" w:rsidP="008D3FA0">
            <w:pPr>
              <w:spacing w:after="0" w:line="240" w:lineRule="auto"/>
              <w:jc w:val="right"/>
              <w:rPr>
                <w:ins w:id="196" w:author="Jujia Li" w:date="2025-07-01T18:03:00Z" w16du:dateUtc="2025-07-01T23:03:00Z"/>
                <w:rFonts w:ascii="Times New Roman" w:eastAsia="Times New Roman" w:hAnsi="Times New Roman" w:cs="Times New Roman"/>
                <w:color w:val="000000"/>
                <w:kern w:val="0"/>
                <w:sz w:val="22"/>
                <w:szCs w:val="22"/>
                <w14:ligatures w14:val="none"/>
              </w:rPr>
            </w:pPr>
            <w:ins w:id="197" w:author="Jujia Li" w:date="2025-07-01T18:03:00Z" w16du:dateUtc="2025-07-01T23:03:00Z">
              <w:r w:rsidRPr="00E765A0">
                <w:rPr>
                  <w:rFonts w:ascii="Times New Roman" w:hAnsi="Times New Roman" w:cs="Times New Roman"/>
                  <w:sz w:val="22"/>
                  <w:szCs w:val="22"/>
                </w:rPr>
                <w:t>37</w:t>
              </w:r>
            </w:ins>
          </w:p>
        </w:tc>
        <w:tc>
          <w:tcPr>
            <w:tcW w:w="397" w:type="pct"/>
            <w:shd w:val="clear" w:color="auto" w:fill="auto"/>
            <w:noWrap/>
            <w:hideMark/>
          </w:tcPr>
          <w:p w14:paraId="330A883A" w14:textId="77777777" w:rsidR="003E6383" w:rsidRPr="0023727B" w:rsidRDefault="003E6383" w:rsidP="008D3FA0">
            <w:pPr>
              <w:spacing w:after="0" w:line="240" w:lineRule="auto"/>
              <w:jc w:val="right"/>
              <w:rPr>
                <w:ins w:id="198" w:author="Jujia Li" w:date="2025-07-01T18:03:00Z" w16du:dateUtc="2025-07-01T23:03:00Z"/>
                <w:rFonts w:ascii="Times New Roman" w:eastAsia="Times New Roman" w:hAnsi="Times New Roman" w:cs="Times New Roman"/>
                <w:color w:val="000000"/>
                <w:kern w:val="0"/>
                <w:sz w:val="22"/>
                <w:szCs w:val="22"/>
                <w14:ligatures w14:val="none"/>
              </w:rPr>
            </w:pPr>
            <w:ins w:id="199" w:author="Jujia Li" w:date="2025-07-01T18:03:00Z" w16du:dateUtc="2025-07-01T23:03:00Z">
              <w:r w:rsidRPr="00E765A0">
                <w:rPr>
                  <w:rFonts w:ascii="Times New Roman" w:hAnsi="Times New Roman" w:cs="Times New Roman"/>
                  <w:sz w:val="22"/>
                  <w:szCs w:val="22"/>
                </w:rPr>
                <w:t>0.32</w:t>
              </w:r>
            </w:ins>
          </w:p>
        </w:tc>
        <w:tc>
          <w:tcPr>
            <w:tcW w:w="396" w:type="pct"/>
            <w:shd w:val="clear" w:color="auto" w:fill="auto"/>
            <w:noWrap/>
            <w:hideMark/>
          </w:tcPr>
          <w:p w14:paraId="3618ED84" w14:textId="77777777" w:rsidR="003E6383" w:rsidRPr="0023727B" w:rsidRDefault="003E6383" w:rsidP="008D3FA0">
            <w:pPr>
              <w:spacing w:after="0" w:line="240" w:lineRule="auto"/>
              <w:jc w:val="right"/>
              <w:rPr>
                <w:ins w:id="200" w:author="Jujia Li" w:date="2025-07-01T18:03:00Z" w16du:dateUtc="2025-07-01T23:03:00Z"/>
                <w:rFonts w:ascii="Times New Roman" w:eastAsia="Times New Roman" w:hAnsi="Times New Roman" w:cs="Times New Roman"/>
                <w:color w:val="000000"/>
                <w:kern w:val="0"/>
                <w:sz w:val="22"/>
                <w:szCs w:val="22"/>
                <w14:ligatures w14:val="none"/>
              </w:rPr>
            </w:pPr>
            <w:ins w:id="201" w:author="Jujia Li" w:date="2025-07-01T18:03:00Z" w16du:dateUtc="2025-07-01T23:03:00Z">
              <w:r w:rsidRPr="00E765A0">
                <w:rPr>
                  <w:rFonts w:ascii="Times New Roman" w:hAnsi="Times New Roman" w:cs="Times New Roman"/>
                  <w:sz w:val="22"/>
                  <w:szCs w:val="22"/>
                </w:rPr>
                <w:t>94</w:t>
              </w:r>
            </w:ins>
          </w:p>
        </w:tc>
        <w:tc>
          <w:tcPr>
            <w:tcW w:w="397" w:type="pct"/>
            <w:shd w:val="clear" w:color="auto" w:fill="auto"/>
            <w:noWrap/>
            <w:hideMark/>
          </w:tcPr>
          <w:p w14:paraId="755CAFA0" w14:textId="77777777" w:rsidR="003E6383" w:rsidRPr="0023727B" w:rsidRDefault="003E6383" w:rsidP="008D3FA0">
            <w:pPr>
              <w:spacing w:after="0" w:line="240" w:lineRule="auto"/>
              <w:jc w:val="right"/>
              <w:rPr>
                <w:ins w:id="202" w:author="Jujia Li" w:date="2025-07-01T18:03:00Z" w16du:dateUtc="2025-07-01T23:03:00Z"/>
                <w:rFonts w:ascii="Times New Roman" w:eastAsia="Times New Roman" w:hAnsi="Times New Roman" w:cs="Times New Roman"/>
                <w:color w:val="000000"/>
                <w:kern w:val="0"/>
                <w:sz w:val="22"/>
                <w:szCs w:val="22"/>
                <w14:ligatures w14:val="none"/>
              </w:rPr>
            </w:pPr>
            <w:ins w:id="203" w:author="Jujia Li" w:date="2025-07-01T18:03:00Z" w16du:dateUtc="2025-07-01T23:03:00Z">
              <w:r w:rsidRPr="00E765A0">
                <w:rPr>
                  <w:rFonts w:ascii="Times New Roman" w:hAnsi="Times New Roman" w:cs="Times New Roman"/>
                  <w:sz w:val="22"/>
                  <w:szCs w:val="22"/>
                </w:rPr>
                <w:t>0.82</w:t>
              </w:r>
            </w:ins>
          </w:p>
        </w:tc>
        <w:tc>
          <w:tcPr>
            <w:tcW w:w="386" w:type="pct"/>
            <w:shd w:val="clear" w:color="auto" w:fill="auto"/>
            <w:noWrap/>
            <w:hideMark/>
          </w:tcPr>
          <w:p w14:paraId="7FCA82AF" w14:textId="77777777" w:rsidR="003E6383" w:rsidRPr="0023727B" w:rsidRDefault="003E6383" w:rsidP="008D3FA0">
            <w:pPr>
              <w:spacing w:after="0" w:line="240" w:lineRule="auto"/>
              <w:jc w:val="right"/>
              <w:rPr>
                <w:ins w:id="204" w:author="Jujia Li" w:date="2025-07-01T18:03:00Z" w16du:dateUtc="2025-07-01T23:03:00Z"/>
                <w:rFonts w:ascii="Times New Roman" w:eastAsia="Times New Roman" w:hAnsi="Times New Roman" w:cs="Times New Roman"/>
                <w:color w:val="000000"/>
                <w:kern w:val="0"/>
                <w:sz w:val="22"/>
                <w:szCs w:val="22"/>
                <w14:ligatures w14:val="none"/>
              </w:rPr>
            </w:pPr>
            <w:ins w:id="205" w:author="Jujia Li" w:date="2025-07-01T18:03:00Z" w16du:dateUtc="2025-07-01T23:03:00Z">
              <w:r w:rsidRPr="00E765A0">
                <w:rPr>
                  <w:rFonts w:ascii="Times New Roman" w:hAnsi="Times New Roman" w:cs="Times New Roman"/>
                  <w:sz w:val="22"/>
                  <w:szCs w:val="22"/>
                </w:rPr>
                <w:t>227</w:t>
              </w:r>
            </w:ins>
          </w:p>
        </w:tc>
        <w:tc>
          <w:tcPr>
            <w:tcW w:w="478" w:type="pct"/>
            <w:shd w:val="clear" w:color="auto" w:fill="auto"/>
            <w:noWrap/>
            <w:hideMark/>
          </w:tcPr>
          <w:p w14:paraId="170473A1" w14:textId="77777777" w:rsidR="003E6383" w:rsidRPr="0023727B" w:rsidRDefault="003E6383" w:rsidP="008D3FA0">
            <w:pPr>
              <w:spacing w:after="0" w:line="240" w:lineRule="auto"/>
              <w:jc w:val="right"/>
              <w:rPr>
                <w:ins w:id="206" w:author="Jujia Li" w:date="2025-07-01T18:03:00Z" w16du:dateUtc="2025-07-01T23:03:00Z"/>
                <w:rFonts w:ascii="Times New Roman" w:eastAsia="Times New Roman" w:hAnsi="Times New Roman" w:cs="Times New Roman"/>
                <w:color w:val="000000"/>
                <w:kern w:val="0"/>
                <w:sz w:val="22"/>
                <w:szCs w:val="22"/>
                <w14:ligatures w14:val="none"/>
              </w:rPr>
            </w:pPr>
            <w:ins w:id="207" w:author="Jujia Li" w:date="2025-07-01T18:03:00Z" w16du:dateUtc="2025-07-01T23:03:00Z">
              <w:r w:rsidRPr="00E765A0">
                <w:rPr>
                  <w:rFonts w:ascii="Times New Roman" w:hAnsi="Times New Roman" w:cs="Times New Roman"/>
                  <w:sz w:val="22"/>
                  <w:szCs w:val="22"/>
                </w:rPr>
                <w:t>1.97</w:t>
              </w:r>
            </w:ins>
          </w:p>
        </w:tc>
      </w:tr>
      <w:tr w:rsidR="003E6383" w:rsidRPr="00E765A0" w14:paraId="2DFD07F1" w14:textId="77777777" w:rsidTr="008D3FA0">
        <w:trPr>
          <w:trHeight w:val="290"/>
          <w:ins w:id="208" w:author="Jujia Li" w:date="2025-07-01T18:03:00Z"/>
        </w:trPr>
        <w:tc>
          <w:tcPr>
            <w:tcW w:w="965" w:type="pct"/>
            <w:shd w:val="clear" w:color="auto" w:fill="auto"/>
            <w:noWrap/>
            <w:vAlign w:val="bottom"/>
            <w:hideMark/>
          </w:tcPr>
          <w:p w14:paraId="19BC6B36" w14:textId="77777777" w:rsidR="003E6383" w:rsidRPr="0023727B" w:rsidRDefault="003E6383" w:rsidP="008D3FA0">
            <w:pPr>
              <w:spacing w:after="0" w:line="240" w:lineRule="auto"/>
              <w:rPr>
                <w:ins w:id="209" w:author="Jujia Li" w:date="2025-07-01T18:03:00Z" w16du:dateUtc="2025-07-01T23:03:00Z"/>
                <w:rFonts w:ascii="Times New Roman" w:eastAsia="Times New Roman" w:hAnsi="Times New Roman" w:cs="Times New Roman"/>
                <w:color w:val="000000"/>
                <w:kern w:val="0"/>
                <w:sz w:val="22"/>
                <w:szCs w:val="22"/>
                <w14:ligatures w14:val="none"/>
              </w:rPr>
            </w:pPr>
            <w:ins w:id="210" w:author="Jujia Li" w:date="2025-07-01T18:03:00Z" w16du:dateUtc="2025-07-01T23:03:00Z">
              <w:r w:rsidRPr="0023727B">
                <w:rPr>
                  <w:rFonts w:ascii="Times New Roman" w:eastAsia="Times New Roman" w:hAnsi="Times New Roman" w:cs="Times New Roman"/>
                  <w:color w:val="000000"/>
                  <w:kern w:val="0"/>
                  <w:sz w:val="22"/>
                  <w:szCs w:val="22"/>
                  <w14:ligatures w14:val="none"/>
                </w:rPr>
                <w:t>JACKSON</w:t>
              </w:r>
            </w:ins>
          </w:p>
        </w:tc>
        <w:tc>
          <w:tcPr>
            <w:tcW w:w="396" w:type="pct"/>
            <w:shd w:val="clear" w:color="auto" w:fill="auto"/>
            <w:noWrap/>
            <w:hideMark/>
          </w:tcPr>
          <w:p w14:paraId="6C69BFF8" w14:textId="77777777" w:rsidR="003E6383" w:rsidRPr="0023727B" w:rsidRDefault="003E6383" w:rsidP="008D3FA0">
            <w:pPr>
              <w:spacing w:after="0" w:line="240" w:lineRule="auto"/>
              <w:jc w:val="right"/>
              <w:rPr>
                <w:ins w:id="211" w:author="Jujia Li" w:date="2025-07-01T18:03:00Z" w16du:dateUtc="2025-07-01T23:03:00Z"/>
                <w:rFonts w:ascii="Times New Roman" w:eastAsia="Times New Roman" w:hAnsi="Times New Roman" w:cs="Times New Roman"/>
                <w:color w:val="000000"/>
                <w:kern w:val="0"/>
                <w:sz w:val="22"/>
                <w:szCs w:val="22"/>
                <w14:ligatures w14:val="none"/>
              </w:rPr>
            </w:pPr>
            <w:ins w:id="212" w:author="Jujia Li" w:date="2025-07-01T18:03:00Z" w16du:dateUtc="2025-07-01T23:03:00Z">
              <w:r w:rsidRPr="00E765A0">
                <w:rPr>
                  <w:rFonts w:ascii="Times New Roman" w:hAnsi="Times New Roman" w:cs="Times New Roman"/>
                  <w:sz w:val="22"/>
                  <w:szCs w:val="22"/>
                </w:rPr>
                <w:t>12</w:t>
              </w:r>
            </w:ins>
          </w:p>
        </w:tc>
        <w:tc>
          <w:tcPr>
            <w:tcW w:w="396" w:type="pct"/>
            <w:shd w:val="clear" w:color="auto" w:fill="auto"/>
            <w:noWrap/>
            <w:hideMark/>
          </w:tcPr>
          <w:p w14:paraId="2FF686A1" w14:textId="77777777" w:rsidR="003E6383" w:rsidRPr="0023727B" w:rsidRDefault="003E6383" w:rsidP="008D3FA0">
            <w:pPr>
              <w:spacing w:after="0" w:line="240" w:lineRule="auto"/>
              <w:jc w:val="right"/>
              <w:rPr>
                <w:ins w:id="213" w:author="Jujia Li" w:date="2025-07-01T18:03:00Z" w16du:dateUtc="2025-07-01T23:03:00Z"/>
                <w:rFonts w:ascii="Times New Roman" w:eastAsia="Times New Roman" w:hAnsi="Times New Roman" w:cs="Times New Roman"/>
                <w:color w:val="000000"/>
                <w:kern w:val="0"/>
                <w:sz w:val="22"/>
                <w:szCs w:val="22"/>
                <w14:ligatures w14:val="none"/>
              </w:rPr>
            </w:pPr>
            <w:ins w:id="214" w:author="Jujia Li" w:date="2025-07-01T18:03:00Z" w16du:dateUtc="2025-07-01T23:03:00Z">
              <w:r w:rsidRPr="00E765A0">
                <w:rPr>
                  <w:rFonts w:ascii="Times New Roman" w:hAnsi="Times New Roman" w:cs="Times New Roman"/>
                  <w:sz w:val="22"/>
                  <w:szCs w:val="22"/>
                </w:rPr>
                <w:t>0.06</w:t>
              </w:r>
            </w:ins>
          </w:p>
        </w:tc>
        <w:tc>
          <w:tcPr>
            <w:tcW w:w="396" w:type="pct"/>
            <w:shd w:val="clear" w:color="auto" w:fill="auto"/>
            <w:noWrap/>
            <w:hideMark/>
          </w:tcPr>
          <w:p w14:paraId="1F9799F2" w14:textId="77777777" w:rsidR="003E6383" w:rsidRPr="0023727B" w:rsidRDefault="003E6383" w:rsidP="008D3FA0">
            <w:pPr>
              <w:spacing w:after="0" w:line="240" w:lineRule="auto"/>
              <w:jc w:val="right"/>
              <w:rPr>
                <w:ins w:id="215" w:author="Jujia Li" w:date="2025-07-01T18:03:00Z" w16du:dateUtc="2025-07-01T23:03:00Z"/>
                <w:rFonts w:ascii="Times New Roman" w:eastAsia="Times New Roman" w:hAnsi="Times New Roman" w:cs="Times New Roman"/>
                <w:color w:val="000000"/>
                <w:kern w:val="0"/>
                <w:sz w:val="22"/>
                <w:szCs w:val="22"/>
                <w14:ligatures w14:val="none"/>
              </w:rPr>
            </w:pPr>
            <w:ins w:id="216" w:author="Jujia Li" w:date="2025-07-01T18:03:00Z" w16du:dateUtc="2025-07-01T23:03:00Z">
              <w:r w:rsidRPr="00E765A0">
                <w:rPr>
                  <w:rFonts w:ascii="Times New Roman" w:hAnsi="Times New Roman" w:cs="Times New Roman"/>
                  <w:sz w:val="22"/>
                  <w:szCs w:val="22"/>
                </w:rPr>
                <w:t>17</w:t>
              </w:r>
            </w:ins>
          </w:p>
        </w:tc>
        <w:tc>
          <w:tcPr>
            <w:tcW w:w="397" w:type="pct"/>
            <w:shd w:val="clear" w:color="auto" w:fill="auto"/>
            <w:noWrap/>
            <w:hideMark/>
          </w:tcPr>
          <w:p w14:paraId="15F98905" w14:textId="77777777" w:rsidR="003E6383" w:rsidRPr="0023727B" w:rsidRDefault="003E6383" w:rsidP="008D3FA0">
            <w:pPr>
              <w:spacing w:after="0" w:line="240" w:lineRule="auto"/>
              <w:jc w:val="right"/>
              <w:rPr>
                <w:ins w:id="217" w:author="Jujia Li" w:date="2025-07-01T18:03:00Z" w16du:dateUtc="2025-07-01T23:03:00Z"/>
                <w:rFonts w:ascii="Times New Roman" w:eastAsia="Times New Roman" w:hAnsi="Times New Roman" w:cs="Times New Roman"/>
                <w:color w:val="000000"/>
                <w:kern w:val="0"/>
                <w:sz w:val="22"/>
                <w:szCs w:val="22"/>
                <w14:ligatures w14:val="none"/>
              </w:rPr>
            </w:pPr>
            <w:ins w:id="218" w:author="Jujia Li" w:date="2025-07-01T18:03:00Z" w16du:dateUtc="2025-07-01T23:03:00Z">
              <w:r w:rsidRPr="00E765A0">
                <w:rPr>
                  <w:rFonts w:ascii="Times New Roman" w:hAnsi="Times New Roman" w:cs="Times New Roman"/>
                  <w:sz w:val="22"/>
                  <w:szCs w:val="22"/>
                </w:rPr>
                <w:t>0.09</w:t>
              </w:r>
            </w:ins>
          </w:p>
        </w:tc>
        <w:tc>
          <w:tcPr>
            <w:tcW w:w="396" w:type="pct"/>
            <w:shd w:val="clear" w:color="auto" w:fill="auto"/>
            <w:noWrap/>
            <w:hideMark/>
          </w:tcPr>
          <w:p w14:paraId="210A4FD2" w14:textId="77777777" w:rsidR="003E6383" w:rsidRPr="0023727B" w:rsidRDefault="003E6383" w:rsidP="008D3FA0">
            <w:pPr>
              <w:spacing w:after="0" w:line="240" w:lineRule="auto"/>
              <w:jc w:val="right"/>
              <w:rPr>
                <w:ins w:id="219" w:author="Jujia Li" w:date="2025-07-01T18:03:00Z" w16du:dateUtc="2025-07-01T23:03:00Z"/>
                <w:rFonts w:ascii="Times New Roman" w:eastAsia="Times New Roman" w:hAnsi="Times New Roman" w:cs="Times New Roman"/>
                <w:color w:val="000000"/>
                <w:kern w:val="0"/>
                <w:sz w:val="22"/>
                <w:szCs w:val="22"/>
                <w14:ligatures w14:val="none"/>
              </w:rPr>
            </w:pPr>
            <w:ins w:id="220" w:author="Jujia Li" w:date="2025-07-01T18:03:00Z" w16du:dateUtc="2025-07-01T23:03:00Z">
              <w:r w:rsidRPr="00E765A0">
                <w:rPr>
                  <w:rFonts w:ascii="Times New Roman" w:hAnsi="Times New Roman" w:cs="Times New Roman"/>
                  <w:sz w:val="22"/>
                  <w:szCs w:val="22"/>
                </w:rPr>
                <w:t>21</w:t>
              </w:r>
            </w:ins>
          </w:p>
        </w:tc>
        <w:tc>
          <w:tcPr>
            <w:tcW w:w="397" w:type="pct"/>
            <w:shd w:val="clear" w:color="auto" w:fill="auto"/>
            <w:noWrap/>
            <w:hideMark/>
          </w:tcPr>
          <w:p w14:paraId="23A4FE50" w14:textId="77777777" w:rsidR="003E6383" w:rsidRPr="0023727B" w:rsidRDefault="003E6383" w:rsidP="008D3FA0">
            <w:pPr>
              <w:spacing w:after="0" w:line="240" w:lineRule="auto"/>
              <w:jc w:val="right"/>
              <w:rPr>
                <w:ins w:id="221" w:author="Jujia Li" w:date="2025-07-01T18:03:00Z" w16du:dateUtc="2025-07-01T23:03:00Z"/>
                <w:rFonts w:ascii="Times New Roman" w:eastAsia="Times New Roman" w:hAnsi="Times New Roman" w:cs="Times New Roman"/>
                <w:color w:val="000000"/>
                <w:kern w:val="0"/>
                <w:sz w:val="22"/>
                <w:szCs w:val="22"/>
                <w14:ligatures w14:val="none"/>
              </w:rPr>
            </w:pPr>
            <w:ins w:id="222" w:author="Jujia Li" w:date="2025-07-01T18:03:00Z" w16du:dateUtc="2025-07-01T23:03:00Z">
              <w:r w:rsidRPr="00E765A0">
                <w:rPr>
                  <w:rFonts w:ascii="Times New Roman" w:hAnsi="Times New Roman" w:cs="Times New Roman"/>
                  <w:sz w:val="22"/>
                  <w:szCs w:val="22"/>
                </w:rPr>
                <w:t>0.11</w:t>
              </w:r>
            </w:ins>
          </w:p>
        </w:tc>
        <w:tc>
          <w:tcPr>
            <w:tcW w:w="396" w:type="pct"/>
            <w:shd w:val="clear" w:color="auto" w:fill="auto"/>
            <w:noWrap/>
            <w:hideMark/>
          </w:tcPr>
          <w:p w14:paraId="0BBD006F" w14:textId="77777777" w:rsidR="003E6383" w:rsidRPr="0023727B" w:rsidRDefault="003E6383" w:rsidP="008D3FA0">
            <w:pPr>
              <w:spacing w:after="0" w:line="240" w:lineRule="auto"/>
              <w:jc w:val="right"/>
              <w:rPr>
                <w:ins w:id="223" w:author="Jujia Li" w:date="2025-07-01T18:03:00Z" w16du:dateUtc="2025-07-01T23:03:00Z"/>
                <w:rFonts w:ascii="Times New Roman" w:eastAsia="Times New Roman" w:hAnsi="Times New Roman" w:cs="Times New Roman"/>
                <w:color w:val="000000"/>
                <w:kern w:val="0"/>
                <w:sz w:val="22"/>
                <w:szCs w:val="22"/>
                <w14:ligatures w14:val="none"/>
              </w:rPr>
            </w:pPr>
            <w:ins w:id="224" w:author="Jujia Li" w:date="2025-07-01T18:03:00Z" w16du:dateUtc="2025-07-01T23:03:00Z">
              <w:r w:rsidRPr="00E765A0">
                <w:rPr>
                  <w:rFonts w:ascii="Times New Roman" w:hAnsi="Times New Roman" w:cs="Times New Roman"/>
                  <w:sz w:val="22"/>
                  <w:szCs w:val="22"/>
                </w:rPr>
                <w:t>12</w:t>
              </w:r>
            </w:ins>
          </w:p>
        </w:tc>
        <w:tc>
          <w:tcPr>
            <w:tcW w:w="397" w:type="pct"/>
            <w:shd w:val="clear" w:color="auto" w:fill="auto"/>
            <w:noWrap/>
            <w:hideMark/>
          </w:tcPr>
          <w:p w14:paraId="6CC64CBB" w14:textId="77777777" w:rsidR="003E6383" w:rsidRPr="0023727B" w:rsidRDefault="003E6383" w:rsidP="008D3FA0">
            <w:pPr>
              <w:spacing w:after="0" w:line="240" w:lineRule="auto"/>
              <w:jc w:val="right"/>
              <w:rPr>
                <w:ins w:id="225" w:author="Jujia Li" w:date="2025-07-01T18:03:00Z" w16du:dateUtc="2025-07-01T23:03:00Z"/>
                <w:rFonts w:ascii="Times New Roman" w:eastAsia="Times New Roman" w:hAnsi="Times New Roman" w:cs="Times New Roman"/>
                <w:color w:val="000000"/>
                <w:kern w:val="0"/>
                <w:sz w:val="22"/>
                <w:szCs w:val="22"/>
                <w14:ligatures w14:val="none"/>
              </w:rPr>
            </w:pPr>
            <w:ins w:id="226" w:author="Jujia Li" w:date="2025-07-01T18:03:00Z" w16du:dateUtc="2025-07-01T23:03:00Z">
              <w:r w:rsidRPr="00E765A0">
                <w:rPr>
                  <w:rFonts w:ascii="Times New Roman" w:hAnsi="Times New Roman" w:cs="Times New Roman"/>
                  <w:sz w:val="22"/>
                  <w:szCs w:val="22"/>
                </w:rPr>
                <w:t>0.06</w:t>
              </w:r>
            </w:ins>
          </w:p>
        </w:tc>
        <w:tc>
          <w:tcPr>
            <w:tcW w:w="386" w:type="pct"/>
            <w:shd w:val="clear" w:color="auto" w:fill="auto"/>
            <w:noWrap/>
            <w:hideMark/>
          </w:tcPr>
          <w:p w14:paraId="0E7A9ACC" w14:textId="77777777" w:rsidR="003E6383" w:rsidRPr="0023727B" w:rsidRDefault="003E6383" w:rsidP="008D3FA0">
            <w:pPr>
              <w:spacing w:after="0" w:line="240" w:lineRule="auto"/>
              <w:jc w:val="right"/>
              <w:rPr>
                <w:ins w:id="227" w:author="Jujia Li" w:date="2025-07-01T18:03:00Z" w16du:dateUtc="2025-07-01T23:03:00Z"/>
                <w:rFonts w:ascii="Times New Roman" w:eastAsia="Times New Roman" w:hAnsi="Times New Roman" w:cs="Times New Roman"/>
                <w:color w:val="000000"/>
                <w:kern w:val="0"/>
                <w:sz w:val="22"/>
                <w:szCs w:val="22"/>
                <w14:ligatures w14:val="none"/>
              </w:rPr>
            </w:pPr>
            <w:ins w:id="228" w:author="Jujia Li" w:date="2025-07-01T18:03:00Z" w16du:dateUtc="2025-07-01T23:03:00Z">
              <w:r w:rsidRPr="00E765A0">
                <w:rPr>
                  <w:rFonts w:ascii="Times New Roman" w:hAnsi="Times New Roman" w:cs="Times New Roman"/>
                  <w:sz w:val="22"/>
                  <w:szCs w:val="22"/>
                </w:rPr>
                <w:t>62</w:t>
              </w:r>
            </w:ins>
          </w:p>
        </w:tc>
        <w:tc>
          <w:tcPr>
            <w:tcW w:w="478" w:type="pct"/>
            <w:shd w:val="clear" w:color="auto" w:fill="auto"/>
            <w:noWrap/>
            <w:hideMark/>
          </w:tcPr>
          <w:p w14:paraId="10913724" w14:textId="77777777" w:rsidR="003E6383" w:rsidRPr="0023727B" w:rsidRDefault="003E6383" w:rsidP="008D3FA0">
            <w:pPr>
              <w:spacing w:after="0" w:line="240" w:lineRule="auto"/>
              <w:jc w:val="right"/>
              <w:rPr>
                <w:ins w:id="229" w:author="Jujia Li" w:date="2025-07-01T18:03:00Z" w16du:dateUtc="2025-07-01T23:03:00Z"/>
                <w:rFonts w:ascii="Times New Roman" w:eastAsia="Times New Roman" w:hAnsi="Times New Roman" w:cs="Times New Roman"/>
                <w:color w:val="000000"/>
                <w:kern w:val="0"/>
                <w:sz w:val="22"/>
                <w:szCs w:val="22"/>
                <w14:ligatures w14:val="none"/>
              </w:rPr>
            </w:pPr>
            <w:ins w:id="230" w:author="Jujia Li" w:date="2025-07-01T18:03:00Z" w16du:dateUtc="2025-07-01T23:03:00Z">
              <w:r w:rsidRPr="00E765A0">
                <w:rPr>
                  <w:rFonts w:ascii="Times New Roman" w:hAnsi="Times New Roman" w:cs="Times New Roman"/>
                  <w:sz w:val="22"/>
                  <w:szCs w:val="22"/>
                </w:rPr>
                <w:t>0.32</w:t>
              </w:r>
            </w:ins>
          </w:p>
        </w:tc>
      </w:tr>
      <w:tr w:rsidR="003E6383" w:rsidRPr="00E765A0" w14:paraId="02642029" w14:textId="77777777" w:rsidTr="008D3FA0">
        <w:trPr>
          <w:trHeight w:val="290"/>
          <w:ins w:id="231" w:author="Jujia Li" w:date="2025-07-01T18:03:00Z"/>
        </w:trPr>
        <w:tc>
          <w:tcPr>
            <w:tcW w:w="965" w:type="pct"/>
            <w:shd w:val="clear" w:color="auto" w:fill="auto"/>
            <w:noWrap/>
            <w:vAlign w:val="bottom"/>
            <w:hideMark/>
          </w:tcPr>
          <w:p w14:paraId="5F26744D" w14:textId="77777777" w:rsidR="003E6383" w:rsidRPr="0023727B" w:rsidRDefault="003E6383" w:rsidP="008D3FA0">
            <w:pPr>
              <w:spacing w:after="0" w:line="240" w:lineRule="auto"/>
              <w:rPr>
                <w:ins w:id="232" w:author="Jujia Li" w:date="2025-07-01T18:03:00Z" w16du:dateUtc="2025-07-01T23:03:00Z"/>
                <w:rFonts w:ascii="Times New Roman" w:eastAsia="Times New Roman" w:hAnsi="Times New Roman" w:cs="Times New Roman"/>
                <w:color w:val="000000"/>
                <w:kern w:val="0"/>
                <w:sz w:val="22"/>
                <w:szCs w:val="22"/>
                <w14:ligatures w14:val="none"/>
              </w:rPr>
            </w:pPr>
            <w:ins w:id="233" w:author="Jujia Li" w:date="2025-07-01T18:03:00Z" w16du:dateUtc="2025-07-01T23:03:00Z">
              <w:r w:rsidRPr="0023727B">
                <w:rPr>
                  <w:rFonts w:ascii="Times New Roman" w:eastAsia="Times New Roman" w:hAnsi="Times New Roman" w:cs="Times New Roman"/>
                  <w:color w:val="000000"/>
                  <w:kern w:val="0"/>
                  <w:sz w:val="22"/>
                  <w:szCs w:val="22"/>
                  <w14:ligatures w14:val="none"/>
                </w:rPr>
                <w:t>JEFFERSON</w:t>
              </w:r>
            </w:ins>
          </w:p>
        </w:tc>
        <w:tc>
          <w:tcPr>
            <w:tcW w:w="396" w:type="pct"/>
            <w:shd w:val="clear" w:color="auto" w:fill="auto"/>
            <w:noWrap/>
            <w:hideMark/>
          </w:tcPr>
          <w:p w14:paraId="6148A050" w14:textId="77777777" w:rsidR="003E6383" w:rsidRPr="0023727B" w:rsidRDefault="003E6383" w:rsidP="008D3FA0">
            <w:pPr>
              <w:spacing w:after="0" w:line="240" w:lineRule="auto"/>
              <w:jc w:val="right"/>
              <w:rPr>
                <w:ins w:id="234" w:author="Jujia Li" w:date="2025-07-01T18:03:00Z" w16du:dateUtc="2025-07-01T23:03:00Z"/>
                <w:rFonts w:ascii="Times New Roman" w:eastAsia="Times New Roman" w:hAnsi="Times New Roman" w:cs="Times New Roman"/>
                <w:color w:val="000000"/>
                <w:kern w:val="0"/>
                <w:sz w:val="22"/>
                <w:szCs w:val="22"/>
                <w14:ligatures w14:val="none"/>
              </w:rPr>
            </w:pPr>
            <w:ins w:id="235" w:author="Jujia Li" w:date="2025-07-01T18:03:00Z" w16du:dateUtc="2025-07-01T23:03:00Z">
              <w:r w:rsidRPr="00E765A0">
                <w:rPr>
                  <w:rFonts w:ascii="Times New Roman" w:hAnsi="Times New Roman" w:cs="Times New Roman"/>
                  <w:sz w:val="22"/>
                  <w:szCs w:val="22"/>
                </w:rPr>
                <w:t>567</w:t>
              </w:r>
            </w:ins>
          </w:p>
        </w:tc>
        <w:tc>
          <w:tcPr>
            <w:tcW w:w="396" w:type="pct"/>
            <w:shd w:val="clear" w:color="auto" w:fill="auto"/>
            <w:noWrap/>
            <w:hideMark/>
          </w:tcPr>
          <w:p w14:paraId="3A3AFDF2" w14:textId="77777777" w:rsidR="003E6383" w:rsidRPr="0023727B" w:rsidRDefault="003E6383" w:rsidP="008D3FA0">
            <w:pPr>
              <w:spacing w:after="0" w:line="240" w:lineRule="auto"/>
              <w:jc w:val="right"/>
              <w:rPr>
                <w:ins w:id="236" w:author="Jujia Li" w:date="2025-07-01T18:03:00Z" w16du:dateUtc="2025-07-01T23:03:00Z"/>
                <w:rFonts w:ascii="Times New Roman" w:eastAsia="Times New Roman" w:hAnsi="Times New Roman" w:cs="Times New Roman"/>
                <w:color w:val="000000"/>
                <w:kern w:val="0"/>
                <w:sz w:val="22"/>
                <w:szCs w:val="22"/>
                <w14:ligatures w14:val="none"/>
              </w:rPr>
            </w:pPr>
            <w:ins w:id="237" w:author="Jujia Li" w:date="2025-07-01T18:03:00Z" w16du:dateUtc="2025-07-01T23:03:00Z">
              <w:r w:rsidRPr="00E765A0">
                <w:rPr>
                  <w:rFonts w:ascii="Times New Roman" w:hAnsi="Times New Roman" w:cs="Times New Roman"/>
                  <w:sz w:val="22"/>
                  <w:szCs w:val="22"/>
                </w:rPr>
                <w:t>0.23</w:t>
              </w:r>
            </w:ins>
          </w:p>
        </w:tc>
        <w:tc>
          <w:tcPr>
            <w:tcW w:w="396" w:type="pct"/>
            <w:shd w:val="clear" w:color="auto" w:fill="auto"/>
            <w:noWrap/>
            <w:hideMark/>
          </w:tcPr>
          <w:p w14:paraId="042D0170" w14:textId="77777777" w:rsidR="003E6383" w:rsidRPr="0023727B" w:rsidRDefault="003E6383" w:rsidP="008D3FA0">
            <w:pPr>
              <w:spacing w:after="0" w:line="240" w:lineRule="auto"/>
              <w:jc w:val="right"/>
              <w:rPr>
                <w:ins w:id="238" w:author="Jujia Li" w:date="2025-07-01T18:03:00Z" w16du:dateUtc="2025-07-01T23:03:00Z"/>
                <w:rFonts w:ascii="Times New Roman" w:eastAsia="Times New Roman" w:hAnsi="Times New Roman" w:cs="Times New Roman"/>
                <w:color w:val="000000"/>
                <w:kern w:val="0"/>
                <w:sz w:val="22"/>
                <w:szCs w:val="22"/>
                <w14:ligatures w14:val="none"/>
              </w:rPr>
            </w:pPr>
            <w:ins w:id="239" w:author="Jujia Li" w:date="2025-07-01T18:03:00Z" w16du:dateUtc="2025-07-01T23:03:00Z">
              <w:r w:rsidRPr="00E765A0">
                <w:rPr>
                  <w:rFonts w:ascii="Times New Roman" w:hAnsi="Times New Roman" w:cs="Times New Roman"/>
                  <w:sz w:val="22"/>
                  <w:szCs w:val="22"/>
                </w:rPr>
                <w:t>544</w:t>
              </w:r>
            </w:ins>
          </w:p>
        </w:tc>
        <w:tc>
          <w:tcPr>
            <w:tcW w:w="397" w:type="pct"/>
            <w:shd w:val="clear" w:color="auto" w:fill="auto"/>
            <w:noWrap/>
            <w:hideMark/>
          </w:tcPr>
          <w:p w14:paraId="4D9CD4F7" w14:textId="77777777" w:rsidR="003E6383" w:rsidRPr="0023727B" w:rsidRDefault="003E6383" w:rsidP="008D3FA0">
            <w:pPr>
              <w:spacing w:after="0" w:line="240" w:lineRule="auto"/>
              <w:jc w:val="right"/>
              <w:rPr>
                <w:ins w:id="240" w:author="Jujia Li" w:date="2025-07-01T18:03:00Z" w16du:dateUtc="2025-07-01T23:03:00Z"/>
                <w:rFonts w:ascii="Times New Roman" w:eastAsia="Times New Roman" w:hAnsi="Times New Roman" w:cs="Times New Roman"/>
                <w:color w:val="000000"/>
                <w:kern w:val="0"/>
                <w:sz w:val="22"/>
                <w:szCs w:val="22"/>
                <w14:ligatures w14:val="none"/>
              </w:rPr>
            </w:pPr>
            <w:ins w:id="241" w:author="Jujia Li" w:date="2025-07-01T18:03:00Z" w16du:dateUtc="2025-07-01T23:03:00Z">
              <w:r w:rsidRPr="00E765A0">
                <w:rPr>
                  <w:rFonts w:ascii="Times New Roman" w:hAnsi="Times New Roman" w:cs="Times New Roman"/>
                  <w:sz w:val="22"/>
                  <w:szCs w:val="22"/>
                </w:rPr>
                <w:t>0.23</w:t>
              </w:r>
            </w:ins>
          </w:p>
        </w:tc>
        <w:tc>
          <w:tcPr>
            <w:tcW w:w="396" w:type="pct"/>
            <w:shd w:val="clear" w:color="auto" w:fill="auto"/>
            <w:noWrap/>
            <w:hideMark/>
          </w:tcPr>
          <w:p w14:paraId="14A2F92D" w14:textId="77777777" w:rsidR="003E6383" w:rsidRPr="0023727B" w:rsidRDefault="003E6383" w:rsidP="008D3FA0">
            <w:pPr>
              <w:spacing w:after="0" w:line="240" w:lineRule="auto"/>
              <w:jc w:val="right"/>
              <w:rPr>
                <w:ins w:id="242" w:author="Jujia Li" w:date="2025-07-01T18:03:00Z" w16du:dateUtc="2025-07-01T23:03:00Z"/>
                <w:rFonts w:ascii="Times New Roman" w:eastAsia="Times New Roman" w:hAnsi="Times New Roman" w:cs="Times New Roman"/>
                <w:color w:val="000000"/>
                <w:kern w:val="0"/>
                <w:sz w:val="22"/>
                <w:szCs w:val="22"/>
                <w14:ligatures w14:val="none"/>
              </w:rPr>
            </w:pPr>
            <w:ins w:id="243" w:author="Jujia Li" w:date="2025-07-01T18:03:00Z" w16du:dateUtc="2025-07-01T23:03:00Z">
              <w:r w:rsidRPr="00E765A0">
                <w:rPr>
                  <w:rFonts w:ascii="Times New Roman" w:hAnsi="Times New Roman" w:cs="Times New Roman"/>
                  <w:sz w:val="22"/>
                  <w:szCs w:val="22"/>
                </w:rPr>
                <w:t>583</w:t>
              </w:r>
            </w:ins>
          </w:p>
        </w:tc>
        <w:tc>
          <w:tcPr>
            <w:tcW w:w="397" w:type="pct"/>
            <w:shd w:val="clear" w:color="auto" w:fill="auto"/>
            <w:noWrap/>
            <w:hideMark/>
          </w:tcPr>
          <w:p w14:paraId="4B3DE6F9" w14:textId="77777777" w:rsidR="003E6383" w:rsidRPr="0023727B" w:rsidRDefault="003E6383" w:rsidP="008D3FA0">
            <w:pPr>
              <w:spacing w:after="0" w:line="240" w:lineRule="auto"/>
              <w:jc w:val="right"/>
              <w:rPr>
                <w:ins w:id="244" w:author="Jujia Li" w:date="2025-07-01T18:03:00Z" w16du:dateUtc="2025-07-01T23:03:00Z"/>
                <w:rFonts w:ascii="Times New Roman" w:eastAsia="Times New Roman" w:hAnsi="Times New Roman" w:cs="Times New Roman"/>
                <w:color w:val="000000"/>
                <w:kern w:val="0"/>
                <w:sz w:val="22"/>
                <w:szCs w:val="22"/>
                <w14:ligatures w14:val="none"/>
              </w:rPr>
            </w:pPr>
            <w:ins w:id="245" w:author="Jujia Li" w:date="2025-07-01T18:03:00Z" w16du:dateUtc="2025-07-01T23:03:00Z">
              <w:r w:rsidRPr="00E765A0">
                <w:rPr>
                  <w:rFonts w:ascii="Times New Roman" w:hAnsi="Times New Roman" w:cs="Times New Roman"/>
                  <w:sz w:val="22"/>
                  <w:szCs w:val="22"/>
                </w:rPr>
                <w:t>0.24</w:t>
              </w:r>
            </w:ins>
          </w:p>
        </w:tc>
        <w:tc>
          <w:tcPr>
            <w:tcW w:w="396" w:type="pct"/>
            <w:shd w:val="clear" w:color="auto" w:fill="auto"/>
            <w:noWrap/>
            <w:hideMark/>
          </w:tcPr>
          <w:p w14:paraId="20D2BE11" w14:textId="77777777" w:rsidR="003E6383" w:rsidRPr="0023727B" w:rsidRDefault="003E6383" w:rsidP="008D3FA0">
            <w:pPr>
              <w:spacing w:after="0" w:line="240" w:lineRule="auto"/>
              <w:jc w:val="right"/>
              <w:rPr>
                <w:ins w:id="246" w:author="Jujia Li" w:date="2025-07-01T18:03:00Z" w16du:dateUtc="2025-07-01T23:03:00Z"/>
                <w:rFonts w:ascii="Times New Roman" w:eastAsia="Times New Roman" w:hAnsi="Times New Roman" w:cs="Times New Roman"/>
                <w:color w:val="000000"/>
                <w:kern w:val="0"/>
                <w:sz w:val="22"/>
                <w:szCs w:val="22"/>
                <w14:ligatures w14:val="none"/>
              </w:rPr>
            </w:pPr>
            <w:ins w:id="247" w:author="Jujia Li" w:date="2025-07-01T18:03:00Z" w16du:dateUtc="2025-07-01T23:03:00Z">
              <w:r w:rsidRPr="00E765A0">
                <w:rPr>
                  <w:rFonts w:ascii="Times New Roman" w:hAnsi="Times New Roman" w:cs="Times New Roman"/>
                  <w:sz w:val="22"/>
                  <w:szCs w:val="22"/>
                </w:rPr>
                <w:t>565</w:t>
              </w:r>
            </w:ins>
          </w:p>
        </w:tc>
        <w:tc>
          <w:tcPr>
            <w:tcW w:w="397" w:type="pct"/>
            <w:shd w:val="clear" w:color="auto" w:fill="auto"/>
            <w:noWrap/>
            <w:hideMark/>
          </w:tcPr>
          <w:p w14:paraId="4FD26353" w14:textId="77777777" w:rsidR="003E6383" w:rsidRPr="0023727B" w:rsidRDefault="003E6383" w:rsidP="008D3FA0">
            <w:pPr>
              <w:spacing w:after="0" w:line="240" w:lineRule="auto"/>
              <w:jc w:val="right"/>
              <w:rPr>
                <w:ins w:id="248" w:author="Jujia Li" w:date="2025-07-01T18:03:00Z" w16du:dateUtc="2025-07-01T23:03:00Z"/>
                <w:rFonts w:ascii="Times New Roman" w:eastAsia="Times New Roman" w:hAnsi="Times New Roman" w:cs="Times New Roman"/>
                <w:color w:val="000000"/>
                <w:kern w:val="0"/>
                <w:sz w:val="22"/>
                <w:szCs w:val="22"/>
                <w14:ligatures w14:val="none"/>
              </w:rPr>
            </w:pPr>
            <w:ins w:id="249" w:author="Jujia Li" w:date="2025-07-01T18:03:00Z" w16du:dateUtc="2025-07-01T23:03:00Z">
              <w:r w:rsidRPr="00E765A0">
                <w:rPr>
                  <w:rFonts w:ascii="Times New Roman" w:hAnsi="Times New Roman" w:cs="Times New Roman"/>
                  <w:sz w:val="22"/>
                  <w:szCs w:val="22"/>
                </w:rPr>
                <w:t>0.24</w:t>
              </w:r>
            </w:ins>
          </w:p>
        </w:tc>
        <w:tc>
          <w:tcPr>
            <w:tcW w:w="386" w:type="pct"/>
            <w:shd w:val="clear" w:color="auto" w:fill="auto"/>
            <w:noWrap/>
            <w:hideMark/>
          </w:tcPr>
          <w:p w14:paraId="55393620" w14:textId="77777777" w:rsidR="003E6383" w:rsidRPr="0023727B" w:rsidRDefault="003E6383" w:rsidP="008D3FA0">
            <w:pPr>
              <w:spacing w:after="0" w:line="240" w:lineRule="auto"/>
              <w:jc w:val="right"/>
              <w:rPr>
                <w:ins w:id="250" w:author="Jujia Li" w:date="2025-07-01T18:03:00Z" w16du:dateUtc="2025-07-01T23:03:00Z"/>
                <w:rFonts w:ascii="Times New Roman" w:eastAsia="Times New Roman" w:hAnsi="Times New Roman" w:cs="Times New Roman"/>
                <w:color w:val="000000"/>
                <w:kern w:val="0"/>
                <w:sz w:val="22"/>
                <w:szCs w:val="22"/>
                <w14:ligatures w14:val="none"/>
              </w:rPr>
            </w:pPr>
            <w:ins w:id="251" w:author="Jujia Li" w:date="2025-07-01T18:03:00Z" w16du:dateUtc="2025-07-01T23:03:00Z">
              <w:r w:rsidRPr="00E765A0">
                <w:rPr>
                  <w:rFonts w:ascii="Times New Roman" w:hAnsi="Times New Roman" w:cs="Times New Roman"/>
                  <w:sz w:val="22"/>
                  <w:szCs w:val="22"/>
                </w:rPr>
                <w:t>2259</w:t>
              </w:r>
            </w:ins>
          </w:p>
        </w:tc>
        <w:tc>
          <w:tcPr>
            <w:tcW w:w="478" w:type="pct"/>
            <w:shd w:val="clear" w:color="auto" w:fill="auto"/>
            <w:noWrap/>
            <w:hideMark/>
          </w:tcPr>
          <w:p w14:paraId="0EDE54B3" w14:textId="77777777" w:rsidR="003E6383" w:rsidRPr="0023727B" w:rsidRDefault="003E6383" w:rsidP="008D3FA0">
            <w:pPr>
              <w:spacing w:after="0" w:line="240" w:lineRule="auto"/>
              <w:jc w:val="right"/>
              <w:rPr>
                <w:ins w:id="252" w:author="Jujia Li" w:date="2025-07-01T18:03:00Z" w16du:dateUtc="2025-07-01T23:03:00Z"/>
                <w:rFonts w:ascii="Times New Roman" w:eastAsia="Times New Roman" w:hAnsi="Times New Roman" w:cs="Times New Roman"/>
                <w:color w:val="000000"/>
                <w:kern w:val="0"/>
                <w:sz w:val="22"/>
                <w:szCs w:val="22"/>
                <w14:ligatures w14:val="none"/>
              </w:rPr>
            </w:pPr>
            <w:ins w:id="253" w:author="Jujia Li" w:date="2025-07-01T18:03:00Z" w16du:dateUtc="2025-07-01T23:03:00Z">
              <w:r w:rsidRPr="00E765A0">
                <w:rPr>
                  <w:rFonts w:ascii="Times New Roman" w:hAnsi="Times New Roman" w:cs="Times New Roman"/>
                  <w:sz w:val="22"/>
                  <w:szCs w:val="22"/>
                </w:rPr>
                <w:t>0.94</w:t>
              </w:r>
            </w:ins>
          </w:p>
        </w:tc>
      </w:tr>
      <w:tr w:rsidR="003E6383" w:rsidRPr="00E765A0" w14:paraId="1EE60700" w14:textId="77777777" w:rsidTr="008D3FA0">
        <w:trPr>
          <w:trHeight w:val="290"/>
          <w:ins w:id="254" w:author="Jujia Li" w:date="2025-07-01T18:03:00Z"/>
        </w:trPr>
        <w:tc>
          <w:tcPr>
            <w:tcW w:w="965" w:type="pct"/>
            <w:shd w:val="clear" w:color="auto" w:fill="auto"/>
            <w:noWrap/>
            <w:vAlign w:val="bottom"/>
            <w:hideMark/>
          </w:tcPr>
          <w:p w14:paraId="56328329" w14:textId="77777777" w:rsidR="003E6383" w:rsidRPr="0023727B" w:rsidRDefault="003E6383" w:rsidP="008D3FA0">
            <w:pPr>
              <w:spacing w:after="0" w:line="240" w:lineRule="auto"/>
              <w:rPr>
                <w:ins w:id="255" w:author="Jujia Li" w:date="2025-07-01T18:03:00Z" w16du:dateUtc="2025-07-01T23:03:00Z"/>
                <w:rFonts w:ascii="Times New Roman" w:eastAsia="Times New Roman" w:hAnsi="Times New Roman" w:cs="Times New Roman"/>
                <w:color w:val="000000"/>
                <w:kern w:val="0"/>
                <w:sz w:val="22"/>
                <w:szCs w:val="22"/>
                <w14:ligatures w14:val="none"/>
              </w:rPr>
            </w:pPr>
            <w:commentRangeStart w:id="256"/>
            <w:commentRangeStart w:id="257"/>
            <w:ins w:id="258" w:author="Jujia Li" w:date="2025-07-01T18:03:00Z" w16du:dateUtc="2025-07-01T23:03:00Z">
              <w:r w:rsidRPr="0023727B">
                <w:rPr>
                  <w:rFonts w:ascii="Times New Roman" w:eastAsia="Times New Roman" w:hAnsi="Times New Roman" w:cs="Times New Roman"/>
                  <w:color w:val="000000"/>
                  <w:kern w:val="0"/>
                  <w:sz w:val="22"/>
                  <w:szCs w:val="22"/>
                  <w14:ligatures w14:val="none"/>
                </w:rPr>
                <w:t>LAMAR</w:t>
              </w:r>
            </w:ins>
          </w:p>
        </w:tc>
        <w:tc>
          <w:tcPr>
            <w:tcW w:w="396" w:type="pct"/>
            <w:shd w:val="clear" w:color="auto" w:fill="auto"/>
            <w:noWrap/>
            <w:hideMark/>
          </w:tcPr>
          <w:p w14:paraId="6ADE9390" w14:textId="77777777" w:rsidR="003E6383" w:rsidRPr="0023727B" w:rsidRDefault="003E6383" w:rsidP="008D3FA0">
            <w:pPr>
              <w:spacing w:after="0" w:line="240" w:lineRule="auto"/>
              <w:jc w:val="right"/>
              <w:rPr>
                <w:ins w:id="259" w:author="Jujia Li" w:date="2025-07-01T18:03:00Z" w16du:dateUtc="2025-07-01T23:03:00Z"/>
                <w:rFonts w:ascii="Times New Roman" w:eastAsia="Times New Roman" w:hAnsi="Times New Roman" w:cs="Times New Roman"/>
                <w:color w:val="000000"/>
                <w:kern w:val="0"/>
                <w:sz w:val="22"/>
                <w:szCs w:val="22"/>
                <w14:ligatures w14:val="none"/>
              </w:rPr>
            </w:pPr>
            <w:ins w:id="260" w:author="Jujia Li" w:date="2025-07-01T18:03:00Z" w16du:dateUtc="2025-07-01T23:03:00Z">
              <w:r w:rsidRPr="00E765A0">
                <w:rPr>
                  <w:rFonts w:ascii="Times New Roman" w:hAnsi="Times New Roman" w:cs="Times New Roman"/>
                  <w:sz w:val="22"/>
                  <w:szCs w:val="22"/>
                </w:rPr>
                <w:t>4</w:t>
              </w:r>
            </w:ins>
          </w:p>
        </w:tc>
        <w:tc>
          <w:tcPr>
            <w:tcW w:w="396" w:type="pct"/>
            <w:shd w:val="clear" w:color="auto" w:fill="auto"/>
            <w:noWrap/>
            <w:hideMark/>
          </w:tcPr>
          <w:p w14:paraId="77CFD9B8" w14:textId="77777777" w:rsidR="003E6383" w:rsidRPr="0023727B" w:rsidRDefault="003E6383" w:rsidP="008D3FA0">
            <w:pPr>
              <w:spacing w:after="0" w:line="240" w:lineRule="auto"/>
              <w:jc w:val="right"/>
              <w:rPr>
                <w:ins w:id="261" w:author="Jujia Li" w:date="2025-07-01T18:03:00Z" w16du:dateUtc="2025-07-01T23:03:00Z"/>
                <w:rFonts w:ascii="Times New Roman" w:eastAsia="Times New Roman" w:hAnsi="Times New Roman" w:cs="Times New Roman"/>
                <w:color w:val="000000"/>
                <w:kern w:val="0"/>
                <w:sz w:val="22"/>
                <w:szCs w:val="22"/>
                <w14:ligatures w14:val="none"/>
              </w:rPr>
            </w:pPr>
            <w:ins w:id="262" w:author="Jujia Li" w:date="2025-07-01T18:03:00Z" w16du:dateUtc="2025-07-01T23:03:00Z">
              <w:r w:rsidRPr="00E765A0">
                <w:rPr>
                  <w:rFonts w:ascii="Times New Roman" w:hAnsi="Times New Roman" w:cs="Times New Roman"/>
                  <w:sz w:val="22"/>
                  <w:szCs w:val="22"/>
                </w:rPr>
                <w:t>0.08</w:t>
              </w:r>
            </w:ins>
          </w:p>
        </w:tc>
        <w:tc>
          <w:tcPr>
            <w:tcW w:w="396" w:type="pct"/>
            <w:shd w:val="clear" w:color="auto" w:fill="auto"/>
            <w:noWrap/>
            <w:hideMark/>
          </w:tcPr>
          <w:p w14:paraId="7BE062F3" w14:textId="77777777" w:rsidR="003E6383" w:rsidRPr="0023727B" w:rsidRDefault="003E6383" w:rsidP="008D3FA0">
            <w:pPr>
              <w:spacing w:after="0" w:line="240" w:lineRule="auto"/>
              <w:jc w:val="right"/>
              <w:rPr>
                <w:ins w:id="263" w:author="Jujia Li" w:date="2025-07-01T18:03:00Z" w16du:dateUtc="2025-07-01T23:03:00Z"/>
                <w:rFonts w:ascii="Times New Roman" w:eastAsia="Times New Roman" w:hAnsi="Times New Roman" w:cs="Times New Roman"/>
                <w:color w:val="000000"/>
                <w:kern w:val="0"/>
                <w:sz w:val="22"/>
                <w:szCs w:val="22"/>
                <w14:ligatures w14:val="none"/>
              </w:rPr>
            </w:pPr>
            <w:ins w:id="264" w:author="Jujia Li" w:date="2025-07-01T18:03:00Z" w16du:dateUtc="2025-07-01T23:03:00Z">
              <w:r w:rsidRPr="00E765A0">
                <w:rPr>
                  <w:rFonts w:ascii="Times New Roman" w:hAnsi="Times New Roman" w:cs="Times New Roman"/>
                  <w:sz w:val="22"/>
                  <w:szCs w:val="22"/>
                </w:rPr>
                <w:t>5</w:t>
              </w:r>
            </w:ins>
          </w:p>
        </w:tc>
        <w:tc>
          <w:tcPr>
            <w:tcW w:w="397" w:type="pct"/>
            <w:shd w:val="clear" w:color="auto" w:fill="auto"/>
            <w:noWrap/>
            <w:hideMark/>
          </w:tcPr>
          <w:p w14:paraId="6A40EEE6" w14:textId="77777777" w:rsidR="003E6383" w:rsidRPr="0023727B" w:rsidRDefault="003E6383" w:rsidP="008D3FA0">
            <w:pPr>
              <w:spacing w:after="0" w:line="240" w:lineRule="auto"/>
              <w:jc w:val="right"/>
              <w:rPr>
                <w:ins w:id="265" w:author="Jujia Li" w:date="2025-07-01T18:03:00Z" w16du:dateUtc="2025-07-01T23:03:00Z"/>
                <w:rFonts w:ascii="Times New Roman" w:eastAsia="Times New Roman" w:hAnsi="Times New Roman" w:cs="Times New Roman"/>
                <w:color w:val="000000"/>
                <w:kern w:val="0"/>
                <w:sz w:val="22"/>
                <w:szCs w:val="22"/>
                <w14:ligatures w14:val="none"/>
              </w:rPr>
            </w:pPr>
            <w:ins w:id="266" w:author="Jujia Li" w:date="2025-07-01T18:03:00Z" w16du:dateUtc="2025-07-01T23:03:00Z">
              <w:r w:rsidRPr="00E765A0">
                <w:rPr>
                  <w:rFonts w:ascii="Times New Roman" w:hAnsi="Times New Roman" w:cs="Times New Roman"/>
                  <w:sz w:val="22"/>
                  <w:szCs w:val="22"/>
                </w:rPr>
                <w:t>0.10</w:t>
              </w:r>
            </w:ins>
          </w:p>
        </w:tc>
        <w:tc>
          <w:tcPr>
            <w:tcW w:w="396" w:type="pct"/>
            <w:shd w:val="clear" w:color="auto" w:fill="auto"/>
            <w:noWrap/>
            <w:hideMark/>
          </w:tcPr>
          <w:p w14:paraId="5819D9AD" w14:textId="77777777" w:rsidR="003E6383" w:rsidRPr="0023727B" w:rsidRDefault="003E6383" w:rsidP="008D3FA0">
            <w:pPr>
              <w:spacing w:after="0" w:line="240" w:lineRule="auto"/>
              <w:jc w:val="right"/>
              <w:rPr>
                <w:ins w:id="267" w:author="Jujia Li" w:date="2025-07-01T18:03:00Z" w16du:dateUtc="2025-07-01T23:03:00Z"/>
                <w:rFonts w:ascii="Times New Roman" w:eastAsia="Times New Roman" w:hAnsi="Times New Roman" w:cs="Times New Roman"/>
                <w:color w:val="000000"/>
                <w:kern w:val="0"/>
                <w:sz w:val="22"/>
                <w:szCs w:val="22"/>
                <w14:ligatures w14:val="none"/>
              </w:rPr>
            </w:pPr>
            <w:ins w:id="268" w:author="Jujia Li" w:date="2025-07-01T18:03:00Z" w16du:dateUtc="2025-07-01T23:03:00Z">
              <w:r w:rsidRPr="00E765A0">
                <w:rPr>
                  <w:rFonts w:ascii="Times New Roman" w:hAnsi="Times New Roman" w:cs="Times New Roman"/>
                  <w:sz w:val="22"/>
                  <w:szCs w:val="22"/>
                </w:rPr>
                <w:t>16</w:t>
              </w:r>
            </w:ins>
          </w:p>
        </w:tc>
        <w:tc>
          <w:tcPr>
            <w:tcW w:w="397" w:type="pct"/>
            <w:shd w:val="clear" w:color="auto" w:fill="auto"/>
            <w:noWrap/>
            <w:hideMark/>
          </w:tcPr>
          <w:p w14:paraId="72C09FCE" w14:textId="77777777" w:rsidR="003E6383" w:rsidRPr="0023727B" w:rsidRDefault="003E6383" w:rsidP="008D3FA0">
            <w:pPr>
              <w:spacing w:after="0" w:line="240" w:lineRule="auto"/>
              <w:jc w:val="right"/>
              <w:rPr>
                <w:ins w:id="269" w:author="Jujia Li" w:date="2025-07-01T18:03:00Z" w16du:dateUtc="2025-07-01T23:03:00Z"/>
                <w:rFonts w:ascii="Times New Roman" w:eastAsia="Times New Roman" w:hAnsi="Times New Roman" w:cs="Times New Roman"/>
                <w:color w:val="000000"/>
                <w:kern w:val="0"/>
                <w:sz w:val="22"/>
                <w:szCs w:val="22"/>
                <w14:ligatures w14:val="none"/>
              </w:rPr>
            </w:pPr>
            <w:ins w:id="270" w:author="Jujia Li" w:date="2025-07-01T18:03:00Z" w16du:dateUtc="2025-07-01T23:03:00Z">
              <w:r w:rsidRPr="00E765A0">
                <w:rPr>
                  <w:rFonts w:ascii="Times New Roman" w:hAnsi="Times New Roman" w:cs="Times New Roman"/>
                  <w:sz w:val="22"/>
                  <w:szCs w:val="22"/>
                </w:rPr>
                <w:t>0.32</w:t>
              </w:r>
            </w:ins>
          </w:p>
        </w:tc>
        <w:tc>
          <w:tcPr>
            <w:tcW w:w="396" w:type="pct"/>
            <w:shd w:val="clear" w:color="auto" w:fill="auto"/>
            <w:noWrap/>
            <w:hideMark/>
          </w:tcPr>
          <w:p w14:paraId="62BF997F" w14:textId="77777777" w:rsidR="003E6383" w:rsidRPr="0023727B" w:rsidRDefault="003E6383" w:rsidP="008D3FA0">
            <w:pPr>
              <w:spacing w:after="0" w:line="240" w:lineRule="auto"/>
              <w:jc w:val="right"/>
              <w:rPr>
                <w:ins w:id="271" w:author="Jujia Li" w:date="2025-07-01T18:03:00Z" w16du:dateUtc="2025-07-01T23:03:00Z"/>
                <w:rFonts w:ascii="Times New Roman" w:eastAsia="Times New Roman" w:hAnsi="Times New Roman" w:cs="Times New Roman"/>
                <w:color w:val="000000"/>
                <w:kern w:val="0"/>
                <w:sz w:val="22"/>
                <w:szCs w:val="22"/>
                <w14:ligatures w14:val="none"/>
              </w:rPr>
            </w:pPr>
            <w:ins w:id="272" w:author="Jujia Li" w:date="2025-07-01T18:03:00Z" w16du:dateUtc="2025-07-01T23:03:00Z">
              <w:r w:rsidRPr="00E765A0">
                <w:rPr>
                  <w:rFonts w:ascii="Times New Roman" w:hAnsi="Times New Roman" w:cs="Times New Roman"/>
                  <w:sz w:val="22"/>
                  <w:szCs w:val="22"/>
                </w:rPr>
                <w:t>8</w:t>
              </w:r>
            </w:ins>
          </w:p>
        </w:tc>
        <w:tc>
          <w:tcPr>
            <w:tcW w:w="397" w:type="pct"/>
            <w:shd w:val="clear" w:color="auto" w:fill="auto"/>
            <w:noWrap/>
            <w:hideMark/>
          </w:tcPr>
          <w:p w14:paraId="6B707A1F" w14:textId="77777777" w:rsidR="003E6383" w:rsidRPr="0023727B" w:rsidRDefault="003E6383" w:rsidP="008D3FA0">
            <w:pPr>
              <w:spacing w:after="0" w:line="240" w:lineRule="auto"/>
              <w:jc w:val="right"/>
              <w:rPr>
                <w:ins w:id="273" w:author="Jujia Li" w:date="2025-07-01T18:03:00Z" w16du:dateUtc="2025-07-01T23:03:00Z"/>
                <w:rFonts w:ascii="Times New Roman" w:eastAsia="Times New Roman" w:hAnsi="Times New Roman" w:cs="Times New Roman"/>
                <w:color w:val="000000"/>
                <w:kern w:val="0"/>
                <w:sz w:val="22"/>
                <w:szCs w:val="22"/>
                <w14:ligatures w14:val="none"/>
              </w:rPr>
            </w:pPr>
            <w:ins w:id="274" w:author="Jujia Li" w:date="2025-07-01T18:03:00Z" w16du:dateUtc="2025-07-01T23:03:00Z">
              <w:r w:rsidRPr="00E765A0">
                <w:rPr>
                  <w:rFonts w:ascii="Times New Roman" w:hAnsi="Times New Roman" w:cs="Times New Roman"/>
                  <w:sz w:val="22"/>
                  <w:szCs w:val="22"/>
                </w:rPr>
                <w:t>0.16</w:t>
              </w:r>
            </w:ins>
          </w:p>
        </w:tc>
        <w:tc>
          <w:tcPr>
            <w:tcW w:w="386" w:type="pct"/>
            <w:shd w:val="clear" w:color="auto" w:fill="auto"/>
            <w:noWrap/>
            <w:hideMark/>
          </w:tcPr>
          <w:p w14:paraId="5509E10F" w14:textId="77777777" w:rsidR="003E6383" w:rsidRPr="0023727B" w:rsidRDefault="003E6383" w:rsidP="008D3FA0">
            <w:pPr>
              <w:spacing w:after="0" w:line="240" w:lineRule="auto"/>
              <w:jc w:val="right"/>
              <w:rPr>
                <w:ins w:id="275" w:author="Jujia Li" w:date="2025-07-01T18:03:00Z" w16du:dateUtc="2025-07-01T23:03:00Z"/>
                <w:rFonts w:ascii="Times New Roman" w:eastAsia="Times New Roman" w:hAnsi="Times New Roman" w:cs="Times New Roman"/>
                <w:color w:val="000000"/>
                <w:kern w:val="0"/>
                <w:sz w:val="22"/>
                <w:szCs w:val="22"/>
                <w14:ligatures w14:val="none"/>
              </w:rPr>
            </w:pPr>
            <w:ins w:id="276" w:author="Jujia Li" w:date="2025-07-01T18:03:00Z" w16du:dateUtc="2025-07-01T23:03:00Z">
              <w:r w:rsidRPr="00E765A0">
                <w:rPr>
                  <w:rFonts w:ascii="Times New Roman" w:hAnsi="Times New Roman" w:cs="Times New Roman"/>
                  <w:sz w:val="22"/>
                  <w:szCs w:val="22"/>
                </w:rPr>
                <w:t>33</w:t>
              </w:r>
            </w:ins>
          </w:p>
        </w:tc>
        <w:tc>
          <w:tcPr>
            <w:tcW w:w="478" w:type="pct"/>
            <w:shd w:val="clear" w:color="auto" w:fill="auto"/>
            <w:noWrap/>
            <w:hideMark/>
          </w:tcPr>
          <w:p w14:paraId="770BE891" w14:textId="77777777" w:rsidR="003E6383" w:rsidRPr="0023727B" w:rsidRDefault="003E6383" w:rsidP="008D3FA0">
            <w:pPr>
              <w:spacing w:after="0" w:line="240" w:lineRule="auto"/>
              <w:jc w:val="right"/>
              <w:rPr>
                <w:ins w:id="277" w:author="Jujia Li" w:date="2025-07-01T18:03:00Z" w16du:dateUtc="2025-07-01T23:03:00Z"/>
                <w:rFonts w:ascii="Times New Roman" w:eastAsia="Times New Roman" w:hAnsi="Times New Roman" w:cs="Times New Roman"/>
                <w:color w:val="000000"/>
                <w:kern w:val="0"/>
                <w:sz w:val="22"/>
                <w:szCs w:val="22"/>
                <w14:ligatures w14:val="none"/>
              </w:rPr>
            </w:pPr>
            <w:ins w:id="278" w:author="Jujia Li" w:date="2025-07-01T18:03:00Z" w16du:dateUtc="2025-07-01T23:03:00Z">
              <w:r w:rsidRPr="00E765A0">
                <w:rPr>
                  <w:rFonts w:ascii="Times New Roman" w:hAnsi="Times New Roman" w:cs="Times New Roman"/>
                  <w:sz w:val="22"/>
                  <w:szCs w:val="22"/>
                </w:rPr>
                <w:t>0.66</w:t>
              </w:r>
            </w:ins>
            <w:commentRangeEnd w:id="256"/>
            <w:r w:rsidR="009019E8">
              <w:rPr>
                <w:rStyle w:val="CommentReference"/>
              </w:rPr>
              <w:commentReference w:id="256"/>
            </w:r>
            <w:r w:rsidR="009019E8">
              <w:rPr>
                <w:rStyle w:val="CommentReference"/>
              </w:rPr>
              <w:commentReference w:id="257"/>
            </w:r>
          </w:p>
        </w:tc>
      </w:tr>
      <w:commentRangeEnd w:id="257"/>
      <w:tr w:rsidR="003E6383" w:rsidRPr="00E765A0" w14:paraId="7FB9913E" w14:textId="77777777" w:rsidTr="008D3FA0">
        <w:trPr>
          <w:trHeight w:val="290"/>
          <w:ins w:id="279" w:author="Jujia Li" w:date="2025-07-01T18:03:00Z"/>
        </w:trPr>
        <w:tc>
          <w:tcPr>
            <w:tcW w:w="965" w:type="pct"/>
            <w:shd w:val="clear" w:color="auto" w:fill="auto"/>
            <w:noWrap/>
            <w:vAlign w:val="bottom"/>
            <w:hideMark/>
          </w:tcPr>
          <w:p w14:paraId="79A75C72" w14:textId="77777777" w:rsidR="003E6383" w:rsidRPr="0023727B" w:rsidRDefault="003E6383" w:rsidP="008D3FA0">
            <w:pPr>
              <w:spacing w:after="0" w:line="240" w:lineRule="auto"/>
              <w:rPr>
                <w:ins w:id="280" w:author="Jujia Li" w:date="2025-07-01T18:03:00Z" w16du:dateUtc="2025-07-01T23:03:00Z"/>
                <w:rFonts w:ascii="Times New Roman" w:eastAsia="Times New Roman" w:hAnsi="Times New Roman" w:cs="Times New Roman"/>
                <w:color w:val="000000"/>
                <w:kern w:val="0"/>
                <w:sz w:val="22"/>
                <w:szCs w:val="22"/>
                <w14:ligatures w14:val="none"/>
              </w:rPr>
            </w:pPr>
            <w:ins w:id="281" w:author="Jujia Li" w:date="2025-07-01T18:03:00Z" w16du:dateUtc="2025-07-01T23:03:00Z">
              <w:r w:rsidRPr="0023727B">
                <w:rPr>
                  <w:rFonts w:ascii="Times New Roman" w:eastAsia="Times New Roman" w:hAnsi="Times New Roman" w:cs="Times New Roman"/>
                  <w:color w:val="000000"/>
                  <w:kern w:val="0"/>
                  <w:sz w:val="22"/>
                  <w:szCs w:val="22"/>
                  <w14:ligatures w14:val="none"/>
                </w:rPr>
                <w:t>LAUDERDALE</w:t>
              </w:r>
            </w:ins>
          </w:p>
        </w:tc>
        <w:tc>
          <w:tcPr>
            <w:tcW w:w="396" w:type="pct"/>
            <w:shd w:val="clear" w:color="auto" w:fill="auto"/>
            <w:noWrap/>
            <w:hideMark/>
          </w:tcPr>
          <w:p w14:paraId="24926C44" w14:textId="77777777" w:rsidR="003E6383" w:rsidRPr="0023727B" w:rsidRDefault="003E6383" w:rsidP="008D3FA0">
            <w:pPr>
              <w:spacing w:after="0" w:line="240" w:lineRule="auto"/>
              <w:jc w:val="right"/>
              <w:rPr>
                <w:ins w:id="282" w:author="Jujia Li" w:date="2025-07-01T18:03:00Z" w16du:dateUtc="2025-07-01T23:03:00Z"/>
                <w:rFonts w:ascii="Times New Roman" w:eastAsia="Times New Roman" w:hAnsi="Times New Roman" w:cs="Times New Roman"/>
                <w:color w:val="000000"/>
                <w:kern w:val="0"/>
                <w:sz w:val="22"/>
                <w:szCs w:val="22"/>
                <w14:ligatures w14:val="none"/>
              </w:rPr>
            </w:pPr>
            <w:ins w:id="283" w:author="Jujia Li" w:date="2025-07-01T18:03:00Z" w16du:dateUtc="2025-07-01T23:03:00Z">
              <w:r w:rsidRPr="00E765A0">
                <w:rPr>
                  <w:rFonts w:ascii="Times New Roman" w:hAnsi="Times New Roman" w:cs="Times New Roman"/>
                  <w:sz w:val="22"/>
                  <w:szCs w:val="22"/>
                </w:rPr>
                <w:t>28</w:t>
              </w:r>
            </w:ins>
          </w:p>
        </w:tc>
        <w:tc>
          <w:tcPr>
            <w:tcW w:w="396" w:type="pct"/>
            <w:shd w:val="clear" w:color="auto" w:fill="auto"/>
            <w:noWrap/>
            <w:hideMark/>
          </w:tcPr>
          <w:p w14:paraId="20502115" w14:textId="77777777" w:rsidR="003E6383" w:rsidRPr="0023727B" w:rsidRDefault="003E6383" w:rsidP="008D3FA0">
            <w:pPr>
              <w:spacing w:after="0" w:line="240" w:lineRule="auto"/>
              <w:jc w:val="right"/>
              <w:rPr>
                <w:ins w:id="284" w:author="Jujia Li" w:date="2025-07-01T18:03:00Z" w16du:dateUtc="2025-07-01T23:03:00Z"/>
                <w:rFonts w:ascii="Times New Roman" w:eastAsia="Times New Roman" w:hAnsi="Times New Roman" w:cs="Times New Roman"/>
                <w:color w:val="000000"/>
                <w:kern w:val="0"/>
                <w:sz w:val="22"/>
                <w:szCs w:val="22"/>
                <w14:ligatures w14:val="none"/>
              </w:rPr>
            </w:pPr>
            <w:ins w:id="285" w:author="Jujia Li" w:date="2025-07-01T18:03:00Z" w16du:dateUtc="2025-07-01T23:03:00Z">
              <w:r w:rsidRPr="00E765A0">
                <w:rPr>
                  <w:rFonts w:ascii="Times New Roman" w:hAnsi="Times New Roman" w:cs="Times New Roman"/>
                  <w:sz w:val="22"/>
                  <w:szCs w:val="22"/>
                </w:rPr>
                <w:t>0.08</w:t>
              </w:r>
            </w:ins>
          </w:p>
        </w:tc>
        <w:tc>
          <w:tcPr>
            <w:tcW w:w="396" w:type="pct"/>
            <w:shd w:val="clear" w:color="auto" w:fill="auto"/>
            <w:noWrap/>
            <w:hideMark/>
          </w:tcPr>
          <w:p w14:paraId="3D11D4D5" w14:textId="77777777" w:rsidR="003E6383" w:rsidRPr="0023727B" w:rsidRDefault="003E6383" w:rsidP="008D3FA0">
            <w:pPr>
              <w:spacing w:after="0" w:line="240" w:lineRule="auto"/>
              <w:jc w:val="right"/>
              <w:rPr>
                <w:ins w:id="286" w:author="Jujia Li" w:date="2025-07-01T18:03:00Z" w16du:dateUtc="2025-07-01T23:03:00Z"/>
                <w:rFonts w:ascii="Times New Roman" w:eastAsia="Times New Roman" w:hAnsi="Times New Roman" w:cs="Times New Roman"/>
                <w:color w:val="000000"/>
                <w:kern w:val="0"/>
                <w:sz w:val="22"/>
                <w:szCs w:val="22"/>
                <w14:ligatures w14:val="none"/>
              </w:rPr>
            </w:pPr>
            <w:ins w:id="287" w:author="Jujia Li" w:date="2025-07-01T18:03:00Z" w16du:dateUtc="2025-07-01T23:03:00Z">
              <w:r w:rsidRPr="00E765A0">
                <w:rPr>
                  <w:rFonts w:ascii="Times New Roman" w:hAnsi="Times New Roman" w:cs="Times New Roman"/>
                  <w:sz w:val="22"/>
                  <w:szCs w:val="22"/>
                </w:rPr>
                <w:t>35</w:t>
              </w:r>
            </w:ins>
          </w:p>
        </w:tc>
        <w:tc>
          <w:tcPr>
            <w:tcW w:w="397" w:type="pct"/>
            <w:shd w:val="clear" w:color="auto" w:fill="auto"/>
            <w:noWrap/>
            <w:hideMark/>
          </w:tcPr>
          <w:p w14:paraId="701EBDAD" w14:textId="77777777" w:rsidR="003E6383" w:rsidRPr="0023727B" w:rsidRDefault="003E6383" w:rsidP="008D3FA0">
            <w:pPr>
              <w:spacing w:after="0" w:line="240" w:lineRule="auto"/>
              <w:jc w:val="right"/>
              <w:rPr>
                <w:ins w:id="288" w:author="Jujia Li" w:date="2025-07-01T18:03:00Z" w16du:dateUtc="2025-07-01T23:03:00Z"/>
                <w:rFonts w:ascii="Times New Roman" w:eastAsia="Times New Roman" w:hAnsi="Times New Roman" w:cs="Times New Roman"/>
                <w:color w:val="000000"/>
                <w:kern w:val="0"/>
                <w:sz w:val="22"/>
                <w:szCs w:val="22"/>
                <w14:ligatures w14:val="none"/>
              </w:rPr>
            </w:pPr>
            <w:ins w:id="289" w:author="Jujia Li" w:date="2025-07-01T18:03:00Z" w16du:dateUtc="2025-07-01T23:03:00Z">
              <w:r w:rsidRPr="00E765A0">
                <w:rPr>
                  <w:rFonts w:ascii="Times New Roman" w:hAnsi="Times New Roman" w:cs="Times New Roman"/>
                  <w:sz w:val="22"/>
                  <w:szCs w:val="22"/>
                </w:rPr>
                <w:t>0.10</w:t>
              </w:r>
            </w:ins>
          </w:p>
        </w:tc>
        <w:tc>
          <w:tcPr>
            <w:tcW w:w="396" w:type="pct"/>
            <w:shd w:val="clear" w:color="auto" w:fill="auto"/>
            <w:noWrap/>
            <w:hideMark/>
          </w:tcPr>
          <w:p w14:paraId="665F8EEE" w14:textId="77777777" w:rsidR="003E6383" w:rsidRPr="0023727B" w:rsidRDefault="003E6383" w:rsidP="008D3FA0">
            <w:pPr>
              <w:spacing w:after="0" w:line="240" w:lineRule="auto"/>
              <w:jc w:val="right"/>
              <w:rPr>
                <w:ins w:id="290" w:author="Jujia Li" w:date="2025-07-01T18:03:00Z" w16du:dateUtc="2025-07-01T23:03:00Z"/>
                <w:rFonts w:ascii="Times New Roman" w:eastAsia="Times New Roman" w:hAnsi="Times New Roman" w:cs="Times New Roman"/>
                <w:color w:val="000000"/>
                <w:kern w:val="0"/>
                <w:sz w:val="22"/>
                <w:szCs w:val="22"/>
                <w14:ligatures w14:val="none"/>
              </w:rPr>
            </w:pPr>
            <w:ins w:id="291" w:author="Jujia Li" w:date="2025-07-01T18:03:00Z" w16du:dateUtc="2025-07-01T23:03:00Z">
              <w:r w:rsidRPr="00E765A0">
                <w:rPr>
                  <w:rFonts w:ascii="Times New Roman" w:hAnsi="Times New Roman" w:cs="Times New Roman"/>
                  <w:sz w:val="22"/>
                  <w:szCs w:val="22"/>
                </w:rPr>
                <w:t>43</w:t>
              </w:r>
            </w:ins>
          </w:p>
        </w:tc>
        <w:tc>
          <w:tcPr>
            <w:tcW w:w="397" w:type="pct"/>
            <w:shd w:val="clear" w:color="auto" w:fill="auto"/>
            <w:noWrap/>
            <w:hideMark/>
          </w:tcPr>
          <w:p w14:paraId="7AFB2EAD" w14:textId="77777777" w:rsidR="003E6383" w:rsidRPr="0023727B" w:rsidRDefault="003E6383" w:rsidP="008D3FA0">
            <w:pPr>
              <w:spacing w:after="0" w:line="240" w:lineRule="auto"/>
              <w:jc w:val="right"/>
              <w:rPr>
                <w:ins w:id="292" w:author="Jujia Li" w:date="2025-07-01T18:03:00Z" w16du:dateUtc="2025-07-01T23:03:00Z"/>
                <w:rFonts w:ascii="Times New Roman" w:eastAsia="Times New Roman" w:hAnsi="Times New Roman" w:cs="Times New Roman"/>
                <w:color w:val="000000"/>
                <w:kern w:val="0"/>
                <w:sz w:val="22"/>
                <w:szCs w:val="22"/>
                <w14:ligatures w14:val="none"/>
              </w:rPr>
            </w:pPr>
            <w:ins w:id="293" w:author="Jujia Li" w:date="2025-07-01T18:03:00Z" w16du:dateUtc="2025-07-01T23:03:00Z">
              <w:r w:rsidRPr="00E765A0">
                <w:rPr>
                  <w:rFonts w:ascii="Times New Roman" w:hAnsi="Times New Roman" w:cs="Times New Roman"/>
                  <w:sz w:val="22"/>
                  <w:szCs w:val="22"/>
                </w:rPr>
                <w:t>0.13</w:t>
              </w:r>
            </w:ins>
          </w:p>
        </w:tc>
        <w:tc>
          <w:tcPr>
            <w:tcW w:w="396" w:type="pct"/>
            <w:shd w:val="clear" w:color="auto" w:fill="auto"/>
            <w:noWrap/>
            <w:hideMark/>
          </w:tcPr>
          <w:p w14:paraId="113AAA79" w14:textId="77777777" w:rsidR="003E6383" w:rsidRPr="0023727B" w:rsidRDefault="003E6383" w:rsidP="008D3FA0">
            <w:pPr>
              <w:spacing w:after="0" w:line="240" w:lineRule="auto"/>
              <w:jc w:val="right"/>
              <w:rPr>
                <w:ins w:id="294" w:author="Jujia Li" w:date="2025-07-01T18:03:00Z" w16du:dateUtc="2025-07-01T23:03:00Z"/>
                <w:rFonts w:ascii="Times New Roman" w:eastAsia="Times New Roman" w:hAnsi="Times New Roman" w:cs="Times New Roman"/>
                <w:color w:val="000000"/>
                <w:kern w:val="0"/>
                <w:sz w:val="22"/>
                <w:szCs w:val="22"/>
                <w14:ligatures w14:val="none"/>
              </w:rPr>
            </w:pPr>
            <w:ins w:id="295" w:author="Jujia Li" w:date="2025-07-01T18:03:00Z" w16du:dateUtc="2025-07-01T23:03:00Z">
              <w:r w:rsidRPr="00E765A0">
                <w:rPr>
                  <w:rFonts w:ascii="Times New Roman" w:hAnsi="Times New Roman" w:cs="Times New Roman"/>
                  <w:sz w:val="22"/>
                  <w:szCs w:val="22"/>
                </w:rPr>
                <w:t>160</w:t>
              </w:r>
            </w:ins>
          </w:p>
        </w:tc>
        <w:tc>
          <w:tcPr>
            <w:tcW w:w="397" w:type="pct"/>
            <w:shd w:val="clear" w:color="auto" w:fill="auto"/>
            <w:noWrap/>
            <w:hideMark/>
          </w:tcPr>
          <w:p w14:paraId="12AA8EBF" w14:textId="77777777" w:rsidR="003E6383" w:rsidRPr="0023727B" w:rsidRDefault="003E6383" w:rsidP="008D3FA0">
            <w:pPr>
              <w:spacing w:after="0" w:line="240" w:lineRule="auto"/>
              <w:jc w:val="right"/>
              <w:rPr>
                <w:ins w:id="296" w:author="Jujia Li" w:date="2025-07-01T18:03:00Z" w16du:dateUtc="2025-07-01T23:03:00Z"/>
                <w:rFonts w:ascii="Times New Roman" w:eastAsia="Times New Roman" w:hAnsi="Times New Roman" w:cs="Times New Roman"/>
                <w:color w:val="000000"/>
                <w:kern w:val="0"/>
                <w:sz w:val="22"/>
                <w:szCs w:val="22"/>
                <w14:ligatures w14:val="none"/>
              </w:rPr>
            </w:pPr>
            <w:ins w:id="297" w:author="Jujia Li" w:date="2025-07-01T18:03:00Z" w16du:dateUtc="2025-07-01T23:03:00Z">
              <w:r w:rsidRPr="00E765A0">
                <w:rPr>
                  <w:rFonts w:ascii="Times New Roman" w:hAnsi="Times New Roman" w:cs="Times New Roman"/>
                  <w:sz w:val="22"/>
                  <w:szCs w:val="22"/>
                </w:rPr>
                <w:t>0.47</w:t>
              </w:r>
            </w:ins>
          </w:p>
        </w:tc>
        <w:tc>
          <w:tcPr>
            <w:tcW w:w="386" w:type="pct"/>
            <w:shd w:val="clear" w:color="auto" w:fill="auto"/>
            <w:noWrap/>
            <w:hideMark/>
          </w:tcPr>
          <w:p w14:paraId="3432DE00" w14:textId="77777777" w:rsidR="003E6383" w:rsidRPr="0023727B" w:rsidRDefault="003E6383" w:rsidP="008D3FA0">
            <w:pPr>
              <w:spacing w:after="0" w:line="240" w:lineRule="auto"/>
              <w:jc w:val="right"/>
              <w:rPr>
                <w:ins w:id="298" w:author="Jujia Li" w:date="2025-07-01T18:03:00Z" w16du:dateUtc="2025-07-01T23:03:00Z"/>
                <w:rFonts w:ascii="Times New Roman" w:eastAsia="Times New Roman" w:hAnsi="Times New Roman" w:cs="Times New Roman"/>
                <w:color w:val="000000"/>
                <w:kern w:val="0"/>
                <w:sz w:val="22"/>
                <w:szCs w:val="22"/>
                <w14:ligatures w14:val="none"/>
              </w:rPr>
            </w:pPr>
            <w:ins w:id="299" w:author="Jujia Li" w:date="2025-07-01T18:03:00Z" w16du:dateUtc="2025-07-01T23:03:00Z">
              <w:r w:rsidRPr="00E765A0">
                <w:rPr>
                  <w:rFonts w:ascii="Times New Roman" w:hAnsi="Times New Roman" w:cs="Times New Roman"/>
                  <w:sz w:val="22"/>
                  <w:szCs w:val="22"/>
                </w:rPr>
                <w:t>266</w:t>
              </w:r>
            </w:ins>
          </w:p>
        </w:tc>
        <w:tc>
          <w:tcPr>
            <w:tcW w:w="478" w:type="pct"/>
            <w:shd w:val="clear" w:color="auto" w:fill="auto"/>
            <w:noWrap/>
            <w:hideMark/>
          </w:tcPr>
          <w:p w14:paraId="1E7B6AB6" w14:textId="77777777" w:rsidR="003E6383" w:rsidRPr="0023727B" w:rsidRDefault="003E6383" w:rsidP="008D3FA0">
            <w:pPr>
              <w:spacing w:after="0" w:line="240" w:lineRule="auto"/>
              <w:jc w:val="right"/>
              <w:rPr>
                <w:ins w:id="300" w:author="Jujia Li" w:date="2025-07-01T18:03:00Z" w16du:dateUtc="2025-07-01T23:03:00Z"/>
                <w:rFonts w:ascii="Times New Roman" w:eastAsia="Times New Roman" w:hAnsi="Times New Roman" w:cs="Times New Roman"/>
                <w:color w:val="000000"/>
                <w:kern w:val="0"/>
                <w:sz w:val="22"/>
                <w:szCs w:val="22"/>
                <w14:ligatures w14:val="none"/>
              </w:rPr>
            </w:pPr>
            <w:ins w:id="301" w:author="Jujia Li" w:date="2025-07-01T18:03:00Z" w16du:dateUtc="2025-07-01T23:03:00Z">
              <w:r w:rsidRPr="00E765A0">
                <w:rPr>
                  <w:rFonts w:ascii="Times New Roman" w:hAnsi="Times New Roman" w:cs="Times New Roman"/>
                  <w:sz w:val="22"/>
                  <w:szCs w:val="22"/>
                </w:rPr>
                <w:t>0.78</w:t>
              </w:r>
            </w:ins>
          </w:p>
        </w:tc>
      </w:tr>
      <w:tr w:rsidR="003E6383" w:rsidRPr="00E765A0" w14:paraId="788C5301" w14:textId="77777777" w:rsidTr="008D3FA0">
        <w:trPr>
          <w:trHeight w:val="290"/>
          <w:ins w:id="302" w:author="Jujia Li" w:date="2025-07-01T18:03:00Z"/>
        </w:trPr>
        <w:tc>
          <w:tcPr>
            <w:tcW w:w="965" w:type="pct"/>
            <w:shd w:val="clear" w:color="auto" w:fill="auto"/>
            <w:noWrap/>
            <w:vAlign w:val="bottom"/>
            <w:hideMark/>
          </w:tcPr>
          <w:p w14:paraId="0D060285" w14:textId="77777777" w:rsidR="003E6383" w:rsidRPr="0023727B" w:rsidRDefault="003E6383" w:rsidP="008D3FA0">
            <w:pPr>
              <w:spacing w:after="0" w:line="240" w:lineRule="auto"/>
              <w:rPr>
                <w:ins w:id="303" w:author="Jujia Li" w:date="2025-07-01T18:03:00Z" w16du:dateUtc="2025-07-01T23:03:00Z"/>
                <w:rFonts w:ascii="Times New Roman" w:eastAsia="Times New Roman" w:hAnsi="Times New Roman" w:cs="Times New Roman"/>
                <w:color w:val="000000"/>
                <w:kern w:val="0"/>
                <w:sz w:val="22"/>
                <w:szCs w:val="22"/>
                <w14:ligatures w14:val="none"/>
              </w:rPr>
            </w:pPr>
            <w:ins w:id="304" w:author="Jujia Li" w:date="2025-07-01T18:03:00Z" w16du:dateUtc="2025-07-01T23:03:00Z">
              <w:r w:rsidRPr="0023727B">
                <w:rPr>
                  <w:rFonts w:ascii="Times New Roman" w:eastAsia="Times New Roman" w:hAnsi="Times New Roman" w:cs="Times New Roman"/>
                  <w:color w:val="000000"/>
                  <w:kern w:val="0"/>
                  <w:sz w:val="22"/>
                  <w:szCs w:val="22"/>
                  <w14:ligatures w14:val="none"/>
                </w:rPr>
                <w:t>LAWRENCE</w:t>
              </w:r>
            </w:ins>
          </w:p>
        </w:tc>
        <w:tc>
          <w:tcPr>
            <w:tcW w:w="396" w:type="pct"/>
            <w:shd w:val="clear" w:color="auto" w:fill="auto"/>
            <w:noWrap/>
            <w:hideMark/>
          </w:tcPr>
          <w:p w14:paraId="3A9B59B2" w14:textId="77777777" w:rsidR="003E6383" w:rsidRPr="0023727B" w:rsidRDefault="003E6383" w:rsidP="008D3FA0">
            <w:pPr>
              <w:spacing w:after="0" w:line="240" w:lineRule="auto"/>
              <w:jc w:val="right"/>
              <w:rPr>
                <w:ins w:id="305" w:author="Jujia Li" w:date="2025-07-01T18:03:00Z" w16du:dateUtc="2025-07-01T23:03:00Z"/>
                <w:rFonts w:ascii="Times New Roman" w:eastAsia="Times New Roman" w:hAnsi="Times New Roman" w:cs="Times New Roman"/>
                <w:color w:val="000000"/>
                <w:kern w:val="0"/>
                <w:sz w:val="22"/>
                <w:szCs w:val="22"/>
                <w14:ligatures w14:val="none"/>
              </w:rPr>
            </w:pPr>
            <w:ins w:id="306" w:author="Jujia Li" w:date="2025-07-01T18:03:00Z" w16du:dateUtc="2025-07-01T23:03:00Z">
              <w:r w:rsidRPr="00E765A0">
                <w:rPr>
                  <w:rFonts w:ascii="Times New Roman" w:hAnsi="Times New Roman" w:cs="Times New Roman"/>
                  <w:sz w:val="22"/>
                  <w:szCs w:val="22"/>
                </w:rPr>
                <w:t>26</w:t>
              </w:r>
            </w:ins>
          </w:p>
        </w:tc>
        <w:tc>
          <w:tcPr>
            <w:tcW w:w="396" w:type="pct"/>
            <w:shd w:val="clear" w:color="auto" w:fill="auto"/>
            <w:noWrap/>
            <w:hideMark/>
          </w:tcPr>
          <w:p w14:paraId="74CCD009" w14:textId="77777777" w:rsidR="003E6383" w:rsidRPr="0023727B" w:rsidRDefault="003E6383" w:rsidP="008D3FA0">
            <w:pPr>
              <w:spacing w:after="0" w:line="240" w:lineRule="auto"/>
              <w:jc w:val="right"/>
              <w:rPr>
                <w:ins w:id="307" w:author="Jujia Li" w:date="2025-07-01T18:03:00Z" w16du:dateUtc="2025-07-01T23:03:00Z"/>
                <w:rFonts w:ascii="Times New Roman" w:eastAsia="Times New Roman" w:hAnsi="Times New Roman" w:cs="Times New Roman"/>
                <w:color w:val="000000"/>
                <w:kern w:val="0"/>
                <w:sz w:val="22"/>
                <w:szCs w:val="22"/>
                <w14:ligatures w14:val="none"/>
              </w:rPr>
            </w:pPr>
            <w:ins w:id="308" w:author="Jujia Li" w:date="2025-07-01T18:03:00Z" w16du:dateUtc="2025-07-01T23:03:00Z">
              <w:r w:rsidRPr="00E765A0">
                <w:rPr>
                  <w:rFonts w:ascii="Times New Roman" w:hAnsi="Times New Roman" w:cs="Times New Roman"/>
                  <w:sz w:val="22"/>
                  <w:szCs w:val="22"/>
                </w:rPr>
                <w:t>0.21</w:t>
              </w:r>
            </w:ins>
          </w:p>
        </w:tc>
        <w:tc>
          <w:tcPr>
            <w:tcW w:w="396" w:type="pct"/>
            <w:shd w:val="clear" w:color="auto" w:fill="auto"/>
            <w:noWrap/>
            <w:hideMark/>
          </w:tcPr>
          <w:p w14:paraId="7055E952" w14:textId="77777777" w:rsidR="003E6383" w:rsidRPr="0023727B" w:rsidRDefault="003E6383" w:rsidP="008D3FA0">
            <w:pPr>
              <w:spacing w:after="0" w:line="240" w:lineRule="auto"/>
              <w:jc w:val="right"/>
              <w:rPr>
                <w:ins w:id="309" w:author="Jujia Li" w:date="2025-07-01T18:03:00Z" w16du:dateUtc="2025-07-01T23:03:00Z"/>
                <w:rFonts w:ascii="Times New Roman" w:eastAsia="Times New Roman" w:hAnsi="Times New Roman" w:cs="Times New Roman"/>
                <w:color w:val="000000"/>
                <w:kern w:val="0"/>
                <w:sz w:val="22"/>
                <w:szCs w:val="22"/>
                <w14:ligatures w14:val="none"/>
              </w:rPr>
            </w:pPr>
            <w:ins w:id="310" w:author="Jujia Li" w:date="2025-07-01T18:03:00Z" w16du:dateUtc="2025-07-01T23:03:00Z">
              <w:r w:rsidRPr="00E765A0">
                <w:rPr>
                  <w:rFonts w:ascii="Times New Roman" w:hAnsi="Times New Roman" w:cs="Times New Roman"/>
                  <w:sz w:val="22"/>
                  <w:szCs w:val="22"/>
                </w:rPr>
                <w:t>38</w:t>
              </w:r>
            </w:ins>
          </w:p>
        </w:tc>
        <w:tc>
          <w:tcPr>
            <w:tcW w:w="397" w:type="pct"/>
            <w:shd w:val="clear" w:color="auto" w:fill="auto"/>
            <w:noWrap/>
            <w:hideMark/>
          </w:tcPr>
          <w:p w14:paraId="2AE4D8F7" w14:textId="77777777" w:rsidR="003E6383" w:rsidRPr="0023727B" w:rsidRDefault="003E6383" w:rsidP="008D3FA0">
            <w:pPr>
              <w:spacing w:after="0" w:line="240" w:lineRule="auto"/>
              <w:jc w:val="right"/>
              <w:rPr>
                <w:ins w:id="311" w:author="Jujia Li" w:date="2025-07-01T18:03:00Z" w16du:dateUtc="2025-07-01T23:03:00Z"/>
                <w:rFonts w:ascii="Times New Roman" w:eastAsia="Times New Roman" w:hAnsi="Times New Roman" w:cs="Times New Roman"/>
                <w:color w:val="000000"/>
                <w:kern w:val="0"/>
                <w:sz w:val="22"/>
                <w:szCs w:val="22"/>
                <w14:ligatures w14:val="none"/>
              </w:rPr>
            </w:pPr>
            <w:ins w:id="312" w:author="Jujia Li" w:date="2025-07-01T18:03:00Z" w16du:dateUtc="2025-07-01T23:03:00Z">
              <w:r w:rsidRPr="00E765A0">
                <w:rPr>
                  <w:rFonts w:ascii="Times New Roman" w:hAnsi="Times New Roman" w:cs="Times New Roman"/>
                  <w:sz w:val="22"/>
                  <w:szCs w:val="22"/>
                </w:rPr>
                <w:t>0.31</w:t>
              </w:r>
            </w:ins>
          </w:p>
        </w:tc>
        <w:tc>
          <w:tcPr>
            <w:tcW w:w="396" w:type="pct"/>
            <w:shd w:val="clear" w:color="auto" w:fill="auto"/>
            <w:noWrap/>
            <w:hideMark/>
          </w:tcPr>
          <w:p w14:paraId="28643E0B" w14:textId="77777777" w:rsidR="003E6383" w:rsidRPr="0023727B" w:rsidRDefault="003E6383" w:rsidP="008D3FA0">
            <w:pPr>
              <w:spacing w:after="0" w:line="240" w:lineRule="auto"/>
              <w:jc w:val="right"/>
              <w:rPr>
                <w:ins w:id="313" w:author="Jujia Li" w:date="2025-07-01T18:03:00Z" w16du:dateUtc="2025-07-01T23:03:00Z"/>
                <w:rFonts w:ascii="Times New Roman" w:eastAsia="Times New Roman" w:hAnsi="Times New Roman" w:cs="Times New Roman"/>
                <w:color w:val="000000"/>
                <w:kern w:val="0"/>
                <w:sz w:val="22"/>
                <w:szCs w:val="22"/>
                <w14:ligatures w14:val="none"/>
              </w:rPr>
            </w:pPr>
            <w:ins w:id="314" w:author="Jujia Li" w:date="2025-07-01T18:03:00Z" w16du:dateUtc="2025-07-01T23:03:00Z">
              <w:r w:rsidRPr="00E765A0">
                <w:rPr>
                  <w:rFonts w:ascii="Times New Roman" w:hAnsi="Times New Roman" w:cs="Times New Roman"/>
                  <w:sz w:val="22"/>
                  <w:szCs w:val="22"/>
                </w:rPr>
                <w:t>27</w:t>
              </w:r>
            </w:ins>
          </w:p>
        </w:tc>
        <w:tc>
          <w:tcPr>
            <w:tcW w:w="397" w:type="pct"/>
            <w:shd w:val="clear" w:color="auto" w:fill="auto"/>
            <w:noWrap/>
            <w:hideMark/>
          </w:tcPr>
          <w:p w14:paraId="28ACFC52" w14:textId="77777777" w:rsidR="003E6383" w:rsidRPr="0023727B" w:rsidRDefault="003E6383" w:rsidP="008D3FA0">
            <w:pPr>
              <w:spacing w:after="0" w:line="240" w:lineRule="auto"/>
              <w:jc w:val="right"/>
              <w:rPr>
                <w:ins w:id="315" w:author="Jujia Li" w:date="2025-07-01T18:03:00Z" w16du:dateUtc="2025-07-01T23:03:00Z"/>
                <w:rFonts w:ascii="Times New Roman" w:eastAsia="Times New Roman" w:hAnsi="Times New Roman" w:cs="Times New Roman"/>
                <w:color w:val="000000"/>
                <w:kern w:val="0"/>
                <w:sz w:val="22"/>
                <w:szCs w:val="22"/>
                <w14:ligatures w14:val="none"/>
              </w:rPr>
            </w:pPr>
            <w:ins w:id="316" w:author="Jujia Li" w:date="2025-07-01T18:03:00Z" w16du:dateUtc="2025-07-01T23:03:00Z">
              <w:r w:rsidRPr="00E765A0">
                <w:rPr>
                  <w:rFonts w:ascii="Times New Roman" w:hAnsi="Times New Roman" w:cs="Times New Roman"/>
                  <w:sz w:val="22"/>
                  <w:szCs w:val="22"/>
                </w:rPr>
                <w:t>0.22</w:t>
              </w:r>
            </w:ins>
          </w:p>
        </w:tc>
        <w:tc>
          <w:tcPr>
            <w:tcW w:w="396" w:type="pct"/>
            <w:shd w:val="clear" w:color="auto" w:fill="auto"/>
            <w:noWrap/>
            <w:hideMark/>
          </w:tcPr>
          <w:p w14:paraId="0F58A4D7" w14:textId="77777777" w:rsidR="003E6383" w:rsidRPr="0023727B" w:rsidRDefault="003E6383" w:rsidP="008D3FA0">
            <w:pPr>
              <w:spacing w:after="0" w:line="240" w:lineRule="auto"/>
              <w:jc w:val="right"/>
              <w:rPr>
                <w:ins w:id="317" w:author="Jujia Li" w:date="2025-07-01T18:03:00Z" w16du:dateUtc="2025-07-01T23:03:00Z"/>
                <w:rFonts w:ascii="Times New Roman" w:eastAsia="Times New Roman" w:hAnsi="Times New Roman" w:cs="Times New Roman"/>
                <w:color w:val="000000"/>
                <w:kern w:val="0"/>
                <w:sz w:val="22"/>
                <w:szCs w:val="22"/>
                <w14:ligatures w14:val="none"/>
              </w:rPr>
            </w:pPr>
            <w:ins w:id="318" w:author="Jujia Li" w:date="2025-07-01T18:03:00Z" w16du:dateUtc="2025-07-01T23:03:00Z">
              <w:r w:rsidRPr="00E765A0">
                <w:rPr>
                  <w:rFonts w:ascii="Times New Roman" w:hAnsi="Times New Roman" w:cs="Times New Roman"/>
                  <w:sz w:val="22"/>
                  <w:szCs w:val="22"/>
                </w:rPr>
                <w:t>55</w:t>
              </w:r>
            </w:ins>
          </w:p>
        </w:tc>
        <w:tc>
          <w:tcPr>
            <w:tcW w:w="397" w:type="pct"/>
            <w:shd w:val="clear" w:color="auto" w:fill="auto"/>
            <w:noWrap/>
            <w:hideMark/>
          </w:tcPr>
          <w:p w14:paraId="56B897C8" w14:textId="77777777" w:rsidR="003E6383" w:rsidRPr="0023727B" w:rsidRDefault="003E6383" w:rsidP="008D3FA0">
            <w:pPr>
              <w:spacing w:after="0" w:line="240" w:lineRule="auto"/>
              <w:jc w:val="right"/>
              <w:rPr>
                <w:ins w:id="319" w:author="Jujia Li" w:date="2025-07-01T18:03:00Z" w16du:dateUtc="2025-07-01T23:03:00Z"/>
                <w:rFonts w:ascii="Times New Roman" w:eastAsia="Times New Roman" w:hAnsi="Times New Roman" w:cs="Times New Roman"/>
                <w:color w:val="000000"/>
                <w:kern w:val="0"/>
                <w:sz w:val="22"/>
                <w:szCs w:val="22"/>
                <w14:ligatures w14:val="none"/>
              </w:rPr>
            </w:pPr>
            <w:ins w:id="320" w:author="Jujia Li" w:date="2025-07-01T18:03:00Z" w16du:dateUtc="2025-07-01T23:03:00Z">
              <w:r w:rsidRPr="00E765A0">
                <w:rPr>
                  <w:rFonts w:ascii="Times New Roman" w:hAnsi="Times New Roman" w:cs="Times New Roman"/>
                  <w:sz w:val="22"/>
                  <w:szCs w:val="22"/>
                </w:rPr>
                <w:t>0.46</w:t>
              </w:r>
            </w:ins>
          </w:p>
        </w:tc>
        <w:tc>
          <w:tcPr>
            <w:tcW w:w="386" w:type="pct"/>
            <w:shd w:val="clear" w:color="auto" w:fill="auto"/>
            <w:noWrap/>
            <w:hideMark/>
          </w:tcPr>
          <w:p w14:paraId="02A3BF08" w14:textId="77777777" w:rsidR="003E6383" w:rsidRPr="0023727B" w:rsidRDefault="003E6383" w:rsidP="008D3FA0">
            <w:pPr>
              <w:spacing w:after="0" w:line="240" w:lineRule="auto"/>
              <w:jc w:val="right"/>
              <w:rPr>
                <w:ins w:id="321" w:author="Jujia Li" w:date="2025-07-01T18:03:00Z" w16du:dateUtc="2025-07-01T23:03:00Z"/>
                <w:rFonts w:ascii="Times New Roman" w:eastAsia="Times New Roman" w:hAnsi="Times New Roman" w:cs="Times New Roman"/>
                <w:color w:val="000000"/>
                <w:kern w:val="0"/>
                <w:sz w:val="22"/>
                <w:szCs w:val="22"/>
                <w14:ligatures w14:val="none"/>
              </w:rPr>
            </w:pPr>
            <w:ins w:id="322" w:author="Jujia Li" w:date="2025-07-01T18:03:00Z" w16du:dateUtc="2025-07-01T23:03:00Z">
              <w:r w:rsidRPr="00E765A0">
                <w:rPr>
                  <w:rFonts w:ascii="Times New Roman" w:hAnsi="Times New Roman" w:cs="Times New Roman"/>
                  <w:sz w:val="22"/>
                  <w:szCs w:val="22"/>
                </w:rPr>
                <w:t>146</w:t>
              </w:r>
            </w:ins>
          </w:p>
        </w:tc>
        <w:tc>
          <w:tcPr>
            <w:tcW w:w="478" w:type="pct"/>
            <w:shd w:val="clear" w:color="auto" w:fill="auto"/>
            <w:noWrap/>
            <w:hideMark/>
          </w:tcPr>
          <w:p w14:paraId="5EE4548B" w14:textId="77777777" w:rsidR="003E6383" w:rsidRPr="0023727B" w:rsidRDefault="003E6383" w:rsidP="008D3FA0">
            <w:pPr>
              <w:spacing w:after="0" w:line="240" w:lineRule="auto"/>
              <w:jc w:val="right"/>
              <w:rPr>
                <w:ins w:id="323" w:author="Jujia Li" w:date="2025-07-01T18:03:00Z" w16du:dateUtc="2025-07-01T23:03:00Z"/>
                <w:rFonts w:ascii="Times New Roman" w:eastAsia="Times New Roman" w:hAnsi="Times New Roman" w:cs="Times New Roman"/>
                <w:color w:val="000000"/>
                <w:kern w:val="0"/>
                <w:sz w:val="22"/>
                <w:szCs w:val="22"/>
                <w14:ligatures w14:val="none"/>
              </w:rPr>
            </w:pPr>
            <w:ins w:id="324" w:author="Jujia Li" w:date="2025-07-01T18:03:00Z" w16du:dateUtc="2025-07-01T23:03:00Z">
              <w:r w:rsidRPr="00E765A0">
                <w:rPr>
                  <w:rFonts w:ascii="Times New Roman" w:hAnsi="Times New Roman" w:cs="Times New Roman"/>
                  <w:sz w:val="22"/>
                  <w:szCs w:val="22"/>
                </w:rPr>
                <w:t>1.20</w:t>
              </w:r>
            </w:ins>
          </w:p>
        </w:tc>
      </w:tr>
      <w:tr w:rsidR="003E6383" w:rsidRPr="00E765A0" w14:paraId="17E7136F" w14:textId="77777777" w:rsidTr="008D3FA0">
        <w:trPr>
          <w:trHeight w:val="290"/>
          <w:ins w:id="325" w:author="Jujia Li" w:date="2025-07-01T18:03:00Z"/>
        </w:trPr>
        <w:tc>
          <w:tcPr>
            <w:tcW w:w="965" w:type="pct"/>
            <w:shd w:val="clear" w:color="auto" w:fill="auto"/>
            <w:noWrap/>
            <w:vAlign w:val="bottom"/>
            <w:hideMark/>
          </w:tcPr>
          <w:p w14:paraId="3A593D88" w14:textId="77777777" w:rsidR="003E6383" w:rsidRPr="0023727B" w:rsidRDefault="003E6383" w:rsidP="008D3FA0">
            <w:pPr>
              <w:spacing w:after="0" w:line="240" w:lineRule="auto"/>
              <w:rPr>
                <w:ins w:id="326" w:author="Jujia Li" w:date="2025-07-01T18:03:00Z" w16du:dateUtc="2025-07-01T23:03:00Z"/>
                <w:rFonts w:ascii="Times New Roman" w:eastAsia="Times New Roman" w:hAnsi="Times New Roman" w:cs="Times New Roman"/>
                <w:color w:val="000000"/>
                <w:kern w:val="0"/>
                <w:sz w:val="22"/>
                <w:szCs w:val="22"/>
                <w14:ligatures w14:val="none"/>
              </w:rPr>
            </w:pPr>
            <w:ins w:id="327" w:author="Jujia Li" w:date="2025-07-01T18:03:00Z" w16du:dateUtc="2025-07-01T23:03:00Z">
              <w:r w:rsidRPr="0023727B">
                <w:rPr>
                  <w:rFonts w:ascii="Times New Roman" w:eastAsia="Times New Roman" w:hAnsi="Times New Roman" w:cs="Times New Roman"/>
                  <w:color w:val="000000"/>
                  <w:kern w:val="0"/>
                  <w:sz w:val="22"/>
                  <w:szCs w:val="22"/>
                  <w14:ligatures w14:val="none"/>
                </w:rPr>
                <w:t>LIMESTONE</w:t>
              </w:r>
            </w:ins>
          </w:p>
        </w:tc>
        <w:tc>
          <w:tcPr>
            <w:tcW w:w="396" w:type="pct"/>
            <w:shd w:val="clear" w:color="auto" w:fill="auto"/>
            <w:noWrap/>
            <w:hideMark/>
          </w:tcPr>
          <w:p w14:paraId="0C9A611A" w14:textId="77777777" w:rsidR="003E6383" w:rsidRPr="0023727B" w:rsidRDefault="003E6383" w:rsidP="008D3FA0">
            <w:pPr>
              <w:spacing w:after="0" w:line="240" w:lineRule="auto"/>
              <w:jc w:val="right"/>
              <w:rPr>
                <w:ins w:id="328" w:author="Jujia Li" w:date="2025-07-01T18:03:00Z" w16du:dateUtc="2025-07-01T23:03:00Z"/>
                <w:rFonts w:ascii="Times New Roman" w:eastAsia="Times New Roman" w:hAnsi="Times New Roman" w:cs="Times New Roman"/>
                <w:color w:val="000000"/>
                <w:kern w:val="0"/>
                <w:sz w:val="22"/>
                <w:szCs w:val="22"/>
                <w14:ligatures w14:val="none"/>
              </w:rPr>
            </w:pPr>
            <w:ins w:id="329" w:author="Jujia Li" w:date="2025-07-01T18:03:00Z" w16du:dateUtc="2025-07-01T23:03:00Z">
              <w:r w:rsidRPr="00E765A0">
                <w:rPr>
                  <w:rFonts w:ascii="Times New Roman" w:hAnsi="Times New Roman" w:cs="Times New Roman"/>
                  <w:sz w:val="22"/>
                  <w:szCs w:val="22"/>
                </w:rPr>
                <w:t>57</w:t>
              </w:r>
            </w:ins>
          </w:p>
        </w:tc>
        <w:tc>
          <w:tcPr>
            <w:tcW w:w="396" w:type="pct"/>
            <w:shd w:val="clear" w:color="auto" w:fill="auto"/>
            <w:noWrap/>
            <w:hideMark/>
          </w:tcPr>
          <w:p w14:paraId="198BDBFE" w14:textId="77777777" w:rsidR="003E6383" w:rsidRPr="0023727B" w:rsidRDefault="003E6383" w:rsidP="008D3FA0">
            <w:pPr>
              <w:spacing w:after="0" w:line="240" w:lineRule="auto"/>
              <w:jc w:val="right"/>
              <w:rPr>
                <w:ins w:id="330" w:author="Jujia Li" w:date="2025-07-01T18:03:00Z" w16du:dateUtc="2025-07-01T23:03:00Z"/>
                <w:rFonts w:ascii="Times New Roman" w:eastAsia="Times New Roman" w:hAnsi="Times New Roman" w:cs="Times New Roman"/>
                <w:color w:val="000000"/>
                <w:kern w:val="0"/>
                <w:sz w:val="22"/>
                <w:szCs w:val="22"/>
                <w14:ligatures w14:val="none"/>
              </w:rPr>
            </w:pPr>
            <w:ins w:id="331" w:author="Jujia Li" w:date="2025-07-01T18:03:00Z" w16du:dateUtc="2025-07-01T23:03:00Z">
              <w:r w:rsidRPr="00E765A0">
                <w:rPr>
                  <w:rFonts w:ascii="Times New Roman" w:hAnsi="Times New Roman" w:cs="Times New Roman"/>
                  <w:sz w:val="22"/>
                  <w:szCs w:val="22"/>
                </w:rPr>
                <w:t>0.17</w:t>
              </w:r>
            </w:ins>
          </w:p>
        </w:tc>
        <w:tc>
          <w:tcPr>
            <w:tcW w:w="396" w:type="pct"/>
            <w:shd w:val="clear" w:color="auto" w:fill="auto"/>
            <w:noWrap/>
            <w:hideMark/>
          </w:tcPr>
          <w:p w14:paraId="258365EF" w14:textId="77777777" w:rsidR="003E6383" w:rsidRPr="0023727B" w:rsidRDefault="003E6383" w:rsidP="008D3FA0">
            <w:pPr>
              <w:spacing w:after="0" w:line="240" w:lineRule="auto"/>
              <w:jc w:val="right"/>
              <w:rPr>
                <w:ins w:id="332" w:author="Jujia Li" w:date="2025-07-01T18:03:00Z" w16du:dateUtc="2025-07-01T23:03:00Z"/>
                <w:rFonts w:ascii="Times New Roman" w:eastAsia="Times New Roman" w:hAnsi="Times New Roman" w:cs="Times New Roman"/>
                <w:color w:val="000000"/>
                <w:kern w:val="0"/>
                <w:sz w:val="22"/>
                <w:szCs w:val="22"/>
                <w14:ligatures w14:val="none"/>
              </w:rPr>
            </w:pPr>
            <w:ins w:id="333" w:author="Jujia Li" w:date="2025-07-01T18:03:00Z" w16du:dateUtc="2025-07-01T23:03:00Z">
              <w:r w:rsidRPr="00E765A0">
                <w:rPr>
                  <w:rFonts w:ascii="Times New Roman" w:hAnsi="Times New Roman" w:cs="Times New Roman"/>
                  <w:sz w:val="22"/>
                  <w:szCs w:val="22"/>
                </w:rPr>
                <w:t>62</w:t>
              </w:r>
            </w:ins>
          </w:p>
        </w:tc>
        <w:tc>
          <w:tcPr>
            <w:tcW w:w="397" w:type="pct"/>
            <w:shd w:val="clear" w:color="auto" w:fill="auto"/>
            <w:noWrap/>
            <w:hideMark/>
          </w:tcPr>
          <w:p w14:paraId="3CEA4051" w14:textId="77777777" w:rsidR="003E6383" w:rsidRPr="0023727B" w:rsidRDefault="003E6383" w:rsidP="008D3FA0">
            <w:pPr>
              <w:spacing w:after="0" w:line="240" w:lineRule="auto"/>
              <w:jc w:val="right"/>
              <w:rPr>
                <w:ins w:id="334" w:author="Jujia Li" w:date="2025-07-01T18:03:00Z" w16du:dateUtc="2025-07-01T23:03:00Z"/>
                <w:rFonts w:ascii="Times New Roman" w:eastAsia="Times New Roman" w:hAnsi="Times New Roman" w:cs="Times New Roman"/>
                <w:color w:val="000000"/>
                <w:kern w:val="0"/>
                <w:sz w:val="22"/>
                <w:szCs w:val="22"/>
                <w14:ligatures w14:val="none"/>
              </w:rPr>
            </w:pPr>
            <w:ins w:id="335" w:author="Jujia Li" w:date="2025-07-01T18:03:00Z" w16du:dateUtc="2025-07-01T23:03:00Z">
              <w:r w:rsidRPr="00E765A0">
                <w:rPr>
                  <w:rFonts w:ascii="Times New Roman" w:hAnsi="Times New Roman" w:cs="Times New Roman"/>
                  <w:sz w:val="22"/>
                  <w:szCs w:val="22"/>
                </w:rPr>
                <w:t>0.18</w:t>
              </w:r>
            </w:ins>
          </w:p>
        </w:tc>
        <w:tc>
          <w:tcPr>
            <w:tcW w:w="396" w:type="pct"/>
            <w:shd w:val="clear" w:color="auto" w:fill="auto"/>
            <w:noWrap/>
            <w:hideMark/>
          </w:tcPr>
          <w:p w14:paraId="01B229A3" w14:textId="77777777" w:rsidR="003E6383" w:rsidRPr="0023727B" w:rsidRDefault="003E6383" w:rsidP="008D3FA0">
            <w:pPr>
              <w:spacing w:after="0" w:line="240" w:lineRule="auto"/>
              <w:jc w:val="right"/>
              <w:rPr>
                <w:ins w:id="336" w:author="Jujia Li" w:date="2025-07-01T18:03:00Z" w16du:dateUtc="2025-07-01T23:03:00Z"/>
                <w:rFonts w:ascii="Times New Roman" w:eastAsia="Times New Roman" w:hAnsi="Times New Roman" w:cs="Times New Roman"/>
                <w:color w:val="000000"/>
                <w:kern w:val="0"/>
                <w:sz w:val="22"/>
                <w:szCs w:val="22"/>
                <w14:ligatures w14:val="none"/>
              </w:rPr>
            </w:pPr>
            <w:ins w:id="337" w:author="Jujia Li" w:date="2025-07-01T18:03:00Z" w16du:dateUtc="2025-07-01T23:03:00Z">
              <w:r w:rsidRPr="00E765A0">
                <w:rPr>
                  <w:rFonts w:ascii="Times New Roman" w:hAnsi="Times New Roman" w:cs="Times New Roman"/>
                  <w:sz w:val="22"/>
                  <w:szCs w:val="22"/>
                </w:rPr>
                <w:t>31</w:t>
              </w:r>
            </w:ins>
          </w:p>
        </w:tc>
        <w:tc>
          <w:tcPr>
            <w:tcW w:w="397" w:type="pct"/>
            <w:shd w:val="clear" w:color="auto" w:fill="auto"/>
            <w:noWrap/>
            <w:hideMark/>
          </w:tcPr>
          <w:p w14:paraId="2AF40D43" w14:textId="77777777" w:rsidR="003E6383" w:rsidRPr="0023727B" w:rsidRDefault="003E6383" w:rsidP="008D3FA0">
            <w:pPr>
              <w:spacing w:after="0" w:line="240" w:lineRule="auto"/>
              <w:jc w:val="right"/>
              <w:rPr>
                <w:ins w:id="338" w:author="Jujia Li" w:date="2025-07-01T18:03:00Z" w16du:dateUtc="2025-07-01T23:03:00Z"/>
                <w:rFonts w:ascii="Times New Roman" w:eastAsia="Times New Roman" w:hAnsi="Times New Roman" w:cs="Times New Roman"/>
                <w:color w:val="000000"/>
                <w:kern w:val="0"/>
                <w:sz w:val="22"/>
                <w:szCs w:val="22"/>
                <w14:ligatures w14:val="none"/>
              </w:rPr>
            </w:pPr>
            <w:ins w:id="339" w:author="Jujia Li" w:date="2025-07-01T18:03:00Z" w16du:dateUtc="2025-07-01T23:03:00Z">
              <w:r w:rsidRPr="00E765A0">
                <w:rPr>
                  <w:rFonts w:ascii="Times New Roman" w:hAnsi="Times New Roman" w:cs="Times New Roman"/>
                  <w:sz w:val="22"/>
                  <w:szCs w:val="22"/>
                </w:rPr>
                <w:t>0.09</w:t>
              </w:r>
            </w:ins>
          </w:p>
        </w:tc>
        <w:tc>
          <w:tcPr>
            <w:tcW w:w="396" w:type="pct"/>
            <w:shd w:val="clear" w:color="auto" w:fill="auto"/>
            <w:noWrap/>
            <w:hideMark/>
          </w:tcPr>
          <w:p w14:paraId="6FAD7BE9" w14:textId="77777777" w:rsidR="003E6383" w:rsidRPr="0023727B" w:rsidRDefault="003E6383" w:rsidP="008D3FA0">
            <w:pPr>
              <w:spacing w:after="0" w:line="240" w:lineRule="auto"/>
              <w:jc w:val="right"/>
              <w:rPr>
                <w:ins w:id="340" w:author="Jujia Li" w:date="2025-07-01T18:03:00Z" w16du:dateUtc="2025-07-01T23:03:00Z"/>
                <w:rFonts w:ascii="Times New Roman" w:eastAsia="Times New Roman" w:hAnsi="Times New Roman" w:cs="Times New Roman"/>
                <w:color w:val="000000"/>
                <w:kern w:val="0"/>
                <w:sz w:val="22"/>
                <w:szCs w:val="22"/>
                <w14:ligatures w14:val="none"/>
              </w:rPr>
            </w:pPr>
            <w:ins w:id="341" w:author="Jujia Li" w:date="2025-07-01T18:03:00Z" w16du:dateUtc="2025-07-01T23:03:00Z">
              <w:r w:rsidRPr="00E765A0">
                <w:rPr>
                  <w:rFonts w:ascii="Times New Roman" w:hAnsi="Times New Roman" w:cs="Times New Roman"/>
                  <w:sz w:val="22"/>
                  <w:szCs w:val="22"/>
                </w:rPr>
                <w:t>35</w:t>
              </w:r>
            </w:ins>
          </w:p>
        </w:tc>
        <w:tc>
          <w:tcPr>
            <w:tcW w:w="397" w:type="pct"/>
            <w:shd w:val="clear" w:color="auto" w:fill="auto"/>
            <w:noWrap/>
            <w:hideMark/>
          </w:tcPr>
          <w:p w14:paraId="6D778FCE" w14:textId="77777777" w:rsidR="003E6383" w:rsidRPr="0023727B" w:rsidRDefault="003E6383" w:rsidP="008D3FA0">
            <w:pPr>
              <w:spacing w:after="0" w:line="240" w:lineRule="auto"/>
              <w:jc w:val="right"/>
              <w:rPr>
                <w:ins w:id="342" w:author="Jujia Li" w:date="2025-07-01T18:03:00Z" w16du:dateUtc="2025-07-01T23:03:00Z"/>
                <w:rFonts w:ascii="Times New Roman" w:eastAsia="Times New Roman" w:hAnsi="Times New Roman" w:cs="Times New Roman"/>
                <w:color w:val="000000"/>
                <w:kern w:val="0"/>
                <w:sz w:val="22"/>
                <w:szCs w:val="22"/>
                <w14:ligatures w14:val="none"/>
              </w:rPr>
            </w:pPr>
            <w:ins w:id="343" w:author="Jujia Li" w:date="2025-07-01T18:03:00Z" w16du:dateUtc="2025-07-01T23:03:00Z">
              <w:r w:rsidRPr="00E765A0">
                <w:rPr>
                  <w:rFonts w:ascii="Times New Roman" w:hAnsi="Times New Roman" w:cs="Times New Roman"/>
                  <w:sz w:val="22"/>
                  <w:szCs w:val="22"/>
                </w:rPr>
                <w:t>0.10</w:t>
              </w:r>
            </w:ins>
          </w:p>
        </w:tc>
        <w:tc>
          <w:tcPr>
            <w:tcW w:w="386" w:type="pct"/>
            <w:shd w:val="clear" w:color="auto" w:fill="auto"/>
            <w:noWrap/>
            <w:hideMark/>
          </w:tcPr>
          <w:p w14:paraId="1ED4BCE9" w14:textId="77777777" w:rsidR="003E6383" w:rsidRPr="0023727B" w:rsidRDefault="003E6383" w:rsidP="008D3FA0">
            <w:pPr>
              <w:spacing w:after="0" w:line="240" w:lineRule="auto"/>
              <w:jc w:val="right"/>
              <w:rPr>
                <w:ins w:id="344" w:author="Jujia Li" w:date="2025-07-01T18:03:00Z" w16du:dateUtc="2025-07-01T23:03:00Z"/>
                <w:rFonts w:ascii="Times New Roman" w:eastAsia="Times New Roman" w:hAnsi="Times New Roman" w:cs="Times New Roman"/>
                <w:color w:val="000000"/>
                <w:kern w:val="0"/>
                <w:sz w:val="22"/>
                <w:szCs w:val="22"/>
                <w14:ligatures w14:val="none"/>
              </w:rPr>
            </w:pPr>
            <w:ins w:id="345" w:author="Jujia Li" w:date="2025-07-01T18:03:00Z" w16du:dateUtc="2025-07-01T23:03:00Z">
              <w:r w:rsidRPr="00E765A0">
                <w:rPr>
                  <w:rFonts w:ascii="Times New Roman" w:hAnsi="Times New Roman" w:cs="Times New Roman"/>
                  <w:sz w:val="22"/>
                  <w:szCs w:val="22"/>
                </w:rPr>
                <w:t>185</w:t>
              </w:r>
            </w:ins>
          </w:p>
        </w:tc>
        <w:tc>
          <w:tcPr>
            <w:tcW w:w="478" w:type="pct"/>
            <w:shd w:val="clear" w:color="auto" w:fill="auto"/>
            <w:noWrap/>
            <w:hideMark/>
          </w:tcPr>
          <w:p w14:paraId="625FFFD9" w14:textId="77777777" w:rsidR="003E6383" w:rsidRPr="0023727B" w:rsidRDefault="003E6383" w:rsidP="008D3FA0">
            <w:pPr>
              <w:spacing w:after="0" w:line="240" w:lineRule="auto"/>
              <w:jc w:val="right"/>
              <w:rPr>
                <w:ins w:id="346" w:author="Jujia Li" w:date="2025-07-01T18:03:00Z" w16du:dateUtc="2025-07-01T23:03:00Z"/>
                <w:rFonts w:ascii="Times New Roman" w:eastAsia="Times New Roman" w:hAnsi="Times New Roman" w:cs="Times New Roman"/>
                <w:color w:val="000000"/>
                <w:kern w:val="0"/>
                <w:sz w:val="22"/>
                <w:szCs w:val="22"/>
                <w14:ligatures w14:val="none"/>
              </w:rPr>
            </w:pPr>
            <w:ins w:id="347" w:author="Jujia Li" w:date="2025-07-01T18:03:00Z" w16du:dateUtc="2025-07-01T23:03:00Z">
              <w:r w:rsidRPr="00E765A0">
                <w:rPr>
                  <w:rFonts w:ascii="Times New Roman" w:hAnsi="Times New Roman" w:cs="Times New Roman"/>
                  <w:sz w:val="22"/>
                  <w:szCs w:val="22"/>
                </w:rPr>
                <w:t>0.54</w:t>
              </w:r>
            </w:ins>
          </w:p>
        </w:tc>
      </w:tr>
      <w:tr w:rsidR="003E6383" w:rsidRPr="00E765A0" w14:paraId="04FA7B8D" w14:textId="77777777" w:rsidTr="008D3FA0">
        <w:trPr>
          <w:trHeight w:val="290"/>
          <w:ins w:id="348" w:author="Jujia Li" w:date="2025-07-01T18:03:00Z"/>
        </w:trPr>
        <w:tc>
          <w:tcPr>
            <w:tcW w:w="965" w:type="pct"/>
            <w:shd w:val="clear" w:color="auto" w:fill="auto"/>
            <w:noWrap/>
            <w:vAlign w:val="bottom"/>
            <w:hideMark/>
          </w:tcPr>
          <w:p w14:paraId="16E13682" w14:textId="77777777" w:rsidR="003E6383" w:rsidRPr="0023727B" w:rsidRDefault="003E6383" w:rsidP="008D3FA0">
            <w:pPr>
              <w:spacing w:after="0" w:line="240" w:lineRule="auto"/>
              <w:rPr>
                <w:ins w:id="349" w:author="Jujia Li" w:date="2025-07-01T18:03:00Z" w16du:dateUtc="2025-07-01T23:03:00Z"/>
                <w:rFonts w:ascii="Times New Roman" w:eastAsia="Times New Roman" w:hAnsi="Times New Roman" w:cs="Times New Roman"/>
                <w:color w:val="000000"/>
                <w:kern w:val="0"/>
                <w:sz w:val="22"/>
                <w:szCs w:val="22"/>
                <w14:ligatures w14:val="none"/>
              </w:rPr>
            </w:pPr>
            <w:ins w:id="350" w:author="Jujia Li" w:date="2025-07-01T18:03:00Z" w16du:dateUtc="2025-07-01T23:03:00Z">
              <w:r w:rsidRPr="0023727B">
                <w:rPr>
                  <w:rFonts w:ascii="Times New Roman" w:eastAsia="Times New Roman" w:hAnsi="Times New Roman" w:cs="Times New Roman"/>
                  <w:color w:val="000000"/>
                  <w:kern w:val="0"/>
                  <w:sz w:val="22"/>
                  <w:szCs w:val="22"/>
                  <w14:ligatures w14:val="none"/>
                </w:rPr>
                <w:t>MADISON</w:t>
              </w:r>
            </w:ins>
          </w:p>
        </w:tc>
        <w:tc>
          <w:tcPr>
            <w:tcW w:w="396" w:type="pct"/>
            <w:shd w:val="clear" w:color="auto" w:fill="auto"/>
            <w:noWrap/>
            <w:hideMark/>
          </w:tcPr>
          <w:p w14:paraId="58F4E102" w14:textId="77777777" w:rsidR="003E6383" w:rsidRPr="0023727B" w:rsidRDefault="003E6383" w:rsidP="008D3FA0">
            <w:pPr>
              <w:spacing w:after="0" w:line="240" w:lineRule="auto"/>
              <w:jc w:val="right"/>
              <w:rPr>
                <w:ins w:id="351" w:author="Jujia Li" w:date="2025-07-01T18:03:00Z" w16du:dateUtc="2025-07-01T23:03:00Z"/>
                <w:rFonts w:ascii="Times New Roman" w:eastAsia="Times New Roman" w:hAnsi="Times New Roman" w:cs="Times New Roman"/>
                <w:color w:val="000000"/>
                <w:kern w:val="0"/>
                <w:sz w:val="22"/>
                <w:szCs w:val="22"/>
                <w14:ligatures w14:val="none"/>
              </w:rPr>
            </w:pPr>
            <w:ins w:id="352" w:author="Jujia Li" w:date="2025-07-01T18:03:00Z" w16du:dateUtc="2025-07-01T23:03:00Z">
              <w:r w:rsidRPr="00E765A0">
                <w:rPr>
                  <w:rFonts w:ascii="Times New Roman" w:hAnsi="Times New Roman" w:cs="Times New Roman"/>
                  <w:sz w:val="22"/>
                  <w:szCs w:val="22"/>
                </w:rPr>
                <w:t>302</w:t>
              </w:r>
            </w:ins>
          </w:p>
        </w:tc>
        <w:tc>
          <w:tcPr>
            <w:tcW w:w="396" w:type="pct"/>
            <w:shd w:val="clear" w:color="auto" w:fill="auto"/>
            <w:noWrap/>
            <w:hideMark/>
          </w:tcPr>
          <w:p w14:paraId="4568E404" w14:textId="77777777" w:rsidR="003E6383" w:rsidRPr="0023727B" w:rsidRDefault="003E6383" w:rsidP="008D3FA0">
            <w:pPr>
              <w:spacing w:after="0" w:line="240" w:lineRule="auto"/>
              <w:jc w:val="right"/>
              <w:rPr>
                <w:ins w:id="353" w:author="Jujia Li" w:date="2025-07-01T18:03:00Z" w16du:dateUtc="2025-07-01T23:03:00Z"/>
                <w:rFonts w:ascii="Times New Roman" w:eastAsia="Times New Roman" w:hAnsi="Times New Roman" w:cs="Times New Roman"/>
                <w:color w:val="000000"/>
                <w:kern w:val="0"/>
                <w:sz w:val="22"/>
                <w:szCs w:val="22"/>
                <w14:ligatures w14:val="none"/>
              </w:rPr>
            </w:pPr>
            <w:ins w:id="354" w:author="Jujia Li" w:date="2025-07-01T18:03:00Z" w16du:dateUtc="2025-07-01T23:03:00Z">
              <w:r w:rsidRPr="00E765A0">
                <w:rPr>
                  <w:rFonts w:ascii="Times New Roman" w:hAnsi="Times New Roman" w:cs="Times New Roman"/>
                  <w:sz w:val="22"/>
                  <w:szCs w:val="22"/>
                </w:rPr>
                <w:t>0.23</w:t>
              </w:r>
            </w:ins>
          </w:p>
        </w:tc>
        <w:tc>
          <w:tcPr>
            <w:tcW w:w="396" w:type="pct"/>
            <w:shd w:val="clear" w:color="auto" w:fill="auto"/>
            <w:noWrap/>
            <w:hideMark/>
          </w:tcPr>
          <w:p w14:paraId="64004292" w14:textId="77777777" w:rsidR="003E6383" w:rsidRPr="0023727B" w:rsidRDefault="003E6383" w:rsidP="008D3FA0">
            <w:pPr>
              <w:spacing w:after="0" w:line="240" w:lineRule="auto"/>
              <w:jc w:val="right"/>
              <w:rPr>
                <w:ins w:id="355" w:author="Jujia Li" w:date="2025-07-01T18:03:00Z" w16du:dateUtc="2025-07-01T23:03:00Z"/>
                <w:rFonts w:ascii="Times New Roman" w:eastAsia="Times New Roman" w:hAnsi="Times New Roman" w:cs="Times New Roman"/>
                <w:color w:val="000000"/>
                <w:kern w:val="0"/>
                <w:sz w:val="22"/>
                <w:szCs w:val="22"/>
                <w14:ligatures w14:val="none"/>
              </w:rPr>
            </w:pPr>
            <w:ins w:id="356" w:author="Jujia Li" w:date="2025-07-01T18:03:00Z" w16du:dateUtc="2025-07-01T23:03:00Z">
              <w:r w:rsidRPr="00E765A0">
                <w:rPr>
                  <w:rFonts w:ascii="Times New Roman" w:hAnsi="Times New Roman" w:cs="Times New Roman"/>
                  <w:sz w:val="22"/>
                  <w:szCs w:val="22"/>
                </w:rPr>
                <w:t>471</w:t>
              </w:r>
            </w:ins>
          </w:p>
        </w:tc>
        <w:tc>
          <w:tcPr>
            <w:tcW w:w="397" w:type="pct"/>
            <w:shd w:val="clear" w:color="auto" w:fill="auto"/>
            <w:noWrap/>
            <w:hideMark/>
          </w:tcPr>
          <w:p w14:paraId="7906C210" w14:textId="77777777" w:rsidR="003E6383" w:rsidRPr="0023727B" w:rsidRDefault="003E6383" w:rsidP="008D3FA0">
            <w:pPr>
              <w:spacing w:after="0" w:line="240" w:lineRule="auto"/>
              <w:jc w:val="right"/>
              <w:rPr>
                <w:ins w:id="357" w:author="Jujia Li" w:date="2025-07-01T18:03:00Z" w16du:dateUtc="2025-07-01T23:03:00Z"/>
                <w:rFonts w:ascii="Times New Roman" w:eastAsia="Times New Roman" w:hAnsi="Times New Roman" w:cs="Times New Roman"/>
                <w:color w:val="000000"/>
                <w:kern w:val="0"/>
                <w:sz w:val="22"/>
                <w:szCs w:val="22"/>
                <w14:ligatures w14:val="none"/>
              </w:rPr>
            </w:pPr>
            <w:ins w:id="358" w:author="Jujia Li" w:date="2025-07-01T18:03:00Z" w16du:dateUtc="2025-07-01T23:03:00Z">
              <w:r w:rsidRPr="00E765A0">
                <w:rPr>
                  <w:rFonts w:ascii="Times New Roman" w:hAnsi="Times New Roman" w:cs="Times New Roman"/>
                  <w:sz w:val="22"/>
                  <w:szCs w:val="22"/>
                </w:rPr>
                <w:t>0.36</w:t>
              </w:r>
            </w:ins>
          </w:p>
        </w:tc>
        <w:tc>
          <w:tcPr>
            <w:tcW w:w="396" w:type="pct"/>
            <w:shd w:val="clear" w:color="auto" w:fill="auto"/>
            <w:noWrap/>
            <w:hideMark/>
          </w:tcPr>
          <w:p w14:paraId="134FD6A7" w14:textId="77777777" w:rsidR="003E6383" w:rsidRPr="0023727B" w:rsidRDefault="003E6383" w:rsidP="008D3FA0">
            <w:pPr>
              <w:spacing w:after="0" w:line="240" w:lineRule="auto"/>
              <w:jc w:val="right"/>
              <w:rPr>
                <w:ins w:id="359" w:author="Jujia Li" w:date="2025-07-01T18:03:00Z" w16du:dateUtc="2025-07-01T23:03:00Z"/>
                <w:rFonts w:ascii="Times New Roman" w:eastAsia="Times New Roman" w:hAnsi="Times New Roman" w:cs="Times New Roman"/>
                <w:color w:val="000000"/>
                <w:kern w:val="0"/>
                <w:sz w:val="22"/>
                <w:szCs w:val="22"/>
                <w14:ligatures w14:val="none"/>
              </w:rPr>
            </w:pPr>
            <w:ins w:id="360" w:author="Jujia Li" w:date="2025-07-01T18:03:00Z" w16du:dateUtc="2025-07-01T23:03:00Z">
              <w:r w:rsidRPr="00E765A0">
                <w:rPr>
                  <w:rFonts w:ascii="Times New Roman" w:hAnsi="Times New Roman" w:cs="Times New Roman"/>
                  <w:sz w:val="22"/>
                  <w:szCs w:val="22"/>
                </w:rPr>
                <w:t>279</w:t>
              </w:r>
            </w:ins>
          </w:p>
        </w:tc>
        <w:tc>
          <w:tcPr>
            <w:tcW w:w="397" w:type="pct"/>
            <w:shd w:val="clear" w:color="auto" w:fill="auto"/>
            <w:noWrap/>
            <w:hideMark/>
          </w:tcPr>
          <w:p w14:paraId="78EA7B70" w14:textId="77777777" w:rsidR="003E6383" w:rsidRPr="0023727B" w:rsidRDefault="003E6383" w:rsidP="008D3FA0">
            <w:pPr>
              <w:spacing w:after="0" w:line="240" w:lineRule="auto"/>
              <w:jc w:val="right"/>
              <w:rPr>
                <w:ins w:id="361" w:author="Jujia Li" w:date="2025-07-01T18:03:00Z" w16du:dateUtc="2025-07-01T23:03:00Z"/>
                <w:rFonts w:ascii="Times New Roman" w:eastAsia="Times New Roman" w:hAnsi="Times New Roman" w:cs="Times New Roman"/>
                <w:color w:val="000000"/>
                <w:kern w:val="0"/>
                <w:sz w:val="22"/>
                <w:szCs w:val="22"/>
                <w14:ligatures w14:val="none"/>
              </w:rPr>
            </w:pPr>
            <w:ins w:id="362" w:author="Jujia Li" w:date="2025-07-01T18:03:00Z" w16du:dateUtc="2025-07-01T23:03:00Z">
              <w:r w:rsidRPr="00E765A0">
                <w:rPr>
                  <w:rFonts w:ascii="Times New Roman" w:hAnsi="Times New Roman" w:cs="Times New Roman"/>
                  <w:sz w:val="22"/>
                  <w:szCs w:val="22"/>
                </w:rPr>
                <w:t>0.21</w:t>
              </w:r>
            </w:ins>
          </w:p>
        </w:tc>
        <w:tc>
          <w:tcPr>
            <w:tcW w:w="396" w:type="pct"/>
            <w:shd w:val="clear" w:color="auto" w:fill="auto"/>
            <w:noWrap/>
            <w:hideMark/>
          </w:tcPr>
          <w:p w14:paraId="568E6F6C" w14:textId="77777777" w:rsidR="003E6383" w:rsidRPr="0023727B" w:rsidRDefault="003E6383" w:rsidP="008D3FA0">
            <w:pPr>
              <w:spacing w:after="0" w:line="240" w:lineRule="auto"/>
              <w:jc w:val="right"/>
              <w:rPr>
                <w:ins w:id="363" w:author="Jujia Li" w:date="2025-07-01T18:03:00Z" w16du:dateUtc="2025-07-01T23:03:00Z"/>
                <w:rFonts w:ascii="Times New Roman" w:eastAsia="Times New Roman" w:hAnsi="Times New Roman" w:cs="Times New Roman"/>
                <w:color w:val="000000"/>
                <w:kern w:val="0"/>
                <w:sz w:val="22"/>
                <w:szCs w:val="22"/>
                <w14:ligatures w14:val="none"/>
              </w:rPr>
            </w:pPr>
            <w:ins w:id="364" w:author="Jujia Li" w:date="2025-07-01T18:03:00Z" w16du:dateUtc="2025-07-01T23:03:00Z">
              <w:r w:rsidRPr="00E765A0">
                <w:rPr>
                  <w:rFonts w:ascii="Times New Roman" w:hAnsi="Times New Roman" w:cs="Times New Roman"/>
                  <w:sz w:val="22"/>
                  <w:szCs w:val="22"/>
                </w:rPr>
                <w:t>118</w:t>
              </w:r>
            </w:ins>
          </w:p>
        </w:tc>
        <w:tc>
          <w:tcPr>
            <w:tcW w:w="397" w:type="pct"/>
            <w:shd w:val="clear" w:color="auto" w:fill="auto"/>
            <w:noWrap/>
            <w:hideMark/>
          </w:tcPr>
          <w:p w14:paraId="31556644" w14:textId="77777777" w:rsidR="003E6383" w:rsidRPr="0023727B" w:rsidRDefault="003E6383" w:rsidP="008D3FA0">
            <w:pPr>
              <w:spacing w:after="0" w:line="240" w:lineRule="auto"/>
              <w:jc w:val="right"/>
              <w:rPr>
                <w:ins w:id="365" w:author="Jujia Li" w:date="2025-07-01T18:03:00Z" w16du:dateUtc="2025-07-01T23:03:00Z"/>
                <w:rFonts w:ascii="Times New Roman" w:eastAsia="Times New Roman" w:hAnsi="Times New Roman" w:cs="Times New Roman"/>
                <w:color w:val="000000"/>
                <w:kern w:val="0"/>
                <w:sz w:val="22"/>
                <w:szCs w:val="22"/>
                <w14:ligatures w14:val="none"/>
              </w:rPr>
            </w:pPr>
            <w:ins w:id="366" w:author="Jujia Li" w:date="2025-07-01T18:03:00Z" w16du:dateUtc="2025-07-01T23:03:00Z">
              <w:r w:rsidRPr="00E765A0">
                <w:rPr>
                  <w:rFonts w:ascii="Times New Roman" w:hAnsi="Times New Roman" w:cs="Times New Roman"/>
                  <w:sz w:val="22"/>
                  <w:szCs w:val="22"/>
                </w:rPr>
                <w:t>0.09</w:t>
              </w:r>
            </w:ins>
          </w:p>
        </w:tc>
        <w:tc>
          <w:tcPr>
            <w:tcW w:w="386" w:type="pct"/>
            <w:shd w:val="clear" w:color="auto" w:fill="auto"/>
            <w:noWrap/>
            <w:hideMark/>
          </w:tcPr>
          <w:p w14:paraId="344104FD" w14:textId="77777777" w:rsidR="003E6383" w:rsidRPr="0023727B" w:rsidRDefault="003E6383" w:rsidP="008D3FA0">
            <w:pPr>
              <w:spacing w:after="0" w:line="240" w:lineRule="auto"/>
              <w:jc w:val="right"/>
              <w:rPr>
                <w:ins w:id="367" w:author="Jujia Li" w:date="2025-07-01T18:03:00Z" w16du:dateUtc="2025-07-01T23:03:00Z"/>
                <w:rFonts w:ascii="Times New Roman" w:eastAsia="Times New Roman" w:hAnsi="Times New Roman" w:cs="Times New Roman"/>
                <w:color w:val="000000"/>
                <w:kern w:val="0"/>
                <w:sz w:val="22"/>
                <w:szCs w:val="22"/>
                <w14:ligatures w14:val="none"/>
              </w:rPr>
            </w:pPr>
            <w:ins w:id="368" w:author="Jujia Li" w:date="2025-07-01T18:03:00Z" w16du:dateUtc="2025-07-01T23:03:00Z">
              <w:r w:rsidRPr="00E765A0">
                <w:rPr>
                  <w:rFonts w:ascii="Times New Roman" w:hAnsi="Times New Roman" w:cs="Times New Roman"/>
                  <w:sz w:val="22"/>
                  <w:szCs w:val="22"/>
                </w:rPr>
                <w:t>1170</w:t>
              </w:r>
            </w:ins>
          </w:p>
        </w:tc>
        <w:tc>
          <w:tcPr>
            <w:tcW w:w="478" w:type="pct"/>
            <w:shd w:val="clear" w:color="auto" w:fill="auto"/>
            <w:noWrap/>
            <w:hideMark/>
          </w:tcPr>
          <w:p w14:paraId="3D691FEC" w14:textId="77777777" w:rsidR="003E6383" w:rsidRPr="0023727B" w:rsidRDefault="003E6383" w:rsidP="008D3FA0">
            <w:pPr>
              <w:spacing w:after="0" w:line="240" w:lineRule="auto"/>
              <w:jc w:val="right"/>
              <w:rPr>
                <w:ins w:id="369" w:author="Jujia Li" w:date="2025-07-01T18:03:00Z" w16du:dateUtc="2025-07-01T23:03:00Z"/>
                <w:rFonts w:ascii="Times New Roman" w:eastAsia="Times New Roman" w:hAnsi="Times New Roman" w:cs="Times New Roman"/>
                <w:color w:val="000000"/>
                <w:kern w:val="0"/>
                <w:sz w:val="22"/>
                <w:szCs w:val="22"/>
                <w14:ligatures w14:val="none"/>
              </w:rPr>
            </w:pPr>
            <w:ins w:id="370" w:author="Jujia Li" w:date="2025-07-01T18:03:00Z" w16du:dateUtc="2025-07-01T23:03:00Z">
              <w:r w:rsidRPr="00E765A0">
                <w:rPr>
                  <w:rFonts w:ascii="Times New Roman" w:hAnsi="Times New Roman" w:cs="Times New Roman"/>
                  <w:sz w:val="22"/>
                  <w:szCs w:val="22"/>
                </w:rPr>
                <w:t>0.89</w:t>
              </w:r>
            </w:ins>
          </w:p>
        </w:tc>
      </w:tr>
      <w:tr w:rsidR="003E6383" w:rsidRPr="00E765A0" w14:paraId="23801956" w14:textId="77777777" w:rsidTr="008D3FA0">
        <w:trPr>
          <w:trHeight w:val="290"/>
          <w:ins w:id="371" w:author="Jujia Li" w:date="2025-07-01T18:03:00Z"/>
        </w:trPr>
        <w:tc>
          <w:tcPr>
            <w:tcW w:w="965" w:type="pct"/>
            <w:shd w:val="clear" w:color="auto" w:fill="auto"/>
            <w:noWrap/>
            <w:vAlign w:val="bottom"/>
            <w:hideMark/>
          </w:tcPr>
          <w:p w14:paraId="18628965" w14:textId="77777777" w:rsidR="003E6383" w:rsidRPr="0023727B" w:rsidRDefault="003E6383" w:rsidP="008D3FA0">
            <w:pPr>
              <w:spacing w:after="0" w:line="240" w:lineRule="auto"/>
              <w:rPr>
                <w:ins w:id="372" w:author="Jujia Li" w:date="2025-07-01T18:03:00Z" w16du:dateUtc="2025-07-01T23:03:00Z"/>
                <w:rFonts w:ascii="Times New Roman" w:eastAsia="Times New Roman" w:hAnsi="Times New Roman" w:cs="Times New Roman"/>
                <w:color w:val="000000"/>
                <w:kern w:val="0"/>
                <w:sz w:val="22"/>
                <w:szCs w:val="22"/>
                <w14:ligatures w14:val="none"/>
              </w:rPr>
            </w:pPr>
            <w:ins w:id="373" w:author="Jujia Li" w:date="2025-07-01T18:03:00Z" w16du:dateUtc="2025-07-01T23:03:00Z">
              <w:r w:rsidRPr="0023727B">
                <w:rPr>
                  <w:rFonts w:ascii="Times New Roman" w:eastAsia="Times New Roman" w:hAnsi="Times New Roman" w:cs="Times New Roman"/>
                  <w:color w:val="000000"/>
                  <w:kern w:val="0"/>
                  <w:sz w:val="22"/>
                  <w:szCs w:val="22"/>
                  <w14:ligatures w14:val="none"/>
                </w:rPr>
                <w:t>MARION</w:t>
              </w:r>
            </w:ins>
          </w:p>
        </w:tc>
        <w:tc>
          <w:tcPr>
            <w:tcW w:w="396" w:type="pct"/>
            <w:shd w:val="clear" w:color="auto" w:fill="auto"/>
            <w:noWrap/>
            <w:hideMark/>
          </w:tcPr>
          <w:p w14:paraId="173DB1E0" w14:textId="77777777" w:rsidR="003E6383" w:rsidRPr="0023727B" w:rsidRDefault="003E6383" w:rsidP="008D3FA0">
            <w:pPr>
              <w:spacing w:after="0" w:line="240" w:lineRule="auto"/>
              <w:jc w:val="right"/>
              <w:rPr>
                <w:ins w:id="374" w:author="Jujia Li" w:date="2025-07-01T18:03:00Z" w16du:dateUtc="2025-07-01T23:03:00Z"/>
                <w:rFonts w:ascii="Times New Roman" w:eastAsia="Times New Roman" w:hAnsi="Times New Roman" w:cs="Times New Roman"/>
                <w:color w:val="000000"/>
                <w:kern w:val="0"/>
                <w:sz w:val="22"/>
                <w:szCs w:val="22"/>
                <w14:ligatures w14:val="none"/>
              </w:rPr>
            </w:pPr>
            <w:ins w:id="375" w:author="Jujia Li" w:date="2025-07-01T18:03:00Z" w16du:dateUtc="2025-07-01T23:03:00Z">
              <w:r w:rsidRPr="00E765A0">
                <w:rPr>
                  <w:rFonts w:ascii="Times New Roman" w:hAnsi="Times New Roman" w:cs="Times New Roman"/>
                  <w:sz w:val="22"/>
                  <w:szCs w:val="22"/>
                </w:rPr>
                <w:t>17</w:t>
              </w:r>
            </w:ins>
          </w:p>
        </w:tc>
        <w:tc>
          <w:tcPr>
            <w:tcW w:w="396" w:type="pct"/>
            <w:shd w:val="clear" w:color="auto" w:fill="auto"/>
            <w:noWrap/>
            <w:hideMark/>
          </w:tcPr>
          <w:p w14:paraId="34DD8B1C" w14:textId="77777777" w:rsidR="003E6383" w:rsidRPr="0023727B" w:rsidRDefault="003E6383" w:rsidP="008D3FA0">
            <w:pPr>
              <w:spacing w:after="0" w:line="240" w:lineRule="auto"/>
              <w:jc w:val="right"/>
              <w:rPr>
                <w:ins w:id="376" w:author="Jujia Li" w:date="2025-07-01T18:03:00Z" w16du:dateUtc="2025-07-01T23:03:00Z"/>
                <w:rFonts w:ascii="Times New Roman" w:eastAsia="Times New Roman" w:hAnsi="Times New Roman" w:cs="Times New Roman"/>
                <w:color w:val="000000"/>
                <w:kern w:val="0"/>
                <w:sz w:val="22"/>
                <w:szCs w:val="22"/>
                <w14:ligatures w14:val="none"/>
              </w:rPr>
            </w:pPr>
            <w:ins w:id="377" w:author="Jujia Li" w:date="2025-07-01T18:03:00Z" w16du:dateUtc="2025-07-01T23:03:00Z">
              <w:r w:rsidRPr="00E765A0">
                <w:rPr>
                  <w:rFonts w:ascii="Times New Roman" w:hAnsi="Times New Roman" w:cs="Times New Roman"/>
                  <w:sz w:val="22"/>
                  <w:szCs w:val="22"/>
                </w:rPr>
                <w:t>0.16</w:t>
              </w:r>
            </w:ins>
          </w:p>
        </w:tc>
        <w:tc>
          <w:tcPr>
            <w:tcW w:w="396" w:type="pct"/>
            <w:shd w:val="clear" w:color="auto" w:fill="auto"/>
            <w:noWrap/>
            <w:hideMark/>
          </w:tcPr>
          <w:p w14:paraId="322E7582" w14:textId="77777777" w:rsidR="003E6383" w:rsidRPr="0023727B" w:rsidRDefault="003E6383" w:rsidP="008D3FA0">
            <w:pPr>
              <w:spacing w:after="0" w:line="240" w:lineRule="auto"/>
              <w:jc w:val="right"/>
              <w:rPr>
                <w:ins w:id="378" w:author="Jujia Li" w:date="2025-07-01T18:03:00Z" w16du:dateUtc="2025-07-01T23:03:00Z"/>
                <w:rFonts w:ascii="Times New Roman" w:eastAsia="Times New Roman" w:hAnsi="Times New Roman" w:cs="Times New Roman"/>
                <w:color w:val="000000"/>
                <w:kern w:val="0"/>
                <w:sz w:val="22"/>
                <w:szCs w:val="22"/>
                <w14:ligatures w14:val="none"/>
              </w:rPr>
            </w:pPr>
            <w:ins w:id="379" w:author="Jujia Li" w:date="2025-07-01T18:03:00Z" w16du:dateUtc="2025-07-01T23:03:00Z">
              <w:r w:rsidRPr="00E765A0">
                <w:rPr>
                  <w:rFonts w:ascii="Times New Roman" w:hAnsi="Times New Roman" w:cs="Times New Roman"/>
                  <w:sz w:val="22"/>
                  <w:szCs w:val="22"/>
                </w:rPr>
                <w:t>23</w:t>
              </w:r>
            </w:ins>
          </w:p>
        </w:tc>
        <w:tc>
          <w:tcPr>
            <w:tcW w:w="397" w:type="pct"/>
            <w:shd w:val="clear" w:color="auto" w:fill="auto"/>
            <w:noWrap/>
            <w:hideMark/>
          </w:tcPr>
          <w:p w14:paraId="3B5EC8E1" w14:textId="77777777" w:rsidR="003E6383" w:rsidRPr="0023727B" w:rsidRDefault="003E6383" w:rsidP="008D3FA0">
            <w:pPr>
              <w:spacing w:after="0" w:line="240" w:lineRule="auto"/>
              <w:jc w:val="right"/>
              <w:rPr>
                <w:ins w:id="380" w:author="Jujia Li" w:date="2025-07-01T18:03:00Z" w16du:dateUtc="2025-07-01T23:03:00Z"/>
                <w:rFonts w:ascii="Times New Roman" w:eastAsia="Times New Roman" w:hAnsi="Times New Roman" w:cs="Times New Roman"/>
                <w:color w:val="000000"/>
                <w:kern w:val="0"/>
                <w:sz w:val="22"/>
                <w:szCs w:val="22"/>
                <w14:ligatures w14:val="none"/>
              </w:rPr>
            </w:pPr>
            <w:ins w:id="381" w:author="Jujia Li" w:date="2025-07-01T18:03:00Z" w16du:dateUtc="2025-07-01T23:03:00Z">
              <w:r w:rsidRPr="00E765A0">
                <w:rPr>
                  <w:rFonts w:ascii="Times New Roman" w:hAnsi="Times New Roman" w:cs="Times New Roman"/>
                  <w:sz w:val="22"/>
                  <w:szCs w:val="22"/>
                </w:rPr>
                <w:t>0.21</w:t>
              </w:r>
            </w:ins>
          </w:p>
        </w:tc>
        <w:tc>
          <w:tcPr>
            <w:tcW w:w="396" w:type="pct"/>
            <w:shd w:val="clear" w:color="auto" w:fill="auto"/>
            <w:noWrap/>
            <w:hideMark/>
          </w:tcPr>
          <w:p w14:paraId="3E4D329C" w14:textId="77777777" w:rsidR="003E6383" w:rsidRPr="0023727B" w:rsidRDefault="003E6383" w:rsidP="008D3FA0">
            <w:pPr>
              <w:spacing w:after="0" w:line="240" w:lineRule="auto"/>
              <w:jc w:val="right"/>
              <w:rPr>
                <w:ins w:id="382" w:author="Jujia Li" w:date="2025-07-01T18:03:00Z" w16du:dateUtc="2025-07-01T23:03:00Z"/>
                <w:rFonts w:ascii="Times New Roman" w:eastAsia="Times New Roman" w:hAnsi="Times New Roman" w:cs="Times New Roman"/>
                <w:color w:val="000000"/>
                <w:kern w:val="0"/>
                <w:sz w:val="22"/>
                <w:szCs w:val="22"/>
                <w14:ligatures w14:val="none"/>
              </w:rPr>
            </w:pPr>
            <w:ins w:id="383" w:author="Jujia Li" w:date="2025-07-01T18:03:00Z" w16du:dateUtc="2025-07-01T23:03:00Z">
              <w:r w:rsidRPr="00E765A0">
                <w:rPr>
                  <w:rFonts w:ascii="Times New Roman" w:hAnsi="Times New Roman" w:cs="Times New Roman"/>
                  <w:sz w:val="22"/>
                  <w:szCs w:val="22"/>
                </w:rPr>
                <w:t>28</w:t>
              </w:r>
            </w:ins>
          </w:p>
        </w:tc>
        <w:tc>
          <w:tcPr>
            <w:tcW w:w="397" w:type="pct"/>
            <w:shd w:val="clear" w:color="auto" w:fill="auto"/>
            <w:noWrap/>
            <w:hideMark/>
          </w:tcPr>
          <w:p w14:paraId="329B6077" w14:textId="77777777" w:rsidR="003E6383" w:rsidRPr="0023727B" w:rsidRDefault="003E6383" w:rsidP="008D3FA0">
            <w:pPr>
              <w:spacing w:after="0" w:line="240" w:lineRule="auto"/>
              <w:jc w:val="right"/>
              <w:rPr>
                <w:ins w:id="384" w:author="Jujia Li" w:date="2025-07-01T18:03:00Z" w16du:dateUtc="2025-07-01T23:03:00Z"/>
                <w:rFonts w:ascii="Times New Roman" w:eastAsia="Times New Roman" w:hAnsi="Times New Roman" w:cs="Times New Roman"/>
                <w:color w:val="000000"/>
                <w:kern w:val="0"/>
                <w:sz w:val="22"/>
                <w:szCs w:val="22"/>
                <w14:ligatures w14:val="none"/>
              </w:rPr>
            </w:pPr>
            <w:ins w:id="385" w:author="Jujia Li" w:date="2025-07-01T18:03:00Z" w16du:dateUtc="2025-07-01T23:03:00Z">
              <w:r w:rsidRPr="00E765A0">
                <w:rPr>
                  <w:rFonts w:ascii="Times New Roman" w:hAnsi="Times New Roman" w:cs="Times New Roman"/>
                  <w:sz w:val="22"/>
                  <w:szCs w:val="22"/>
                </w:rPr>
                <w:t>0.26</w:t>
              </w:r>
            </w:ins>
          </w:p>
        </w:tc>
        <w:tc>
          <w:tcPr>
            <w:tcW w:w="396" w:type="pct"/>
            <w:shd w:val="clear" w:color="auto" w:fill="auto"/>
            <w:noWrap/>
            <w:hideMark/>
          </w:tcPr>
          <w:p w14:paraId="0DD08E40" w14:textId="77777777" w:rsidR="003E6383" w:rsidRPr="0023727B" w:rsidRDefault="003E6383" w:rsidP="008D3FA0">
            <w:pPr>
              <w:spacing w:after="0" w:line="240" w:lineRule="auto"/>
              <w:jc w:val="right"/>
              <w:rPr>
                <w:ins w:id="386" w:author="Jujia Li" w:date="2025-07-01T18:03:00Z" w16du:dateUtc="2025-07-01T23:03:00Z"/>
                <w:rFonts w:ascii="Times New Roman" w:eastAsia="Times New Roman" w:hAnsi="Times New Roman" w:cs="Times New Roman"/>
                <w:color w:val="000000"/>
                <w:kern w:val="0"/>
                <w:sz w:val="22"/>
                <w:szCs w:val="22"/>
                <w14:ligatures w14:val="none"/>
              </w:rPr>
            </w:pPr>
            <w:ins w:id="387" w:author="Jujia Li" w:date="2025-07-01T18:03:00Z" w16du:dateUtc="2025-07-01T23:03:00Z">
              <w:r w:rsidRPr="00E765A0">
                <w:rPr>
                  <w:rFonts w:ascii="Times New Roman" w:hAnsi="Times New Roman" w:cs="Times New Roman"/>
                  <w:sz w:val="22"/>
                  <w:szCs w:val="22"/>
                </w:rPr>
                <w:t>32</w:t>
              </w:r>
            </w:ins>
          </w:p>
        </w:tc>
        <w:tc>
          <w:tcPr>
            <w:tcW w:w="397" w:type="pct"/>
            <w:shd w:val="clear" w:color="auto" w:fill="auto"/>
            <w:noWrap/>
            <w:hideMark/>
          </w:tcPr>
          <w:p w14:paraId="14EDD8A3" w14:textId="77777777" w:rsidR="003E6383" w:rsidRPr="0023727B" w:rsidRDefault="003E6383" w:rsidP="008D3FA0">
            <w:pPr>
              <w:spacing w:after="0" w:line="240" w:lineRule="auto"/>
              <w:jc w:val="right"/>
              <w:rPr>
                <w:ins w:id="388" w:author="Jujia Li" w:date="2025-07-01T18:03:00Z" w16du:dateUtc="2025-07-01T23:03:00Z"/>
                <w:rFonts w:ascii="Times New Roman" w:eastAsia="Times New Roman" w:hAnsi="Times New Roman" w:cs="Times New Roman"/>
                <w:color w:val="000000"/>
                <w:kern w:val="0"/>
                <w:sz w:val="22"/>
                <w:szCs w:val="22"/>
                <w14:ligatures w14:val="none"/>
              </w:rPr>
            </w:pPr>
            <w:ins w:id="389" w:author="Jujia Li" w:date="2025-07-01T18:03:00Z" w16du:dateUtc="2025-07-01T23:03:00Z">
              <w:r w:rsidRPr="00E765A0">
                <w:rPr>
                  <w:rFonts w:ascii="Times New Roman" w:hAnsi="Times New Roman" w:cs="Times New Roman"/>
                  <w:sz w:val="22"/>
                  <w:szCs w:val="22"/>
                </w:rPr>
                <w:t>0.30</w:t>
              </w:r>
            </w:ins>
          </w:p>
        </w:tc>
        <w:tc>
          <w:tcPr>
            <w:tcW w:w="386" w:type="pct"/>
            <w:shd w:val="clear" w:color="auto" w:fill="auto"/>
            <w:noWrap/>
            <w:hideMark/>
          </w:tcPr>
          <w:p w14:paraId="039C9F37" w14:textId="77777777" w:rsidR="003E6383" w:rsidRPr="0023727B" w:rsidRDefault="003E6383" w:rsidP="008D3FA0">
            <w:pPr>
              <w:spacing w:after="0" w:line="240" w:lineRule="auto"/>
              <w:jc w:val="right"/>
              <w:rPr>
                <w:ins w:id="390" w:author="Jujia Li" w:date="2025-07-01T18:03:00Z" w16du:dateUtc="2025-07-01T23:03:00Z"/>
                <w:rFonts w:ascii="Times New Roman" w:eastAsia="Times New Roman" w:hAnsi="Times New Roman" w:cs="Times New Roman"/>
                <w:color w:val="000000"/>
                <w:kern w:val="0"/>
                <w:sz w:val="22"/>
                <w:szCs w:val="22"/>
                <w14:ligatures w14:val="none"/>
              </w:rPr>
            </w:pPr>
            <w:ins w:id="391" w:author="Jujia Li" w:date="2025-07-01T18:03:00Z" w16du:dateUtc="2025-07-01T23:03:00Z">
              <w:r w:rsidRPr="00E765A0">
                <w:rPr>
                  <w:rFonts w:ascii="Times New Roman" w:hAnsi="Times New Roman" w:cs="Times New Roman"/>
                  <w:sz w:val="22"/>
                  <w:szCs w:val="22"/>
                </w:rPr>
                <w:t>100</w:t>
              </w:r>
            </w:ins>
          </w:p>
        </w:tc>
        <w:tc>
          <w:tcPr>
            <w:tcW w:w="478" w:type="pct"/>
            <w:shd w:val="clear" w:color="auto" w:fill="auto"/>
            <w:noWrap/>
            <w:hideMark/>
          </w:tcPr>
          <w:p w14:paraId="2A94A4B9" w14:textId="77777777" w:rsidR="003E6383" w:rsidRPr="0023727B" w:rsidRDefault="003E6383" w:rsidP="008D3FA0">
            <w:pPr>
              <w:spacing w:after="0" w:line="240" w:lineRule="auto"/>
              <w:jc w:val="right"/>
              <w:rPr>
                <w:ins w:id="392" w:author="Jujia Li" w:date="2025-07-01T18:03:00Z" w16du:dateUtc="2025-07-01T23:03:00Z"/>
                <w:rFonts w:ascii="Times New Roman" w:eastAsia="Times New Roman" w:hAnsi="Times New Roman" w:cs="Times New Roman"/>
                <w:color w:val="000000"/>
                <w:kern w:val="0"/>
                <w:sz w:val="22"/>
                <w:szCs w:val="22"/>
                <w14:ligatures w14:val="none"/>
              </w:rPr>
            </w:pPr>
            <w:ins w:id="393" w:author="Jujia Li" w:date="2025-07-01T18:03:00Z" w16du:dateUtc="2025-07-01T23:03:00Z">
              <w:r w:rsidRPr="00E765A0">
                <w:rPr>
                  <w:rFonts w:ascii="Times New Roman" w:hAnsi="Times New Roman" w:cs="Times New Roman"/>
                  <w:sz w:val="22"/>
                  <w:szCs w:val="22"/>
                </w:rPr>
                <w:t>0.93</w:t>
              </w:r>
            </w:ins>
          </w:p>
        </w:tc>
      </w:tr>
      <w:tr w:rsidR="003E6383" w:rsidRPr="00E765A0" w14:paraId="6DAA7DEE" w14:textId="77777777" w:rsidTr="008D3FA0">
        <w:trPr>
          <w:trHeight w:val="290"/>
          <w:ins w:id="394" w:author="Jujia Li" w:date="2025-07-01T18:03:00Z"/>
        </w:trPr>
        <w:tc>
          <w:tcPr>
            <w:tcW w:w="965" w:type="pct"/>
            <w:shd w:val="clear" w:color="auto" w:fill="auto"/>
            <w:noWrap/>
            <w:vAlign w:val="bottom"/>
            <w:hideMark/>
          </w:tcPr>
          <w:p w14:paraId="0458C0B4" w14:textId="77777777" w:rsidR="003E6383" w:rsidRPr="0023727B" w:rsidRDefault="003E6383" w:rsidP="008D3FA0">
            <w:pPr>
              <w:spacing w:after="0" w:line="240" w:lineRule="auto"/>
              <w:rPr>
                <w:ins w:id="395" w:author="Jujia Li" w:date="2025-07-01T18:03:00Z" w16du:dateUtc="2025-07-01T23:03:00Z"/>
                <w:rFonts w:ascii="Times New Roman" w:eastAsia="Times New Roman" w:hAnsi="Times New Roman" w:cs="Times New Roman"/>
                <w:color w:val="000000"/>
                <w:kern w:val="0"/>
                <w:sz w:val="22"/>
                <w:szCs w:val="22"/>
                <w14:ligatures w14:val="none"/>
              </w:rPr>
            </w:pPr>
            <w:ins w:id="396" w:author="Jujia Li" w:date="2025-07-01T18:03:00Z" w16du:dateUtc="2025-07-01T23:03:00Z">
              <w:r w:rsidRPr="0023727B">
                <w:rPr>
                  <w:rFonts w:ascii="Times New Roman" w:eastAsia="Times New Roman" w:hAnsi="Times New Roman" w:cs="Times New Roman"/>
                  <w:color w:val="000000"/>
                  <w:kern w:val="0"/>
                  <w:sz w:val="22"/>
                  <w:szCs w:val="22"/>
                  <w14:ligatures w14:val="none"/>
                </w:rPr>
                <w:t>MARSHALL</w:t>
              </w:r>
            </w:ins>
          </w:p>
        </w:tc>
        <w:tc>
          <w:tcPr>
            <w:tcW w:w="396" w:type="pct"/>
            <w:shd w:val="clear" w:color="auto" w:fill="auto"/>
            <w:noWrap/>
            <w:hideMark/>
          </w:tcPr>
          <w:p w14:paraId="5BE55F4E" w14:textId="77777777" w:rsidR="003E6383" w:rsidRPr="0023727B" w:rsidRDefault="003E6383" w:rsidP="008D3FA0">
            <w:pPr>
              <w:spacing w:after="0" w:line="240" w:lineRule="auto"/>
              <w:jc w:val="right"/>
              <w:rPr>
                <w:ins w:id="397" w:author="Jujia Li" w:date="2025-07-01T18:03:00Z" w16du:dateUtc="2025-07-01T23:03:00Z"/>
                <w:rFonts w:ascii="Times New Roman" w:eastAsia="Times New Roman" w:hAnsi="Times New Roman" w:cs="Times New Roman"/>
                <w:color w:val="000000"/>
                <w:kern w:val="0"/>
                <w:sz w:val="22"/>
                <w:szCs w:val="22"/>
                <w14:ligatures w14:val="none"/>
              </w:rPr>
            </w:pPr>
            <w:ins w:id="398" w:author="Jujia Li" w:date="2025-07-01T18:03:00Z" w16du:dateUtc="2025-07-01T23:03:00Z">
              <w:r w:rsidRPr="00E765A0">
                <w:rPr>
                  <w:rFonts w:ascii="Times New Roman" w:hAnsi="Times New Roman" w:cs="Times New Roman"/>
                  <w:sz w:val="22"/>
                  <w:szCs w:val="22"/>
                </w:rPr>
                <w:t>79</w:t>
              </w:r>
            </w:ins>
          </w:p>
        </w:tc>
        <w:tc>
          <w:tcPr>
            <w:tcW w:w="396" w:type="pct"/>
            <w:shd w:val="clear" w:color="auto" w:fill="auto"/>
            <w:noWrap/>
            <w:hideMark/>
          </w:tcPr>
          <w:p w14:paraId="098609BB" w14:textId="77777777" w:rsidR="003E6383" w:rsidRPr="0023727B" w:rsidRDefault="003E6383" w:rsidP="008D3FA0">
            <w:pPr>
              <w:spacing w:after="0" w:line="240" w:lineRule="auto"/>
              <w:jc w:val="right"/>
              <w:rPr>
                <w:ins w:id="399" w:author="Jujia Li" w:date="2025-07-01T18:03:00Z" w16du:dateUtc="2025-07-01T23:03:00Z"/>
                <w:rFonts w:ascii="Times New Roman" w:eastAsia="Times New Roman" w:hAnsi="Times New Roman" w:cs="Times New Roman"/>
                <w:color w:val="000000"/>
                <w:kern w:val="0"/>
                <w:sz w:val="22"/>
                <w:szCs w:val="22"/>
                <w14:ligatures w14:val="none"/>
              </w:rPr>
            </w:pPr>
            <w:ins w:id="400" w:author="Jujia Li" w:date="2025-07-01T18:03:00Z" w16du:dateUtc="2025-07-01T23:03:00Z">
              <w:r w:rsidRPr="00E765A0">
                <w:rPr>
                  <w:rFonts w:ascii="Times New Roman" w:hAnsi="Times New Roman" w:cs="Times New Roman"/>
                  <w:sz w:val="22"/>
                  <w:szCs w:val="22"/>
                </w:rPr>
                <w:t>0.23</w:t>
              </w:r>
            </w:ins>
          </w:p>
        </w:tc>
        <w:tc>
          <w:tcPr>
            <w:tcW w:w="396" w:type="pct"/>
            <w:shd w:val="clear" w:color="auto" w:fill="auto"/>
            <w:noWrap/>
            <w:hideMark/>
          </w:tcPr>
          <w:p w14:paraId="76300EF7" w14:textId="77777777" w:rsidR="003E6383" w:rsidRPr="0023727B" w:rsidRDefault="003E6383" w:rsidP="008D3FA0">
            <w:pPr>
              <w:spacing w:after="0" w:line="240" w:lineRule="auto"/>
              <w:jc w:val="right"/>
              <w:rPr>
                <w:ins w:id="401" w:author="Jujia Li" w:date="2025-07-01T18:03:00Z" w16du:dateUtc="2025-07-01T23:03:00Z"/>
                <w:rFonts w:ascii="Times New Roman" w:eastAsia="Times New Roman" w:hAnsi="Times New Roman" w:cs="Times New Roman"/>
                <w:color w:val="000000"/>
                <w:kern w:val="0"/>
                <w:sz w:val="22"/>
                <w:szCs w:val="22"/>
                <w14:ligatures w14:val="none"/>
              </w:rPr>
            </w:pPr>
            <w:ins w:id="402" w:author="Jujia Li" w:date="2025-07-01T18:03:00Z" w16du:dateUtc="2025-07-01T23:03:00Z">
              <w:r w:rsidRPr="00E765A0">
                <w:rPr>
                  <w:rFonts w:ascii="Times New Roman" w:hAnsi="Times New Roman" w:cs="Times New Roman"/>
                  <w:sz w:val="22"/>
                  <w:szCs w:val="22"/>
                </w:rPr>
                <w:t>81</w:t>
              </w:r>
            </w:ins>
          </w:p>
        </w:tc>
        <w:tc>
          <w:tcPr>
            <w:tcW w:w="397" w:type="pct"/>
            <w:shd w:val="clear" w:color="auto" w:fill="auto"/>
            <w:noWrap/>
            <w:hideMark/>
          </w:tcPr>
          <w:p w14:paraId="2CBB173D" w14:textId="77777777" w:rsidR="003E6383" w:rsidRPr="0023727B" w:rsidRDefault="003E6383" w:rsidP="008D3FA0">
            <w:pPr>
              <w:spacing w:after="0" w:line="240" w:lineRule="auto"/>
              <w:jc w:val="right"/>
              <w:rPr>
                <w:ins w:id="403" w:author="Jujia Li" w:date="2025-07-01T18:03:00Z" w16du:dateUtc="2025-07-01T23:03:00Z"/>
                <w:rFonts w:ascii="Times New Roman" w:eastAsia="Times New Roman" w:hAnsi="Times New Roman" w:cs="Times New Roman"/>
                <w:color w:val="000000"/>
                <w:kern w:val="0"/>
                <w:sz w:val="22"/>
                <w:szCs w:val="22"/>
                <w14:ligatures w14:val="none"/>
              </w:rPr>
            </w:pPr>
            <w:ins w:id="404" w:author="Jujia Li" w:date="2025-07-01T18:03:00Z" w16du:dateUtc="2025-07-01T23:03:00Z">
              <w:r w:rsidRPr="00E765A0">
                <w:rPr>
                  <w:rFonts w:ascii="Times New Roman" w:hAnsi="Times New Roman" w:cs="Times New Roman"/>
                  <w:sz w:val="22"/>
                  <w:szCs w:val="22"/>
                </w:rPr>
                <w:t>0.23</w:t>
              </w:r>
            </w:ins>
          </w:p>
        </w:tc>
        <w:tc>
          <w:tcPr>
            <w:tcW w:w="396" w:type="pct"/>
            <w:shd w:val="clear" w:color="auto" w:fill="auto"/>
            <w:noWrap/>
            <w:hideMark/>
          </w:tcPr>
          <w:p w14:paraId="20773C3B" w14:textId="77777777" w:rsidR="003E6383" w:rsidRPr="0023727B" w:rsidRDefault="003E6383" w:rsidP="008D3FA0">
            <w:pPr>
              <w:spacing w:after="0" w:line="240" w:lineRule="auto"/>
              <w:jc w:val="right"/>
              <w:rPr>
                <w:ins w:id="405" w:author="Jujia Li" w:date="2025-07-01T18:03:00Z" w16du:dateUtc="2025-07-01T23:03:00Z"/>
                <w:rFonts w:ascii="Times New Roman" w:eastAsia="Times New Roman" w:hAnsi="Times New Roman" w:cs="Times New Roman"/>
                <w:color w:val="000000"/>
                <w:kern w:val="0"/>
                <w:sz w:val="22"/>
                <w:szCs w:val="22"/>
                <w14:ligatures w14:val="none"/>
              </w:rPr>
            </w:pPr>
            <w:ins w:id="406" w:author="Jujia Li" w:date="2025-07-01T18:03:00Z" w16du:dateUtc="2025-07-01T23:03:00Z">
              <w:r w:rsidRPr="00E765A0">
                <w:rPr>
                  <w:rFonts w:ascii="Times New Roman" w:hAnsi="Times New Roman" w:cs="Times New Roman"/>
                  <w:sz w:val="22"/>
                  <w:szCs w:val="22"/>
                </w:rPr>
                <w:t>38</w:t>
              </w:r>
            </w:ins>
          </w:p>
        </w:tc>
        <w:tc>
          <w:tcPr>
            <w:tcW w:w="397" w:type="pct"/>
            <w:shd w:val="clear" w:color="auto" w:fill="auto"/>
            <w:noWrap/>
            <w:hideMark/>
          </w:tcPr>
          <w:p w14:paraId="194E5856" w14:textId="77777777" w:rsidR="003E6383" w:rsidRPr="0023727B" w:rsidRDefault="003E6383" w:rsidP="008D3FA0">
            <w:pPr>
              <w:spacing w:after="0" w:line="240" w:lineRule="auto"/>
              <w:jc w:val="right"/>
              <w:rPr>
                <w:ins w:id="407" w:author="Jujia Li" w:date="2025-07-01T18:03:00Z" w16du:dateUtc="2025-07-01T23:03:00Z"/>
                <w:rFonts w:ascii="Times New Roman" w:eastAsia="Times New Roman" w:hAnsi="Times New Roman" w:cs="Times New Roman"/>
                <w:color w:val="000000"/>
                <w:kern w:val="0"/>
                <w:sz w:val="22"/>
                <w:szCs w:val="22"/>
                <w14:ligatures w14:val="none"/>
              </w:rPr>
            </w:pPr>
            <w:ins w:id="408" w:author="Jujia Li" w:date="2025-07-01T18:03:00Z" w16du:dateUtc="2025-07-01T23:03:00Z">
              <w:r w:rsidRPr="00E765A0">
                <w:rPr>
                  <w:rFonts w:ascii="Times New Roman" w:hAnsi="Times New Roman" w:cs="Times New Roman"/>
                  <w:sz w:val="22"/>
                  <w:szCs w:val="22"/>
                </w:rPr>
                <w:t>0.11</w:t>
              </w:r>
            </w:ins>
          </w:p>
        </w:tc>
        <w:tc>
          <w:tcPr>
            <w:tcW w:w="396" w:type="pct"/>
            <w:shd w:val="clear" w:color="auto" w:fill="auto"/>
            <w:noWrap/>
            <w:hideMark/>
          </w:tcPr>
          <w:p w14:paraId="6D9F97DB" w14:textId="77777777" w:rsidR="003E6383" w:rsidRPr="0023727B" w:rsidRDefault="003E6383" w:rsidP="008D3FA0">
            <w:pPr>
              <w:spacing w:after="0" w:line="240" w:lineRule="auto"/>
              <w:jc w:val="right"/>
              <w:rPr>
                <w:ins w:id="409" w:author="Jujia Li" w:date="2025-07-01T18:03:00Z" w16du:dateUtc="2025-07-01T23:03:00Z"/>
                <w:rFonts w:ascii="Times New Roman" w:eastAsia="Times New Roman" w:hAnsi="Times New Roman" w:cs="Times New Roman"/>
                <w:color w:val="000000"/>
                <w:kern w:val="0"/>
                <w:sz w:val="22"/>
                <w:szCs w:val="22"/>
                <w14:ligatures w14:val="none"/>
              </w:rPr>
            </w:pPr>
            <w:ins w:id="410" w:author="Jujia Li" w:date="2025-07-01T18:03:00Z" w16du:dateUtc="2025-07-01T23:03:00Z">
              <w:r w:rsidRPr="00E765A0">
                <w:rPr>
                  <w:rFonts w:ascii="Times New Roman" w:hAnsi="Times New Roman" w:cs="Times New Roman"/>
                  <w:sz w:val="22"/>
                  <w:szCs w:val="22"/>
                </w:rPr>
                <w:t>16</w:t>
              </w:r>
            </w:ins>
          </w:p>
        </w:tc>
        <w:tc>
          <w:tcPr>
            <w:tcW w:w="397" w:type="pct"/>
            <w:shd w:val="clear" w:color="auto" w:fill="auto"/>
            <w:noWrap/>
            <w:hideMark/>
          </w:tcPr>
          <w:p w14:paraId="1E91AABD" w14:textId="77777777" w:rsidR="003E6383" w:rsidRPr="0023727B" w:rsidRDefault="003E6383" w:rsidP="008D3FA0">
            <w:pPr>
              <w:spacing w:after="0" w:line="240" w:lineRule="auto"/>
              <w:jc w:val="right"/>
              <w:rPr>
                <w:ins w:id="411" w:author="Jujia Li" w:date="2025-07-01T18:03:00Z" w16du:dateUtc="2025-07-01T23:03:00Z"/>
                <w:rFonts w:ascii="Times New Roman" w:eastAsia="Times New Roman" w:hAnsi="Times New Roman" w:cs="Times New Roman"/>
                <w:color w:val="000000"/>
                <w:kern w:val="0"/>
                <w:sz w:val="22"/>
                <w:szCs w:val="22"/>
                <w14:ligatures w14:val="none"/>
              </w:rPr>
            </w:pPr>
            <w:ins w:id="412" w:author="Jujia Li" w:date="2025-07-01T18:03:00Z" w16du:dateUtc="2025-07-01T23:03:00Z">
              <w:r w:rsidRPr="00E765A0">
                <w:rPr>
                  <w:rFonts w:ascii="Times New Roman" w:hAnsi="Times New Roman" w:cs="Times New Roman"/>
                  <w:sz w:val="22"/>
                  <w:szCs w:val="22"/>
                </w:rPr>
                <w:t>0.05</w:t>
              </w:r>
            </w:ins>
          </w:p>
        </w:tc>
        <w:tc>
          <w:tcPr>
            <w:tcW w:w="386" w:type="pct"/>
            <w:shd w:val="clear" w:color="auto" w:fill="auto"/>
            <w:noWrap/>
            <w:hideMark/>
          </w:tcPr>
          <w:p w14:paraId="554FEA01" w14:textId="77777777" w:rsidR="003E6383" w:rsidRPr="0023727B" w:rsidRDefault="003E6383" w:rsidP="008D3FA0">
            <w:pPr>
              <w:spacing w:after="0" w:line="240" w:lineRule="auto"/>
              <w:jc w:val="right"/>
              <w:rPr>
                <w:ins w:id="413" w:author="Jujia Li" w:date="2025-07-01T18:03:00Z" w16du:dateUtc="2025-07-01T23:03:00Z"/>
                <w:rFonts w:ascii="Times New Roman" w:eastAsia="Times New Roman" w:hAnsi="Times New Roman" w:cs="Times New Roman"/>
                <w:color w:val="000000"/>
                <w:kern w:val="0"/>
                <w:sz w:val="22"/>
                <w:szCs w:val="22"/>
                <w14:ligatures w14:val="none"/>
              </w:rPr>
            </w:pPr>
            <w:ins w:id="414" w:author="Jujia Li" w:date="2025-07-01T18:03:00Z" w16du:dateUtc="2025-07-01T23:03:00Z">
              <w:r w:rsidRPr="00E765A0">
                <w:rPr>
                  <w:rFonts w:ascii="Times New Roman" w:hAnsi="Times New Roman" w:cs="Times New Roman"/>
                  <w:sz w:val="22"/>
                  <w:szCs w:val="22"/>
                </w:rPr>
                <w:t>214</w:t>
              </w:r>
            </w:ins>
          </w:p>
        </w:tc>
        <w:tc>
          <w:tcPr>
            <w:tcW w:w="478" w:type="pct"/>
            <w:shd w:val="clear" w:color="auto" w:fill="auto"/>
            <w:noWrap/>
            <w:hideMark/>
          </w:tcPr>
          <w:p w14:paraId="75D0FDEE" w14:textId="77777777" w:rsidR="003E6383" w:rsidRPr="0023727B" w:rsidRDefault="003E6383" w:rsidP="008D3FA0">
            <w:pPr>
              <w:spacing w:after="0" w:line="240" w:lineRule="auto"/>
              <w:jc w:val="right"/>
              <w:rPr>
                <w:ins w:id="415" w:author="Jujia Li" w:date="2025-07-01T18:03:00Z" w16du:dateUtc="2025-07-01T23:03:00Z"/>
                <w:rFonts w:ascii="Times New Roman" w:eastAsia="Times New Roman" w:hAnsi="Times New Roman" w:cs="Times New Roman"/>
                <w:color w:val="000000"/>
                <w:kern w:val="0"/>
                <w:sz w:val="22"/>
                <w:szCs w:val="22"/>
                <w14:ligatures w14:val="none"/>
              </w:rPr>
            </w:pPr>
            <w:ins w:id="416" w:author="Jujia Li" w:date="2025-07-01T18:03:00Z" w16du:dateUtc="2025-07-01T23:03:00Z">
              <w:r w:rsidRPr="00E765A0">
                <w:rPr>
                  <w:rFonts w:ascii="Times New Roman" w:hAnsi="Times New Roman" w:cs="Times New Roman"/>
                  <w:sz w:val="22"/>
                  <w:szCs w:val="22"/>
                </w:rPr>
                <w:t>0.62</w:t>
              </w:r>
            </w:ins>
          </w:p>
        </w:tc>
      </w:tr>
      <w:tr w:rsidR="003E6383" w:rsidRPr="00E765A0" w14:paraId="72A26EA3" w14:textId="77777777" w:rsidTr="008D3FA0">
        <w:trPr>
          <w:trHeight w:val="290"/>
          <w:ins w:id="417" w:author="Jujia Li" w:date="2025-07-01T18:03:00Z"/>
        </w:trPr>
        <w:tc>
          <w:tcPr>
            <w:tcW w:w="965" w:type="pct"/>
            <w:shd w:val="clear" w:color="auto" w:fill="auto"/>
            <w:noWrap/>
            <w:vAlign w:val="bottom"/>
            <w:hideMark/>
          </w:tcPr>
          <w:p w14:paraId="40AE1802" w14:textId="77777777" w:rsidR="003E6383" w:rsidRPr="0023727B" w:rsidRDefault="003E6383" w:rsidP="008D3FA0">
            <w:pPr>
              <w:spacing w:after="0" w:line="240" w:lineRule="auto"/>
              <w:rPr>
                <w:ins w:id="418" w:author="Jujia Li" w:date="2025-07-01T18:03:00Z" w16du:dateUtc="2025-07-01T23:03:00Z"/>
                <w:rFonts w:ascii="Times New Roman" w:eastAsia="Times New Roman" w:hAnsi="Times New Roman" w:cs="Times New Roman"/>
                <w:color w:val="000000"/>
                <w:kern w:val="0"/>
                <w:sz w:val="22"/>
                <w:szCs w:val="22"/>
                <w14:ligatures w14:val="none"/>
              </w:rPr>
            </w:pPr>
            <w:ins w:id="419" w:author="Jujia Li" w:date="2025-07-01T18:03:00Z" w16du:dateUtc="2025-07-01T23:03:00Z">
              <w:r w:rsidRPr="0023727B">
                <w:rPr>
                  <w:rFonts w:ascii="Times New Roman" w:eastAsia="Times New Roman" w:hAnsi="Times New Roman" w:cs="Times New Roman"/>
                  <w:color w:val="000000"/>
                  <w:kern w:val="0"/>
                  <w:sz w:val="22"/>
                  <w:szCs w:val="22"/>
                  <w14:ligatures w14:val="none"/>
                </w:rPr>
                <w:t>MORGAN</w:t>
              </w:r>
            </w:ins>
          </w:p>
        </w:tc>
        <w:tc>
          <w:tcPr>
            <w:tcW w:w="396" w:type="pct"/>
            <w:shd w:val="clear" w:color="auto" w:fill="auto"/>
            <w:noWrap/>
            <w:hideMark/>
          </w:tcPr>
          <w:p w14:paraId="71DBEB00" w14:textId="77777777" w:rsidR="003E6383" w:rsidRPr="0023727B" w:rsidRDefault="003E6383" w:rsidP="008D3FA0">
            <w:pPr>
              <w:spacing w:after="0" w:line="240" w:lineRule="auto"/>
              <w:jc w:val="right"/>
              <w:rPr>
                <w:ins w:id="420" w:author="Jujia Li" w:date="2025-07-01T18:03:00Z" w16du:dateUtc="2025-07-01T23:03:00Z"/>
                <w:rFonts w:ascii="Times New Roman" w:eastAsia="Times New Roman" w:hAnsi="Times New Roman" w:cs="Times New Roman"/>
                <w:color w:val="000000"/>
                <w:kern w:val="0"/>
                <w:sz w:val="22"/>
                <w:szCs w:val="22"/>
                <w14:ligatures w14:val="none"/>
              </w:rPr>
            </w:pPr>
            <w:ins w:id="421" w:author="Jujia Li" w:date="2025-07-01T18:03:00Z" w16du:dateUtc="2025-07-01T23:03:00Z">
              <w:r w:rsidRPr="00E765A0">
                <w:rPr>
                  <w:rFonts w:ascii="Times New Roman" w:hAnsi="Times New Roman" w:cs="Times New Roman"/>
                  <w:sz w:val="22"/>
                  <w:szCs w:val="22"/>
                </w:rPr>
                <w:t>79</w:t>
              </w:r>
            </w:ins>
          </w:p>
        </w:tc>
        <w:tc>
          <w:tcPr>
            <w:tcW w:w="396" w:type="pct"/>
            <w:shd w:val="clear" w:color="auto" w:fill="auto"/>
            <w:noWrap/>
            <w:hideMark/>
          </w:tcPr>
          <w:p w14:paraId="1CD35CE2" w14:textId="77777777" w:rsidR="003E6383" w:rsidRPr="0023727B" w:rsidRDefault="003E6383" w:rsidP="008D3FA0">
            <w:pPr>
              <w:spacing w:after="0" w:line="240" w:lineRule="auto"/>
              <w:jc w:val="right"/>
              <w:rPr>
                <w:ins w:id="422" w:author="Jujia Li" w:date="2025-07-01T18:03:00Z" w16du:dateUtc="2025-07-01T23:03:00Z"/>
                <w:rFonts w:ascii="Times New Roman" w:eastAsia="Times New Roman" w:hAnsi="Times New Roman" w:cs="Times New Roman"/>
                <w:color w:val="000000"/>
                <w:kern w:val="0"/>
                <w:sz w:val="22"/>
                <w:szCs w:val="22"/>
                <w14:ligatures w14:val="none"/>
              </w:rPr>
            </w:pPr>
            <w:ins w:id="423" w:author="Jujia Li" w:date="2025-07-01T18:03:00Z" w16du:dateUtc="2025-07-01T23:03:00Z">
              <w:r w:rsidRPr="00E765A0">
                <w:rPr>
                  <w:rFonts w:ascii="Times New Roman" w:hAnsi="Times New Roman" w:cs="Times New Roman"/>
                  <w:sz w:val="22"/>
                  <w:szCs w:val="22"/>
                </w:rPr>
                <w:t>0.18</w:t>
              </w:r>
            </w:ins>
          </w:p>
        </w:tc>
        <w:tc>
          <w:tcPr>
            <w:tcW w:w="396" w:type="pct"/>
            <w:shd w:val="clear" w:color="auto" w:fill="auto"/>
            <w:noWrap/>
            <w:hideMark/>
          </w:tcPr>
          <w:p w14:paraId="739F0392" w14:textId="77777777" w:rsidR="003E6383" w:rsidRPr="0023727B" w:rsidRDefault="003E6383" w:rsidP="008D3FA0">
            <w:pPr>
              <w:spacing w:after="0" w:line="240" w:lineRule="auto"/>
              <w:jc w:val="right"/>
              <w:rPr>
                <w:ins w:id="424" w:author="Jujia Li" w:date="2025-07-01T18:03:00Z" w16du:dateUtc="2025-07-01T23:03:00Z"/>
                <w:rFonts w:ascii="Times New Roman" w:eastAsia="Times New Roman" w:hAnsi="Times New Roman" w:cs="Times New Roman"/>
                <w:color w:val="000000"/>
                <w:kern w:val="0"/>
                <w:sz w:val="22"/>
                <w:szCs w:val="22"/>
                <w14:ligatures w14:val="none"/>
              </w:rPr>
            </w:pPr>
            <w:ins w:id="425" w:author="Jujia Li" w:date="2025-07-01T18:03:00Z" w16du:dateUtc="2025-07-01T23:03:00Z">
              <w:r w:rsidRPr="00E765A0">
                <w:rPr>
                  <w:rFonts w:ascii="Times New Roman" w:hAnsi="Times New Roman" w:cs="Times New Roman"/>
                  <w:sz w:val="22"/>
                  <w:szCs w:val="22"/>
                </w:rPr>
                <w:t>93</w:t>
              </w:r>
            </w:ins>
          </w:p>
        </w:tc>
        <w:tc>
          <w:tcPr>
            <w:tcW w:w="397" w:type="pct"/>
            <w:shd w:val="clear" w:color="auto" w:fill="auto"/>
            <w:noWrap/>
            <w:hideMark/>
          </w:tcPr>
          <w:p w14:paraId="3658DE18" w14:textId="77777777" w:rsidR="003E6383" w:rsidRPr="0023727B" w:rsidRDefault="003E6383" w:rsidP="008D3FA0">
            <w:pPr>
              <w:spacing w:after="0" w:line="240" w:lineRule="auto"/>
              <w:jc w:val="right"/>
              <w:rPr>
                <w:ins w:id="426" w:author="Jujia Li" w:date="2025-07-01T18:03:00Z" w16du:dateUtc="2025-07-01T23:03:00Z"/>
                <w:rFonts w:ascii="Times New Roman" w:eastAsia="Times New Roman" w:hAnsi="Times New Roman" w:cs="Times New Roman"/>
                <w:color w:val="000000"/>
                <w:kern w:val="0"/>
                <w:sz w:val="22"/>
                <w:szCs w:val="22"/>
                <w14:ligatures w14:val="none"/>
              </w:rPr>
            </w:pPr>
            <w:ins w:id="427" w:author="Jujia Li" w:date="2025-07-01T18:03:00Z" w16du:dateUtc="2025-07-01T23:03:00Z">
              <w:r w:rsidRPr="00E765A0">
                <w:rPr>
                  <w:rFonts w:ascii="Times New Roman" w:hAnsi="Times New Roman" w:cs="Times New Roman"/>
                  <w:sz w:val="22"/>
                  <w:szCs w:val="22"/>
                </w:rPr>
                <w:t>0.21</w:t>
              </w:r>
            </w:ins>
          </w:p>
        </w:tc>
        <w:tc>
          <w:tcPr>
            <w:tcW w:w="396" w:type="pct"/>
            <w:shd w:val="clear" w:color="auto" w:fill="auto"/>
            <w:noWrap/>
            <w:hideMark/>
          </w:tcPr>
          <w:p w14:paraId="0A4D017C" w14:textId="77777777" w:rsidR="003E6383" w:rsidRPr="0023727B" w:rsidRDefault="003E6383" w:rsidP="008D3FA0">
            <w:pPr>
              <w:spacing w:after="0" w:line="240" w:lineRule="auto"/>
              <w:jc w:val="right"/>
              <w:rPr>
                <w:ins w:id="428" w:author="Jujia Li" w:date="2025-07-01T18:03:00Z" w16du:dateUtc="2025-07-01T23:03:00Z"/>
                <w:rFonts w:ascii="Times New Roman" w:eastAsia="Times New Roman" w:hAnsi="Times New Roman" w:cs="Times New Roman"/>
                <w:color w:val="000000"/>
                <w:kern w:val="0"/>
                <w:sz w:val="22"/>
                <w:szCs w:val="22"/>
                <w14:ligatures w14:val="none"/>
              </w:rPr>
            </w:pPr>
            <w:ins w:id="429" w:author="Jujia Li" w:date="2025-07-01T18:03:00Z" w16du:dateUtc="2025-07-01T23:03:00Z">
              <w:r w:rsidRPr="00E765A0">
                <w:rPr>
                  <w:rFonts w:ascii="Times New Roman" w:hAnsi="Times New Roman" w:cs="Times New Roman"/>
                  <w:sz w:val="22"/>
                  <w:szCs w:val="22"/>
                </w:rPr>
                <w:t>90</w:t>
              </w:r>
            </w:ins>
          </w:p>
        </w:tc>
        <w:tc>
          <w:tcPr>
            <w:tcW w:w="397" w:type="pct"/>
            <w:shd w:val="clear" w:color="auto" w:fill="auto"/>
            <w:noWrap/>
            <w:hideMark/>
          </w:tcPr>
          <w:p w14:paraId="473E9F74" w14:textId="77777777" w:rsidR="003E6383" w:rsidRPr="0023727B" w:rsidRDefault="003E6383" w:rsidP="008D3FA0">
            <w:pPr>
              <w:spacing w:after="0" w:line="240" w:lineRule="auto"/>
              <w:jc w:val="right"/>
              <w:rPr>
                <w:ins w:id="430" w:author="Jujia Li" w:date="2025-07-01T18:03:00Z" w16du:dateUtc="2025-07-01T23:03:00Z"/>
                <w:rFonts w:ascii="Times New Roman" w:eastAsia="Times New Roman" w:hAnsi="Times New Roman" w:cs="Times New Roman"/>
                <w:color w:val="000000"/>
                <w:kern w:val="0"/>
                <w:sz w:val="22"/>
                <w:szCs w:val="22"/>
                <w14:ligatures w14:val="none"/>
              </w:rPr>
            </w:pPr>
            <w:ins w:id="431" w:author="Jujia Li" w:date="2025-07-01T18:03:00Z" w16du:dateUtc="2025-07-01T23:03:00Z">
              <w:r w:rsidRPr="00E765A0">
                <w:rPr>
                  <w:rFonts w:ascii="Times New Roman" w:hAnsi="Times New Roman" w:cs="Times New Roman"/>
                  <w:sz w:val="22"/>
                  <w:szCs w:val="22"/>
                </w:rPr>
                <w:t>0.21</w:t>
              </w:r>
            </w:ins>
          </w:p>
        </w:tc>
        <w:tc>
          <w:tcPr>
            <w:tcW w:w="396" w:type="pct"/>
            <w:shd w:val="clear" w:color="auto" w:fill="auto"/>
            <w:noWrap/>
            <w:hideMark/>
          </w:tcPr>
          <w:p w14:paraId="487801D4" w14:textId="77777777" w:rsidR="003E6383" w:rsidRPr="0023727B" w:rsidRDefault="003E6383" w:rsidP="008D3FA0">
            <w:pPr>
              <w:spacing w:after="0" w:line="240" w:lineRule="auto"/>
              <w:jc w:val="right"/>
              <w:rPr>
                <w:ins w:id="432" w:author="Jujia Li" w:date="2025-07-01T18:03:00Z" w16du:dateUtc="2025-07-01T23:03:00Z"/>
                <w:rFonts w:ascii="Times New Roman" w:eastAsia="Times New Roman" w:hAnsi="Times New Roman" w:cs="Times New Roman"/>
                <w:color w:val="000000"/>
                <w:kern w:val="0"/>
                <w:sz w:val="22"/>
                <w:szCs w:val="22"/>
                <w14:ligatures w14:val="none"/>
              </w:rPr>
            </w:pPr>
            <w:ins w:id="433" w:author="Jujia Li" w:date="2025-07-01T18:03:00Z" w16du:dateUtc="2025-07-01T23:03:00Z">
              <w:r w:rsidRPr="00E765A0">
                <w:rPr>
                  <w:rFonts w:ascii="Times New Roman" w:hAnsi="Times New Roman" w:cs="Times New Roman"/>
                  <w:sz w:val="22"/>
                  <w:szCs w:val="22"/>
                </w:rPr>
                <w:t>57</w:t>
              </w:r>
            </w:ins>
          </w:p>
        </w:tc>
        <w:tc>
          <w:tcPr>
            <w:tcW w:w="397" w:type="pct"/>
            <w:shd w:val="clear" w:color="auto" w:fill="auto"/>
            <w:noWrap/>
            <w:hideMark/>
          </w:tcPr>
          <w:p w14:paraId="3EEAEFF1" w14:textId="77777777" w:rsidR="003E6383" w:rsidRPr="0023727B" w:rsidRDefault="003E6383" w:rsidP="008D3FA0">
            <w:pPr>
              <w:spacing w:after="0" w:line="240" w:lineRule="auto"/>
              <w:jc w:val="right"/>
              <w:rPr>
                <w:ins w:id="434" w:author="Jujia Li" w:date="2025-07-01T18:03:00Z" w16du:dateUtc="2025-07-01T23:03:00Z"/>
                <w:rFonts w:ascii="Times New Roman" w:eastAsia="Times New Roman" w:hAnsi="Times New Roman" w:cs="Times New Roman"/>
                <w:color w:val="000000"/>
                <w:kern w:val="0"/>
                <w:sz w:val="22"/>
                <w:szCs w:val="22"/>
                <w14:ligatures w14:val="none"/>
              </w:rPr>
            </w:pPr>
            <w:ins w:id="435" w:author="Jujia Li" w:date="2025-07-01T18:03:00Z" w16du:dateUtc="2025-07-01T23:03:00Z">
              <w:r w:rsidRPr="00E765A0">
                <w:rPr>
                  <w:rFonts w:ascii="Times New Roman" w:hAnsi="Times New Roman" w:cs="Times New Roman"/>
                  <w:sz w:val="22"/>
                  <w:szCs w:val="22"/>
                </w:rPr>
                <w:t>0.13</w:t>
              </w:r>
            </w:ins>
          </w:p>
        </w:tc>
        <w:tc>
          <w:tcPr>
            <w:tcW w:w="386" w:type="pct"/>
            <w:shd w:val="clear" w:color="auto" w:fill="auto"/>
            <w:noWrap/>
            <w:hideMark/>
          </w:tcPr>
          <w:p w14:paraId="5603C6CB" w14:textId="77777777" w:rsidR="003E6383" w:rsidRPr="0023727B" w:rsidRDefault="003E6383" w:rsidP="008D3FA0">
            <w:pPr>
              <w:spacing w:after="0" w:line="240" w:lineRule="auto"/>
              <w:jc w:val="right"/>
              <w:rPr>
                <w:ins w:id="436" w:author="Jujia Li" w:date="2025-07-01T18:03:00Z" w16du:dateUtc="2025-07-01T23:03:00Z"/>
                <w:rFonts w:ascii="Times New Roman" w:eastAsia="Times New Roman" w:hAnsi="Times New Roman" w:cs="Times New Roman"/>
                <w:color w:val="000000"/>
                <w:kern w:val="0"/>
                <w:sz w:val="22"/>
                <w:szCs w:val="22"/>
                <w14:ligatures w14:val="none"/>
              </w:rPr>
            </w:pPr>
            <w:ins w:id="437" w:author="Jujia Li" w:date="2025-07-01T18:03:00Z" w16du:dateUtc="2025-07-01T23:03:00Z">
              <w:r w:rsidRPr="00E765A0">
                <w:rPr>
                  <w:rFonts w:ascii="Times New Roman" w:hAnsi="Times New Roman" w:cs="Times New Roman"/>
                  <w:sz w:val="22"/>
                  <w:szCs w:val="22"/>
                </w:rPr>
                <w:t>319</w:t>
              </w:r>
            </w:ins>
          </w:p>
        </w:tc>
        <w:tc>
          <w:tcPr>
            <w:tcW w:w="478" w:type="pct"/>
            <w:shd w:val="clear" w:color="auto" w:fill="auto"/>
            <w:noWrap/>
            <w:hideMark/>
          </w:tcPr>
          <w:p w14:paraId="69EE3635" w14:textId="77777777" w:rsidR="003E6383" w:rsidRPr="0023727B" w:rsidRDefault="003E6383" w:rsidP="008D3FA0">
            <w:pPr>
              <w:spacing w:after="0" w:line="240" w:lineRule="auto"/>
              <w:jc w:val="right"/>
              <w:rPr>
                <w:ins w:id="438" w:author="Jujia Li" w:date="2025-07-01T18:03:00Z" w16du:dateUtc="2025-07-01T23:03:00Z"/>
                <w:rFonts w:ascii="Times New Roman" w:eastAsia="Times New Roman" w:hAnsi="Times New Roman" w:cs="Times New Roman"/>
                <w:color w:val="000000"/>
                <w:kern w:val="0"/>
                <w:sz w:val="22"/>
                <w:szCs w:val="22"/>
                <w14:ligatures w14:val="none"/>
              </w:rPr>
            </w:pPr>
            <w:ins w:id="439" w:author="Jujia Li" w:date="2025-07-01T18:03:00Z" w16du:dateUtc="2025-07-01T23:03:00Z">
              <w:r w:rsidRPr="00E765A0">
                <w:rPr>
                  <w:rFonts w:ascii="Times New Roman" w:hAnsi="Times New Roman" w:cs="Times New Roman"/>
                  <w:sz w:val="22"/>
                  <w:szCs w:val="22"/>
                </w:rPr>
                <w:t>0.73</w:t>
              </w:r>
            </w:ins>
          </w:p>
        </w:tc>
      </w:tr>
      <w:tr w:rsidR="003E6383" w:rsidRPr="00E765A0" w14:paraId="13C2EBBC" w14:textId="77777777" w:rsidTr="008D3FA0">
        <w:trPr>
          <w:trHeight w:val="290"/>
          <w:ins w:id="440" w:author="Jujia Li" w:date="2025-07-01T18:03:00Z"/>
        </w:trPr>
        <w:tc>
          <w:tcPr>
            <w:tcW w:w="965" w:type="pct"/>
            <w:shd w:val="clear" w:color="auto" w:fill="auto"/>
            <w:noWrap/>
            <w:vAlign w:val="bottom"/>
            <w:hideMark/>
          </w:tcPr>
          <w:p w14:paraId="5C7B45D2" w14:textId="77777777" w:rsidR="003E6383" w:rsidRPr="0023727B" w:rsidRDefault="003E6383" w:rsidP="008D3FA0">
            <w:pPr>
              <w:spacing w:after="0" w:line="240" w:lineRule="auto"/>
              <w:rPr>
                <w:ins w:id="441" w:author="Jujia Li" w:date="2025-07-01T18:03:00Z" w16du:dateUtc="2025-07-01T23:03:00Z"/>
                <w:rFonts w:ascii="Times New Roman" w:eastAsia="Times New Roman" w:hAnsi="Times New Roman" w:cs="Times New Roman"/>
                <w:color w:val="000000"/>
                <w:kern w:val="0"/>
                <w:sz w:val="22"/>
                <w:szCs w:val="22"/>
                <w14:ligatures w14:val="none"/>
              </w:rPr>
            </w:pPr>
            <w:ins w:id="442" w:author="Jujia Li" w:date="2025-07-01T18:03:00Z" w16du:dateUtc="2025-07-01T23:03:00Z">
              <w:r w:rsidRPr="0023727B">
                <w:rPr>
                  <w:rFonts w:ascii="Times New Roman" w:eastAsia="Times New Roman" w:hAnsi="Times New Roman" w:cs="Times New Roman"/>
                  <w:color w:val="000000"/>
                  <w:kern w:val="0"/>
                  <w:sz w:val="22"/>
                  <w:szCs w:val="22"/>
                  <w14:ligatures w14:val="none"/>
                </w:rPr>
                <w:t>PICKENS</w:t>
              </w:r>
            </w:ins>
          </w:p>
        </w:tc>
        <w:tc>
          <w:tcPr>
            <w:tcW w:w="396" w:type="pct"/>
            <w:shd w:val="clear" w:color="auto" w:fill="auto"/>
            <w:noWrap/>
            <w:hideMark/>
          </w:tcPr>
          <w:p w14:paraId="003264A2" w14:textId="77777777" w:rsidR="003E6383" w:rsidRPr="0023727B" w:rsidRDefault="003E6383" w:rsidP="008D3FA0">
            <w:pPr>
              <w:spacing w:after="0" w:line="240" w:lineRule="auto"/>
              <w:jc w:val="right"/>
              <w:rPr>
                <w:ins w:id="443" w:author="Jujia Li" w:date="2025-07-01T18:03:00Z" w16du:dateUtc="2025-07-01T23:03:00Z"/>
                <w:rFonts w:ascii="Times New Roman" w:eastAsia="Times New Roman" w:hAnsi="Times New Roman" w:cs="Times New Roman"/>
                <w:color w:val="000000"/>
                <w:kern w:val="0"/>
                <w:sz w:val="22"/>
                <w:szCs w:val="22"/>
                <w14:ligatures w14:val="none"/>
              </w:rPr>
            </w:pPr>
            <w:ins w:id="444" w:author="Jujia Li" w:date="2025-07-01T18:03:00Z" w16du:dateUtc="2025-07-01T23:03:00Z">
              <w:r w:rsidRPr="00E765A0">
                <w:rPr>
                  <w:rFonts w:ascii="Times New Roman" w:hAnsi="Times New Roman" w:cs="Times New Roman"/>
                  <w:sz w:val="22"/>
                  <w:szCs w:val="22"/>
                </w:rPr>
                <w:t>9</w:t>
              </w:r>
            </w:ins>
          </w:p>
        </w:tc>
        <w:tc>
          <w:tcPr>
            <w:tcW w:w="396" w:type="pct"/>
            <w:shd w:val="clear" w:color="auto" w:fill="auto"/>
            <w:noWrap/>
            <w:hideMark/>
          </w:tcPr>
          <w:p w14:paraId="284B3813" w14:textId="77777777" w:rsidR="003E6383" w:rsidRPr="0023727B" w:rsidRDefault="003E6383" w:rsidP="008D3FA0">
            <w:pPr>
              <w:spacing w:after="0" w:line="240" w:lineRule="auto"/>
              <w:jc w:val="right"/>
              <w:rPr>
                <w:ins w:id="445" w:author="Jujia Li" w:date="2025-07-01T18:03:00Z" w16du:dateUtc="2025-07-01T23:03:00Z"/>
                <w:rFonts w:ascii="Times New Roman" w:eastAsia="Times New Roman" w:hAnsi="Times New Roman" w:cs="Times New Roman"/>
                <w:color w:val="000000"/>
                <w:kern w:val="0"/>
                <w:sz w:val="22"/>
                <w:szCs w:val="22"/>
                <w14:ligatures w14:val="none"/>
              </w:rPr>
            </w:pPr>
            <w:ins w:id="446" w:author="Jujia Li" w:date="2025-07-01T18:03:00Z" w16du:dateUtc="2025-07-01T23:03:00Z">
              <w:r w:rsidRPr="00E765A0">
                <w:rPr>
                  <w:rFonts w:ascii="Times New Roman" w:hAnsi="Times New Roman" w:cs="Times New Roman"/>
                  <w:sz w:val="22"/>
                  <w:szCs w:val="22"/>
                </w:rPr>
                <w:t>0.12</w:t>
              </w:r>
            </w:ins>
          </w:p>
        </w:tc>
        <w:tc>
          <w:tcPr>
            <w:tcW w:w="396" w:type="pct"/>
            <w:shd w:val="clear" w:color="auto" w:fill="auto"/>
            <w:noWrap/>
            <w:hideMark/>
          </w:tcPr>
          <w:p w14:paraId="68B30499" w14:textId="77777777" w:rsidR="003E6383" w:rsidRPr="0023727B" w:rsidRDefault="003E6383" w:rsidP="008D3FA0">
            <w:pPr>
              <w:spacing w:after="0" w:line="240" w:lineRule="auto"/>
              <w:jc w:val="right"/>
              <w:rPr>
                <w:ins w:id="447" w:author="Jujia Li" w:date="2025-07-01T18:03:00Z" w16du:dateUtc="2025-07-01T23:03:00Z"/>
                <w:rFonts w:ascii="Times New Roman" w:eastAsia="Times New Roman" w:hAnsi="Times New Roman" w:cs="Times New Roman"/>
                <w:color w:val="000000"/>
                <w:kern w:val="0"/>
                <w:sz w:val="22"/>
                <w:szCs w:val="22"/>
                <w14:ligatures w14:val="none"/>
              </w:rPr>
            </w:pPr>
            <w:ins w:id="448" w:author="Jujia Li" w:date="2025-07-01T18:03:00Z" w16du:dateUtc="2025-07-01T23:03:00Z">
              <w:r w:rsidRPr="00E765A0">
                <w:rPr>
                  <w:rFonts w:ascii="Times New Roman" w:hAnsi="Times New Roman" w:cs="Times New Roman"/>
                  <w:sz w:val="22"/>
                  <w:szCs w:val="22"/>
                </w:rPr>
                <w:t>9</w:t>
              </w:r>
            </w:ins>
          </w:p>
        </w:tc>
        <w:tc>
          <w:tcPr>
            <w:tcW w:w="397" w:type="pct"/>
            <w:shd w:val="clear" w:color="auto" w:fill="auto"/>
            <w:noWrap/>
            <w:hideMark/>
          </w:tcPr>
          <w:p w14:paraId="36C445B0" w14:textId="77777777" w:rsidR="003E6383" w:rsidRPr="0023727B" w:rsidRDefault="003E6383" w:rsidP="008D3FA0">
            <w:pPr>
              <w:spacing w:after="0" w:line="240" w:lineRule="auto"/>
              <w:jc w:val="right"/>
              <w:rPr>
                <w:ins w:id="449" w:author="Jujia Li" w:date="2025-07-01T18:03:00Z" w16du:dateUtc="2025-07-01T23:03:00Z"/>
                <w:rFonts w:ascii="Times New Roman" w:eastAsia="Times New Roman" w:hAnsi="Times New Roman" w:cs="Times New Roman"/>
                <w:color w:val="000000"/>
                <w:kern w:val="0"/>
                <w:sz w:val="22"/>
                <w:szCs w:val="22"/>
                <w14:ligatures w14:val="none"/>
              </w:rPr>
            </w:pPr>
            <w:ins w:id="450" w:author="Jujia Li" w:date="2025-07-01T18:03:00Z" w16du:dateUtc="2025-07-01T23:03:00Z">
              <w:r w:rsidRPr="00E765A0">
                <w:rPr>
                  <w:rFonts w:ascii="Times New Roman" w:hAnsi="Times New Roman" w:cs="Times New Roman"/>
                  <w:sz w:val="22"/>
                  <w:szCs w:val="22"/>
                </w:rPr>
                <w:t>0.12</w:t>
              </w:r>
            </w:ins>
          </w:p>
        </w:tc>
        <w:tc>
          <w:tcPr>
            <w:tcW w:w="396" w:type="pct"/>
            <w:shd w:val="clear" w:color="auto" w:fill="auto"/>
            <w:noWrap/>
            <w:hideMark/>
          </w:tcPr>
          <w:p w14:paraId="22B23E31" w14:textId="77777777" w:rsidR="003E6383" w:rsidRPr="0023727B" w:rsidRDefault="003E6383" w:rsidP="008D3FA0">
            <w:pPr>
              <w:spacing w:after="0" w:line="240" w:lineRule="auto"/>
              <w:jc w:val="right"/>
              <w:rPr>
                <w:ins w:id="451" w:author="Jujia Li" w:date="2025-07-01T18:03:00Z" w16du:dateUtc="2025-07-01T23:03:00Z"/>
                <w:rFonts w:ascii="Times New Roman" w:eastAsia="Times New Roman" w:hAnsi="Times New Roman" w:cs="Times New Roman"/>
                <w:color w:val="000000"/>
                <w:kern w:val="0"/>
                <w:sz w:val="22"/>
                <w:szCs w:val="22"/>
                <w14:ligatures w14:val="none"/>
              </w:rPr>
            </w:pPr>
            <w:ins w:id="452" w:author="Jujia Li" w:date="2025-07-01T18:03:00Z" w16du:dateUtc="2025-07-01T23:03:00Z">
              <w:r w:rsidRPr="00E765A0">
                <w:rPr>
                  <w:rFonts w:ascii="Times New Roman" w:hAnsi="Times New Roman" w:cs="Times New Roman"/>
                  <w:sz w:val="22"/>
                  <w:szCs w:val="22"/>
                </w:rPr>
                <w:t>3</w:t>
              </w:r>
            </w:ins>
          </w:p>
        </w:tc>
        <w:tc>
          <w:tcPr>
            <w:tcW w:w="397" w:type="pct"/>
            <w:shd w:val="clear" w:color="auto" w:fill="auto"/>
            <w:noWrap/>
            <w:hideMark/>
          </w:tcPr>
          <w:p w14:paraId="2B089BB1" w14:textId="77777777" w:rsidR="003E6383" w:rsidRPr="0023727B" w:rsidRDefault="003E6383" w:rsidP="008D3FA0">
            <w:pPr>
              <w:spacing w:after="0" w:line="240" w:lineRule="auto"/>
              <w:jc w:val="right"/>
              <w:rPr>
                <w:ins w:id="453" w:author="Jujia Li" w:date="2025-07-01T18:03:00Z" w16du:dateUtc="2025-07-01T23:03:00Z"/>
                <w:rFonts w:ascii="Times New Roman" w:eastAsia="Times New Roman" w:hAnsi="Times New Roman" w:cs="Times New Roman"/>
                <w:color w:val="000000"/>
                <w:kern w:val="0"/>
                <w:sz w:val="22"/>
                <w:szCs w:val="22"/>
                <w14:ligatures w14:val="none"/>
              </w:rPr>
            </w:pPr>
            <w:ins w:id="454" w:author="Jujia Li" w:date="2025-07-01T18:03:00Z" w16du:dateUtc="2025-07-01T23:03:00Z">
              <w:r w:rsidRPr="00E765A0">
                <w:rPr>
                  <w:rFonts w:ascii="Times New Roman" w:hAnsi="Times New Roman" w:cs="Times New Roman"/>
                  <w:sz w:val="22"/>
                  <w:szCs w:val="22"/>
                </w:rPr>
                <w:t>0.04</w:t>
              </w:r>
            </w:ins>
          </w:p>
        </w:tc>
        <w:tc>
          <w:tcPr>
            <w:tcW w:w="396" w:type="pct"/>
            <w:shd w:val="clear" w:color="auto" w:fill="auto"/>
            <w:noWrap/>
            <w:hideMark/>
          </w:tcPr>
          <w:p w14:paraId="0449B07E" w14:textId="77777777" w:rsidR="003E6383" w:rsidRPr="0023727B" w:rsidRDefault="003E6383" w:rsidP="008D3FA0">
            <w:pPr>
              <w:spacing w:after="0" w:line="240" w:lineRule="auto"/>
              <w:jc w:val="right"/>
              <w:rPr>
                <w:ins w:id="455" w:author="Jujia Li" w:date="2025-07-01T18:03:00Z" w16du:dateUtc="2025-07-01T23:03:00Z"/>
                <w:rFonts w:ascii="Times New Roman" w:eastAsia="Times New Roman" w:hAnsi="Times New Roman" w:cs="Times New Roman"/>
                <w:color w:val="000000"/>
                <w:kern w:val="0"/>
                <w:sz w:val="22"/>
                <w:szCs w:val="22"/>
                <w14:ligatures w14:val="none"/>
              </w:rPr>
            </w:pPr>
            <w:ins w:id="456" w:author="Jujia Li" w:date="2025-07-01T18:03:00Z" w16du:dateUtc="2025-07-01T23:03:00Z">
              <w:r w:rsidRPr="00E765A0">
                <w:rPr>
                  <w:rFonts w:ascii="Times New Roman" w:hAnsi="Times New Roman" w:cs="Times New Roman"/>
                  <w:sz w:val="22"/>
                  <w:szCs w:val="22"/>
                </w:rPr>
                <w:t>2</w:t>
              </w:r>
            </w:ins>
          </w:p>
        </w:tc>
        <w:tc>
          <w:tcPr>
            <w:tcW w:w="397" w:type="pct"/>
            <w:shd w:val="clear" w:color="auto" w:fill="auto"/>
            <w:noWrap/>
            <w:hideMark/>
          </w:tcPr>
          <w:p w14:paraId="1A04876D" w14:textId="77777777" w:rsidR="003E6383" w:rsidRPr="0023727B" w:rsidRDefault="003E6383" w:rsidP="008D3FA0">
            <w:pPr>
              <w:spacing w:after="0" w:line="240" w:lineRule="auto"/>
              <w:jc w:val="right"/>
              <w:rPr>
                <w:ins w:id="457" w:author="Jujia Li" w:date="2025-07-01T18:03:00Z" w16du:dateUtc="2025-07-01T23:03:00Z"/>
                <w:rFonts w:ascii="Times New Roman" w:eastAsia="Times New Roman" w:hAnsi="Times New Roman" w:cs="Times New Roman"/>
                <w:color w:val="000000"/>
                <w:kern w:val="0"/>
                <w:sz w:val="22"/>
                <w:szCs w:val="22"/>
                <w14:ligatures w14:val="none"/>
              </w:rPr>
            </w:pPr>
            <w:ins w:id="458" w:author="Jujia Li" w:date="2025-07-01T18:03:00Z" w16du:dateUtc="2025-07-01T23:03:00Z">
              <w:r w:rsidRPr="00E765A0">
                <w:rPr>
                  <w:rFonts w:ascii="Times New Roman" w:hAnsi="Times New Roman" w:cs="Times New Roman"/>
                  <w:sz w:val="22"/>
                  <w:szCs w:val="22"/>
                </w:rPr>
                <w:t>0.03</w:t>
              </w:r>
            </w:ins>
          </w:p>
        </w:tc>
        <w:tc>
          <w:tcPr>
            <w:tcW w:w="386" w:type="pct"/>
            <w:shd w:val="clear" w:color="auto" w:fill="auto"/>
            <w:noWrap/>
            <w:hideMark/>
          </w:tcPr>
          <w:p w14:paraId="3ACC162C" w14:textId="77777777" w:rsidR="003E6383" w:rsidRPr="0023727B" w:rsidRDefault="003E6383" w:rsidP="008D3FA0">
            <w:pPr>
              <w:spacing w:after="0" w:line="240" w:lineRule="auto"/>
              <w:jc w:val="right"/>
              <w:rPr>
                <w:ins w:id="459" w:author="Jujia Li" w:date="2025-07-01T18:03:00Z" w16du:dateUtc="2025-07-01T23:03:00Z"/>
                <w:rFonts w:ascii="Times New Roman" w:eastAsia="Times New Roman" w:hAnsi="Times New Roman" w:cs="Times New Roman"/>
                <w:color w:val="000000"/>
                <w:kern w:val="0"/>
                <w:sz w:val="22"/>
                <w:szCs w:val="22"/>
                <w14:ligatures w14:val="none"/>
              </w:rPr>
            </w:pPr>
            <w:ins w:id="460" w:author="Jujia Li" w:date="2025-07-01T18:03:00Z" w16du:dateUtc="2025-07-01T23:03:00Z">
              <w:r w:rsidRPr="00E765A0">
                <w:rPr>
                  <w:rFonts w:ascii="Times New Roman" w:hAnsi="Times New Roman" w:cs="Times New Roman"/>
                  <w:sz w:val="22"/>
                  <w:szCs w:val="22"/>
                </w:rPr>
                <w:t>23</w:t>
              </w:r>
            </w:ins>
          </w:p>
        </w:tc>
        <w:tc>
          <w:tcPr>
            <w:tcW w:w="478" w:type="pct"/>
            <w:shd w:val="clear" w:color="auto" w:fill="auto"/>
            <w:noWrap/>
            <w:hideMark/>
          </w:tcPr>
          <w:p w14:paraId="427B6AF4" w14:textId="77777777" w:rsidR="003E6383" w:rsidRPr="0023727B" w:rsidRDefault="003E6383" w:rsidP="008D3FA0">
            <w:pPr>
              <w:spacing w:after="0" w:line="240" w:lineRule="auto"/>
              <w:jc w:val="right"/>
              <w:rPr>
                <w:ins w:id="461" w:author="Jujia Li" w:date="2025-07-01T18:03:00Z" w16du:dateUtc="2025-07-01T23:03:00Z"/>
                <w:rFonts w:ascii="Times New Roman" w:eastAsia="Times New Roman" w:hAnsi="Times New Roman" w:cs="Times New Roman"/>
                <w:color w:val="000000"/>
                <w:kern w:val="0"/>
                <w:sz w:val="22"/>
                <w:szCs w:val="22"/>
                <w14:ligatures w14:val="none"/>
              </w:rPr>
            </w:pPr>
            <w:ins w:id="462" w:author="Jujia Li" w:date="2025-07-01T18:03:00Z" w16du:dateUtc="2025-07-01T23:03:00Z">
              <w:r w:rsidRPr="00E765A0">
                <w:rPr>
                  <w:rFonts w:ascii="Times New Roman" w:hAnsi="Times New Roman" w:cs="Times New Roman"/>
                  <w:sz w:val="22"/>
                  <w:szCs w:val="22"/>
                </w:rPr>
                <w:t>0.31</w:t>
              </w:r>
            </w:ins>
          </w:p>
        </w:tc>
      </w:tr>
      <w:tr w:rsidR="003E6383" w:rsidRPr="00E765A0" w14:paraId="701F6C78" w14:textId="77777777" w:rsidTr="008D3FA0">
        <w:trPr>
          <w:trHeight w:val="290"/>
          <w:ins w:id="463" w:author="Jujia Li" w:date="2025-07-01T18:03:00Z"/>
        </w:trPr>
        <w:tc>
          <w:tcPr>
            <w:tcW w:w="965" w:type="pct"/>
            <w:shd w:val="clear" w:color="auto" w:fill="auto"/>
            <w:noWrap/>
            <w:vAlign w:val="bottom"/>
            <w:hideMark/>
          </w:tcPr>
          <w:p w14:paraId="37DA3DA6" w14:textId="77777777" w:rsidR="003E6383" w:rsidRPr="0023727B" w:rsidRDefault="003E6383" w:rsidP="008D3FA0">
            <w:pPr>
              <w:spacing w:after="0" w:line="240" w:lineRule="auto"/>
              <w:rPr>
                <w:ins w:id="464" w:author="Jujia Li" w:date="2025-07-01T18:03:00Z" w16du:dateUtc="2025-07-01T23:03:00Z"/>
                <w:rFonts w:ascii="Times New Roman" w:eastAsia="Times New Roman" w:hAnsi="Times New Roman" w:cs="Times New Roman"/>
                <w:color w:val="000000"/>
                <w:kern w:val="0"/>
                <w:sz w:val="22"/>
                <w:szCs w:val="22"/>
                <w14:ligatures w14:val="none"/>
              </w:rPr>
            </w:pPr>
            <w:ins w:id="465" w:author="Jujia Li" w:date="2025-07-01T18:03:00Z" w16du:dateUtc="2025-07-01T23:03:00Z">
              <w:r w:rsidRPr="0023727B">
                <w:rPr>
                  <w:rFonts w:ascii="Times New Roman" w:eastAsia="Times New Roman" w:hAnsi="Times New Roman" w:cs="Times New Roman"/>
                  <w:color w:val="000000"/>
                  <w:kern w:val="0"/>
                  <w:sz w:val="22"/>
                  <w:szCs w:val="22"/>
                  <w14:ligatures w14:val="none"/>
                </w:rPr>
                <w:t>SHELBY</w:t>
              </w:r>
            </w:ins>
          </w:p>
        </w:tc>
        <w:tc>
          <w:tcPr>
            <w:tcW w:w="396" w:type="pct"/>
            <w:shd w:val="clear" w:color="auto" w:fill="auto"/>
            <w:noWrap/>
            <w:hideMark/>
          </w:tcPr>
          <w:p w14:paraId="4A7BE58B" w14:textId="77777777" w:rsidR="003E6383" w:rsidRPr="0023727B" w:rsidRDefault="003E6383" w:rsidP="008D3FA0">
            <w:pPr>
              <w:spacing w:after="0" w:line="240" w:lineRule="auto"/>
              <w:jc w:val="right"/>
              <w:rPr>
                <w:ins w:id="466" w:author="Jujia Li" w:date="2025-07-01T18:03:00Z" w16du:dateUtc="2025-07-01T23:03:00Z"/>
                <w:rFonts w:ascii="Times New Roman" w:eastAsia="Times New Roman" w:hAnsi="Times New Roman" w:cs="Times New Roman"/>
                <w:color w:val="000000"/>
                <w:kern w:val="0"/>
                <w:sz w:val="22"/>
                <w:szCs w:val="22"/>
                <w14:ligatures w14:val="none"/>
              </w:rPr>
            </w:pPr>
            <w:ins w:id="467" w:author="Jujia Li" w:date="2025-07-01T18:03:00Z" w16du:dateUtc="2025-07-01T23:03:00Z">
              <w:r w:rsidRPr="00E765A0">
                <w:rPr>
                  <w:rFonts w:ascii="Times New Roman" w:hAnsi="Times New Roman" w:cs="Times New Roman"/>
                  <w:sz w:val="22"/>
                  <w:szCs w:val="22"/>
                </w:rPr>
                <w:t>147</w:t>
              </w:r>
            </w:ins>
          </w:p>
        </w:tc>
        <w:tc>
          <w:tcPr>
            <w:tcW w:w="396" w:type="pct"/>
            <w:shd w:val="clear" w:color="auto" w:fill="auto"/>
            <w:noWrap/>
            <w:hideMark/>
          </w:tcPr>
          <w:p w14:paraId="0E21CFFA" w14:textId="77777777" w:rsidR="003E6383" w:rsidRPr="0023727B" w:rsidRDefault="003E6383" w:rsidP="008D3FA0">
            <w:pPr>
              <w:spacing w:after="0" w:line="240" w:lineRule="auto"/>
              <w:jc w:val="right"/>
              <w:rPr>
                <w:ins w:id="468" w:author="Jujia Li" w:date="2025-07-01T18:03:00Z" w16du:dateUtc="2025-07-01T23:03:00Z"/>
                <w:rFonts w:ascii="Times New Roman" w:eastAsia="Times New Roman" w:hAnsi="Times New Roman" w:cs="Times New Roman"/>
                <w:color w:val="000000"/>
                <w:kern w:val="0"/>
                <w:sz w:val="22"/>
                <w:szCs w:val="22"/>
                <w14:ligatures w14:val="none"/>
              </w:rPr>
            </w:pPr>
            <w:ins w:id="469" w:author="Jujia Li" w:date="2025-07-01T18:03:00Z" w16du:dateUtc="2025-07-01T23:03:00Z">
              <w:r w:rsidRPr="00E765A0">
                <w:rPr>
                  <w:rFonts w:ascii="Times New Roman" w:hAnsi="Times New Roman" w:cs="Times New Roman"/>
                  <w:sz w:val="22"/>
                  <w:szCs w:val="22"/>
                </w:rPr>
                <w:t>0.19</w:t>
              </w:r>
            </w:ins>
          </w:p>
        </w:tc>
        <w:tc>
          <w:tcPr>
            <w:tcW w:w="396" w:type="pct"/>
            <w:shd w:val="clear" w:color="auto" w:fill="auto"/>
            <w:noWrap/>
            <w:hideMark/>
          </w:tcPr>
          <w:p w14:paraId="4234726D" w14:textId="77777777" w:rsidR="003E6383" w:rsidRPr="0023727B" w:rsidRDefault="003E6383" w:rsidP="008D3FA0">
            <w:pPr>
              <w:spacing w:after="0" w:line="240" w:lineRule="auto"/>
              <w:jc w:val="right"/>
              <w:rPr>
                <w:ins w:id="470" w:author="Jujia Li" w:date="2025-07-01T18:03:00Z" w16du:dateUtc="2025-07-01T23:03:00Z"/>
                <w:rFonts w:ascii="Times New Roman" w:eastAsia="Times New Roman" w:hAnsi="Times New Roman" w:cs="Times New Roman"/>
                <w:color w:val="000000"/>
                <w:kern w:val="0"/>
                <w:sz w:val="22"/>
                <w:szCs w:val="22"/>
                <w14:ligatures w14:val="none"/>
              </w:rPr>
            </w:pPr>
            <w:ins w:id="471" w:author="Jujia Li" w:date="2025-07-01T18:03:00Z" w16du:dateUtc="2025-07-01T23:03:00Z">
              <w:r w:rsidRPr="00E765A0">
                <w:rPr>
                  <w:rFonts w:ascii="Times New Roman" w:hAnsi="Times New Roman" w:cs="Times New Roman"/>
                  <w:sz w:val="22"/>
                  <w:szCs w:val="22"/>
                </w:rPr>
                <w:t>118</w:t>
              </w:r>
            </w:ins>
          </w:p>
        </w:tc>
        <w:tc>
          <w:tcPr>
            <w:tcW w:w="397" w:type="pct"/>
            <w:shd w:val="clear" w:color="auto" w:fill="auto"/>
            <w:noWrap/>
            <w:hideMark/>
          </w:tcPr>
          <w:p w14:paraId="711699CF" w14:textId="77777777" w:rsidR="003E6383" w:rsidRPr="0023727B" w:rsidRDefault="003E6383" w:rsidP="008D3FA0">
            <w:pPr>
              <w:spacing w:after="0" w:line="240" w:lineRule="auto"/>
              <w:jc w:val="right"/>
              <w:rPr>
                <w:ins w:id="472" w:author="Jujia Li" w:date="2025-07-01T18:03:00Z" w16du:dateUtc="2025-07-01T23:03:00Z"/>
                <w:rFonts w:ascii="Times New Roman" w:eastAsia="Times New Roman" w:hAnsi="Times New Roman" w:cs="Times New Roman"/>
                <w:color w:val="000000"/>
                <w:kern w:val="0"/>
                <w:sz w:val="22"/>
                <w:szCs w:val="22"/>
                <w14:ligatures w14:val="none"/>
              </w:rPr>
            </w:pPr>
            <w:ins w:id="473" w:author="Jujia Li" w:date="2025-07-01T18:03:00Z" w16du:dateUtc="2025-07-01T23:03:00Z">
              <w:r w:rsidRPr="00E765A0">
                <w:rPr>
                  <w:rFonts w:ascii="Times New Roman" w:hAnsi="Times New Roman" w:cs="Times New Roman"/>
                  <w:sz w:val="22"/>
                  <w:szCs w:val="22"/>
                </w:rPr>
                <w:t>0.15</w:t>
              </w:r>
            </w:ins>
          </w:p>
        </w:tc>
        <w:tc>
          <w:tcPr>
            <w:tcW w:w="396" w:type="pct"/>
            <w:shd w:val="clear" w:color="auto" w:fill="auto"/>
            <w:noWrap/>
            <w:hideMark/>
          </w:tcPr>
          <w:p w14:paraId="0B178EB7" w14:textId="77777777" w:rsidR="003E6383" w:rsidRPr="0023727B" w:rsidRDefault="003E6383" w:rsidP="008D3FA0">
            <w:pPr>
              <w:spacing w:after="0" w:line="240" w:lineRule="auto"/>
              <w:jc w:val="right"/>
              <w:rPr>
                <w:ins w:id="474" w:author="Jujia Li" w:date="2025-07-01T18:03:00Z" w16du:dateUtc="2025-07-01T23:03:00Z"/>
                <w:rFonts w:ascii="Times New Roman" w:eastAsia="Times New Roman" w:hAnsi="Times New Roman" w:cs="Times New Roman"/>
                <w:color w:val="000000"/>
                <w:kern w:val="0"/>
                <w:sz w:val="22"/>
                <w:szCs w:val="22"/>
                <w14:ligatures w14:val="none"/>
              </w:rPr>
            </w:pPr>
            <w:ins w:id="475" w:author="Jujia Li" w:date="2025-07-01T18:03:00Z" w16du:dateUtc="2025-07-01T23:03:00Z">
              <w:r w:rsidRPr="00E765A0">
                <w:rPr>
                  <w:rFonts w:ascii="Times New Roman" w:hAnsi="Times New Roman" w:cs="Times New Roman"/>
                  <w:sz w:val="22"/>
                  <w:szCs w:val="22"/>
                </w:rPr>
                <w:t>129</w:t>
              </w:r>
            </w:ins>
          </w:p>
        </w:tc>
        <w:tc>
          <w:tcPr>
            <w:tcW w:w="397" w:type="pct"/>
            <w:shd w:val="clear" w:color="auto" w:fill="auto"/>
            <w:noWrap/>
            <w:hideMark/>
          </w:tcPr>
          <w:p w14:paraId="21CAC757" w14:textId="77777777" w:rsidR="003E6383" w:rsidRPr="0023727B" w:rsidRDefault="003E6383" w:rsidP="008D3FA0">
            <w:pPr>
              <w:spacing w:after="0" w:line="240" w:lineRule="auto"/>
              <w:jc w:val="right"/>
              <w:rPr>
                <w:ins w:id="476" w:author="Jujia Li" w:date="2025-07-01T18:03:00Z" w16du:dateUtc="2025-07-01T23:03:00Z"/>
                <w:rFonts w:ascii="Times New Roman" w:eastAsia="Times New Roman" w:hAnsi="Times New Roman" w:cs="Times New Roman"/>
                <w:color w:val="000000"/>
                <w:kern w:val="0"/>
                <w:sz w:val="22"/>
                <w:szCs w:val="22"/>
                <w14:ligatures w14:val="none"/>
              </w:rPr>
            </w:pPr>
            <w:ins w:id="477" w:author="Jujia Li" w:date="2025-07-01T18:03:00Z" w16du:dateUtc="2025-07-01T23:03:00Z">
              <w:r w:rsidRPr="00E765A0">
                <w:rPr>
                  <w:rFonts w:ascii="Times New Roman" w:hAnsi="Times New Roman" w:cs="Times New Roman"/>
                  <w:sz w:val="22"/>
                  <w:szCs w:val="22"/>
                </w:rPr>
                <w:t>0.16</w:t>
              </w:r>
            </w:ins>
          </w:p>
        </w:tc>
        <w:tc>
          <w:tcPr>
            <w:tcW w:w="396" w:type="pct"/>
            <w:shd w:val="clear" w:color="auto" w:fill="auto"/>
            <w:noWrap/>
            <w:hideMark/>
          </w:tcPr>
          <w:p w14:paraId="7B4E2BAB" w14:textId="77777777" w:rsidR="003E6383" w:rsidRPr="0023727B" w:rsidRDefault="003E6383" w:rsidP="008D3FA0">
            <w:pPr>
              <w:spacing w:after="0" w:line="240" w:lineRule="auto"/>
              <w:jc w:val="right"/>
              <w:rPr>
                <w:ins w:id="478" w:author="Jujia Li" w:date="2025-07-01T18:03:00Z" w16du:dateUtc="2025-07-01T23:03:00Z"/>
                <w:rFonts w:ascii="Times New Roman" w:eastAsia="Times New Roman" w:hAnsi="Times New Roman" w:cs="Times New Roman"/>
                <w:color w:val="000000"/>
                <w:kern w:val="0"/>
                <w:sz w:val="22"/>
                <w:szCs w:val="22"/>
                <w14:ligatures w14:val="none"/>
              </w:rPr>
            </w:pPr>
            <w:ins w:id="479" w:author="Jujia Li" w:date="2025-07-01T18:03:00Z" w16du:dateUtc="2025-07-01T23:03:00Z">
              <w:r w:rsidRPr="00E765A0">
                <w:rPr>
                  <w:rFonts w:ascii="Times New Roman" w:hAnsi="Times New Roman" w:cs="Times New Roman"/>
                  <w:sz w:val="22"/>
                  <w:szCs w:val="22"/>
                </w:rPr>
                <w:t>143</w:t>
              </w:r>
            </w:ins>
          </w:p>
        </w:tc>
        <w:tc>
          <w:tcPr>
            <w:tcW w:w="397" w:type="pct"/>
            <w:shd w:val="clear" w:color="auto" w:fill="auto"/>
            <w:noWrap/>
            <w:hideMark/>
          </w:tcPr>
          <w:p w14:paraId="00EE41E0" w14:textId="77777777" w:rsidR="003E6383" w:rsidRPr="0023727B" w:rsidRDefault="003E6383" w:rsidP="008D3FA0">
            <w:pPr>
              <w:spacing w:after="0" w:line="240" w:lineRule="auto"/>
              <w:jc w:val="right"/>
              <w:rPr>
                <w:ins w:id="480" w:author="Jujia Li" w:date="2025-07-01T18:03:00Z" w16du:dateUtc="2025-07-01T23:03:00Z"/>
                <w:rFonts w:ascii="Times New Roman" w:eastAsia="Times New Roman" w:hAnsi="Times New Roman" w:cs="Times New Roman"/>
                <w:color w:val="000000"/>
                <w:kern w:val="0"/>
                <w:sz w:val="22"/>
                <w:szCs w:val="22"/>
                <w14:ligatures w14:val="none"/>
              </w:rPr>
            </w:pPr>
            <w:ins w:id="481" w:author="Jujia Li" w:date="2025-07-01T18:03:00Z" w16du:dateUtc="2025-07-01T23:03:00Z">
              <w:r w:rsidRPr="00E765A0">
                <w:rPr>
                  <w:rFonts w:ascii="Times New Roman" w:hAnsi="Times New Roman" w:cs="Times New Roman"/>
                  <w:sz w:val="22"/>
                  <w:szCs w:val="22"/>
                </w:rPr>
                <w:t>0.18</w:t>
              </w:r>
            </w:ins>
          </w:p>
        </w:tc>
        <w:tc>
          <w:tcPr>
            <w:tcW w:w="386" w:type="pct"/>
            <w:shd w:val="clear" w:color="auto" w:fill="auto"/>
            <w:noWrap/>
            <w:hideMark/>
          </w:tcPr>
          <w:p w14:paraId="4F61E080" w14:textId="77777777" w:rsidR="003E6383" w:rsidRPr="0023727B" w:rsidRDefault="003E6383" w:rsidP="008D3FA0">
            <w:pPr>
              <w:spacing w:after="0" w:line="240" w:lineRule="auto"/>
              <w:jc w:val="right"/>
              <w:rPr>
                <w:ins w:id="482" w:author="Jujia Li" w:date="2025-07-01T18:03:00Z" w16du:dateUtc="2025-07-01T23:03:00Z"/>
                <w:rFonts w:ascii="Times New Roman" w:eastAsia="Times New Roman" w:hAnsi="Times New Roman" w:cs="Times New Roman"/>
                <w:color w:val="000000"/>
                <w:kern w:val="0"/>
                <w:sz w:val="22"/>
                <w:szCs w:val="22"/>
                <w14:ligatures w14:val="none"/>
              </w:rPr>
            </w:pPr>
            <w:ins w:id="483" w:author="Jujia Li" w:date="2025-07-01T18:03:00Z" w16du:dateUtc="2025-07-01T23:03:00Z">
              <w:r w:rsidRPr="00E765A0">
                <w:rPr>
                  <w:rFonts w:ascii="Times New Roman" w:hAnsi="Times New Roman" w:cs="Times New Roman"/>
                  <w:sz w:val="22"/>
                  <w:szCs w:val="22"/>
                </w:rPr>
                <w:t>537</w:t>
              </w:r>
            </w:ins>
          </w:p>
        </w:tc>
        <w:tc>
          <w:tcPr>
            <w:tcW w:w="478" w:type="pct"/>
            <w:shd w:val="clear" w:color="auto" w:fill="auto"/>
            <w:noWrap/>
            <w:hideMark/>
          </w:tcPr>
          <w:p w14:paraId="78EE7C31" w14:textId="77777777" w:rsidR="003E6383" w:rsidRPr="0023727B" w:rsidRDefault="003E6383" w:rsidP="008D3FA0">
            <w:pPr>
              <w:spacing w:after="0" w:line="240" w:lineRule="auto"/>
              <w:jc w:val="right"/>
              <w:rPr>
                <w:ins w:id="484" w:author="Jujia Li" w:date="2025-07-01T18:03:00Z" w16du:dateUtc="2025-07-01T23:03:00Z"/>
                <w:rFonts w:ascii="Times New Roman" w:eastAsia="Times New Roman" w:hAnsi="Times New Roman" w:cs="Times New Roman"/>
                <w:color w:val="000000"/>
                <w:kern w:val="0"/>
                <w:sz w:val="22"/>
                <w:szCs w:val="22"/>
                <w14:ligatures w14:val="none"/>
              </w:rPr>
            </w:pPr>
            <w:ins w:id="485" w:author="Jujia Li" w:date="2025-07-01T18:03:00Z" w16du:dateUtc="2025-07-01T23:03:00Z">
              <w:r w:rsidRPr="00E765A0">
                <w:rPr>
                  <w:rFonts w:ascii="Times New Roman" w:hAnsi="Times New Roman" w:cs="Times New Roman"/>
                  <w:sz w:val="22"/>
                  <w:szCs w:val="22"/>
                </w:rPr>
                <w:t>0.68</w:t>
              </w:r>
            </w:ins>
          </w:p>
        </w:tc>
      </w:tr>
      <w:tr w:rsidR="003E6383" w:rsidRPr="00E765A0" w14:paraId="08F407E5" w14:textId="77777777" w:rsidTr="008D3FA0">
        <w:trPr>
          <w:trHeight w:val="290"/>
          <w:ins w:id="486" w:author="Jujia Li" w:date="2025-07-01T18:03:00Z"/>
        </w:trPr>
        <w:tc>
          <w:tcPr>
            <w:tcW w:w="965" w:type="pct"/>
            <w:shd w:val="clear" w:color="auto" w:fill="auto"/>
            <w:noWrap/>
            <w:vAlign w:val="bottom"/>
            <w:hideMark/>
          </w:tcPr>
          <w:p w14:paraId="00911D6D" w14:textId="77777777" w:rsidR="003E6383" w:rsidRPr="0023727B" w:rsidRDefault="003E6383" w:rsidP="008D3FA0">
            <w:pPr>
              <w:spacing w:after="0" w:line="240" w:lineRule="auto"/>
              <w:rPr>
                <w:ins w:id="487" w:author="Jujia Li" w:date="2025-07-01T18:03:00Z" w16du:dateUtc="2025-07-01T23:03:00Z"/>
                <w:rFonts w:ascii="Times New Roman" w:eastAsia="Times New Roman" w:hAnsi="Times New Roman" w:cs="Times New Roman"/>
                <w:color w:val="000000"/>
                <w:kern w:val="0"/>
                <w:sz w:val="22"/>
                <w:szCs w:val="22"/>
                <w14:ligatures w14:val="none"/>
              </w:rPr>
            </w:pPr>
            <w:ins w:id="488" w:author="Jujia Li" w:date="2025-07-01T18:03:00Z" w16du:dateUtc="2025-07-01T23:03:00Z">
              <w:r w:rsidRPr="0023727B">
                <w:rPr>
                  <w:rFonts w:ascii="Times New Roman" w:eastAsia="Times New Roman" w:hAnsi="Times New Roman" w:cs="Times New Roman"/>
                  <w:color w:val="000000"/>
                  <w:kern w:val="0"/>
                  <w:sz w:val="22"/>
                  <w:szCs w:val="22"/>
                  <w14:ligatures w14:val="none"/>
                </w:rPr>
                <w:t>TUSCALOOSA</w:t>
              </w:r>
            </w:ins>
          </w:p>
        </w:tc>
        <w:tc>
          <w:tcPr>
            <w:tcW w:w="396" w:type="pct"/>
            <w:shd w:val="clear" w:color="auto" w:fill="auto"/>
            <w:noWrap/>
            <w:hideMark/>
          </w:tcPr>
          <w:p w14:paraId="5A228C61" w14:textId="77777777" w:rsidR="003E6383" w:rsidRPr="0023727B" w:rsidRDefault="003E6383" w:rsidP="008D3FA0">
            <w:pPr>
              <w:spacing w:after="0" w:line="240" w:lineRule="auto"/>
              <w:jc w:val="right"/>
              <w:rPr>
                <w:ins w:id="489" w:author="Jujia Li" w:date="2025-07-01T18:03:00Z" w16du:dateUtc="2025-07-01T23:03:00Z"/>
                <w:rFonts w:ascii="Times New Roman" w:eastAsia="Times New Roman" w:hAnsi="Times New Roman" w:cs="Times New Roman"/>
                <w:color w:val="000000"/>
                <w:kern w:val="0"/>
                <w:sz w:val="22"/>
                <w:szCs w:val="22"/>
                <w14:ligatures w14:val="none"/>
              </w:rPr>
            </w:pPr>
            <w:ins w:id="490" w:author="Jujia Li" w:date="2025-07-01T18:03:00Z" w16du:dateUtc="2025-07-01T23:03:00Z">
              <w:r w:rsidRPr="00E765A0">
                <w:rPr>
                  <w:rFonts w:ascii="Times New Roman" w:hAnsi="Times New Roman" w:cs="Times New Roman"/>
                  <w:sz w:val="22"/>
                  <w:szCs w:val="22"/>
                </w:rPr>
                <w:t>91</w:t>
              </w:r>
            </w:ins>
          </w:p>
        </w:tc>
        <w:tc>
          <w:tcPr>
            <w:tcW w:w="396" w:type="pct"/>
            <w:shd w:val="clear" w:color="auto" w:fill="auto"/>
            <w:noWrap/>
            <w:hideMark/>
          </w:tcPr>
          <w:p w14:paraId="7A703E67" w14:textId="77777777" w:rsidR="003E6383" w:rsidRPr="0023727B" w:rsidRDefault="003E6383" w:rsidP="008D3FA0">
            <w:pPr>
              <w:spacing w:after="0" w:line="240" w:lineRule="auto"/>
              <w:jc w:val="right"/>
              <w:rPr>
                <w:ins w:id="491" w:author="Jujia Li" w:date="2025-07-01T18:03:00Z" w16du:dateUtc="2025-07-01T23:03:00Z"/>
                <w:rFonts w:ascii="Times New Roman" w:eastAsia="Times New Roman" w:hAnsi="Times New Roman" w:cs="Times New Roman"/>
                <w:color w:val="000000"/>
                <w:kern w:val="0"/>
                <w:sz w:val="22"/>
                <w:szCs w:val="22"/>
                <w14:ligatures w14:val="none"/>
              </w:rPr>
            </w:pPr>
            <w:ins w:id="492" w:author="Jujia Li" w:date="2025-07-01T18:03:00Z" w16du:dateUtc="2025-07-01T23:03:00Z">
              <w:r w:rsidRPr="00E765A0">
                <w:rPr>
                  <w:rFonts w:ascii="Times New Roman" w:hAnsi="Times New Roman" w:cs="Times New Roman"/>
                  <w:sz w:val="22"/>
                  <w:szCs w:val="22"/>
                </w:rPr>
                <w:t>0.12</w:t>
              </w:r>
            </w:ins>
          </w:p>
        </w:tc>
        <w:tc>
          <w:tcPr>
            <w:tcW w:w="396" w:type="pct"/>
            <w:shd w:val="clear" w:color="auto" w:fill="auto"/>
            <w:noWrap/>
            <w:hideMark/>
          </w:tcPr>
          <w:p w14:paraId="3F16E091" w14:textId="77777777" w:rsidR="003E6383" w:rsidRPr="0023727B" w:rsidRDefault="003E6383" w:rsidP="008D3FA0">
            <w:pPr>
              <w:spacing w:after="0" w:line="240" w:lineRule="auto"/>
              <w:jc w:val="right"/>
              <w:rPr>
                <w:ins w:id="493" w:author="Jujia Li" w:date="2025-07-01T18:03:00Z" w16du:dateUtc="2025-07-01T23:03:00Z"/>
                <w:rFonts w:ascii="Times New Roman" w:eastAsia="Times New Roman" w:hAnsi="Times New Roman" w:cs="Times New Roman"/>
                <w:color w:val="000000"/>
                <w:kern w:val="0"/>
                <w:sz w:val="22"/>
                <w:szCs w:val="22"/>
                <w14:ligatures w14:val="none"/>
              </w:rPr>
            </w:pPr>
            <w:ins w:id="494" w:author="Jujia Li" w:date="2025-07-01T18:03:00Z" w16du:dateUtc="2025-07-01T23:03:00Z">
              <w:r w:rsidRPr="00E765A0">
                <w:rPr>
                  <w:rFonts w:ascii="Times New Roman" w:hAnsi="Times New Roman" w:cs="Times New Roman"/>
                  <w:sz w:val="22"/>
                  <w:szCs w:val="22"/>
                </w:rPr>
                <w:t>87</w:t>
              </w:r>
            </w:ins>
          </w:p>
        </w:tc>
        <w:tc>
          <w:tcPr>
            <w:tcW w:w="397" w:type="pct"/>
            <w:shd w:val="clear" w:color="auto" w:fill="auto"/>
            <w:noWrap/>
            <w:hideMark/>
          </w:tcPr>
          <w:p w14:paraId="6BB1EAEC" w14:textId="77777777" w:rsidR="003E6383" w:rsidRPr="0023727B" w:rsidRDefault="003E6383" w:rsidP="008D3FA0">
            <w:pPr>
              <w:spacing w:after="0" w:line="240" w:lineRule="auto"/>
              <w:jc w:val="right"/>
              <w:rPr>
                <w:ins w:id="495" w:author="Jujia Li" w:date="2025-07-01T18:03:00Z" w16du:dateUtc="2025-07-01T23:03:00Z"/>
                <w:rFonts w:ascii="Times New Roman" w:eastAsia="Times New Roman" w:hAnsi="Times New Roman" w:cs="Times New Roman"/>
                <w:color w:val="000000"/>
                <w:kern w:val="0"/>
                <w:sz w:val="22"/>
                <w:szCs w:val="22"/>
                <w14:ligatures w14:val="none"/>
              </w:rPr>
            </w:pPr>
            <w:ins w:id="496" w:author="Jujia Li" w:date="2025-07-01T18:03:00Z" w16du:dateUtc="2025-07-01T23:03:00Z">
              <w:r w:rsidRPr="00E765A0">
                <w:rPr>
                  <w:rFonts w:ascii="Times New Roman" w:hAnsi="Times New Roman" w:cs="Times New Roman"/>
                  <w:sz w:val="22"/>
                  <w:szCs w:val="22"/>
                </w:rPr>
                <w:t>0.11</w:t>
              </w:r>
            </w:ins>
          </w:p>
        </w:tc>
        <w:tc>
          <w:tcPr>
            <w:tcW w:w="396" w:type="pct"/>
            <w:shd w:val="clear" w:color="auto" w:fill="auto"/>
            <w:noWrap/>
            <w:hideMark/>
          </w:tcPr>
          <w:p w14:paraId="238E4E2E" w14:textId="77777777" w:rsidR="003E6383" w:rsidRPr="0023727B" w:rsidRDefault="003E6383" w:rsidP="008D3FA0">
            <w:pPr>
              <w:spacing w:after="0" w:line="240" w:lineRule="auto"/>
              <w:jc w:val="right"/>
              <w:rPr>
                <w:ins w:id="497" w:author="Jujia Li" w:date="2025-07-01T18:03:00Z" w16du:dateUtc="2025-07-01T23:03:00Z"/>
                <w:rFonts w:ascii="Times New Roman" w:eastAsia="Times New Roman" w:hAnsi="Times New Roman" w:cs="Times New Roman"/>
                <w:color w:val="000000"/>
                <w:kern w:val="0"/>
                <w:sz w:val="22"/>
                <w:szCs w:val="22"/>
                <w14:ligatures w14:val="none"/>
              </w:rPr>
            </w:pPr>
            <w:ins w:id="498" w:author="Jujia Li" w:date="2025-07-01T18:03:00Z" w16du:dateUtc="2025-07-01T23:03:00Z">
              <w:r w:rsidRPr="00E765A0">
                <w:rPr>
                  <w:rFonts w:ascii="Times New Roman" w:hAnsi="Times New Roman" w:cs="Times New Roman"/>
                  <w:sz w:val="22"/>
                  <w:szCs w:val="22"/>
                </w:rPr>
                <w:t>51</w:t>
              </w:r>
            </w:ins>
          </w:p>
        </w:tc>
        <w:tc>
          <w:tcPr>
            <w:tcW w:w="397" w:type="pct"/>
            <w:shd w:val="clear" w:color="auto" w:fill="auto"/>
            <w:noWrap/>
            <w:hideMark/>
          </w:tcPr>
          <w:p w14:paraId="255A0AA9" w14:textId="77777777" w:rsidR="003E6383" w:rsidRPr="0023727B" w:rsidRDefault="003E6383" w:rsidP="008D3FA0">
            <w:pPr>
              <w:spacing w:after="0" w:line="240" w:lineRule="auto"/>
              <w:jc w:val="right"/>
              <w:rPr>
                <w:ins w:id="499" w:author="Jujia Li" w:date="2025-07-01T18:03:00Z" w16du:dateUtc="2025-07-01T23:03:00Z"/>
                <w:rFonts w:ascii="Times New Roman" w:eastAsia="Times New Roman" w:hAnsi="Times New Roman" w:cs="Times New Roman"/>
                <w:color w:val="000000"/>
                <w:kern w:val="0"/>
                <w:sz w:val="22"/>
                <w:szCs w:val="22"/>
                <w14:ligatures w14:val="none"/>
              </w:rPr>
            </w:pPr>
            <w:ins w:id="500" w:author="Jujia Li" w:date="2025-07-01T18:03:00Z" w16du:dateUtc="2025-07-01T23:03:00Z">
              <w:r w:rsidRPr="00E765A0">
                <w:rPr>
                  <w:rFonts w:ascii="Times New Roman" w:hAnsi="Times New Roman" w:cs="Times New Roman"/>
                  <w:sz w:val="22"/>
                  <w:szCs w:val="22"/>
                </w:rPr>
                <w:t>0.07</w:t>
              </w:r>
            </w:ins>
          </w:p>
        </w:tc>
        <w:tc>
          <w:tcPr>
            <w:tcW w:w="396" w:type="pct"/>
            <w:shd w:val="clear" w:color="auto" w:fill="auto"/>
            <w:noWrap/>
            <w:hideMark/>
          </w:tcPr>
          <w:p w14:paraId="0A57C7F8" w14:textId="77777777" w:rsidR="003E6383" w:rsidRPr="0023727B" w:rsidRDefault="003E6383" w:rsidP="008D3FA0">
            <w:pPr>
              <w:spacing w:after="0" w:line="240" w:lineRule="auto"/>
              <w:jc w:val="right"/>
              <w:rPr>
                <w:ins w:id="501" w:author="Jujia Li" w:date="2025-07-01T18:03:00Z" w16du:dateUtc="2025-07-01T23:03:00Z"/>
                <w:rFonts w:ascii="Times New Roman" w:eastAsia="Times New Roman" w:hAnsi="Times New Roman" w:cs="Times New Roman"/>
                <w:color w:val="000000"/>
                <w:kern w:val="0"/>
                <w:sz w:val="22"/>
                <w:szCs w:val="22"/>
                <w14:ligatures w14:val="none"/>
              </w:rPr>
            </w:pPr>
            <w:ins w:id="502" w:author="Jujia Li" w:date="2025-07-01T18:03:00Z" w16du:dateUtc="2025-07-01T23:03:00Z">
              <w:r w:rsidRPr="00E765A0">
                <w:rPr>
                  <w:rFonts w:ascii="Times New Roman" w:hAnsi="Times New Roman" w:cs="Times New Roman"/>
                  <w:sz w:val="22"/>
                  <w:szCs w:val="22"/>
                </w:rPr>
                <w:t>51</w:t>
              </w:r>
            </w:ins>
          </w:p>
        </w:tc>
        <w:tc>
          <w:tcPr>
            <w:tcW w:w="397" w:type="pct"/>
            <w:shd w:val="clear" w:color="auto" w:fill="auto"/>
            <w:noWrap/>
            <w:hideMark/>
          </w:tcPr>
          <w:p w14:paraId="649F2F03" w14:textId="77777777" w:rsidR="003E6383" w:rsidRPr="0023727B" w:rsidRDefault="003E6383" w:rsidP="008D3FA0">
            <w:pPr>
              <w:spacing w:after="0" w:line="240" w:lineRule="auto"/>
              <w:jc w:val="right"/>
              <w:rPr>
                <w:ins w:id="503" w:author="Jujia Li" w:date="2025-07-01T18:03:00Z" w16du:dateUtc="2025-07-01T23:03:00Z"/>
                <w:rFonts w:ascii="Times New Roman" w:eastAsia="Times New Roman" w:hAnsi="Times New Roman" w:cs="Times New Roman"/>
                <w:color w:val="000000"/>
                <w:kern w:val="0"/>
                <w:sz w:val="22"/>
                <w:szCs w:val="22"/>
                <w14:ligatures w14:val="none"/>
              </w:rPr>
            </w:pPr>
            <w:ins w:id="504" w:author="Jujia Li" w:date="2025-07-01T18:03:00Z" w16du:dateUtc="2025-07-01T23:03:00Z">
              <w:r w:rsidRPr="00E765A0">
                <w:rPr>
                  <w:rFonts w:ascii="Times New Roman" w:hAnsi="Times New Roman" w:cs="Times New Roman"/>
                  <w:sz w:val="22"/>
                  <w:szCs w:val="22"/>
                </w:rPr>
                <w:t>0.07</w:t>
              </w:r>
            </w:ins>
          </w:p>
        </w:tc>
        <w:tc>
          <w:tcPr>
            <w:tcW w:w="386" w:type="pct"/>
            <w:shd w:val="clear" w:color="auto" w:fill="auto"/>
            <w:noWrap/>
            <w:hideMark/>
          </w:tcPr>
          <w:p w14:paraId="49DB6F97" w14:textId="77777777" w:rsidR="003E6383" w:rsidRPr="0023727B" w:rsidRDefault="003E6383" w:rsidP="008D3FA0">
            <w:pPr>
              <w:spacing w:after="0" w:line="240" w:lineRule="auto"/>
              <w:jc w:val="right"/>
              <w:rPr>
                <w:ins w:id="505" w:author="Jujia Li" w:date="2025-07-01T18:03:00Z" w16du:dateUtc="2025-07-01T23:03:00Z"/>
                <w:rFonts w:ascii="Times New Roman" w:eastAsia="Times New Roman" w:hAnsi="Times New Roman" w:cs="Times New Roman"/>
                <w:color w:val="000000"/>
                <w:kern w:val="0"/>
                <w:sz w:val="22"/>
                <w:szCs w:val="22"/>
                <w14:ligatures w14:val="none"/>
              </w:rPr>
            </w:pPr>
            <w:ins w:id="506" w:author="Jujia Li" w:date="2025-07-01T18:03:00Z" w16du:dateUtc="2025-07-01T23:03:00Z">
              <w:r w:rsidRPr="00E765A0">
                <w:rPr>
                  <w:rFonts w:ascii="Times New Roman" w:hAnsi="Times New Roman" w:cs="Times New Roman"/>
                  <w:sz w:val="22"/>
                  <w:szCs w:val="22"/>
                </w:rPr>
                <w:t>280</w:t>
              </w:r>
            </w:ins>
          </w:p>
        </w:tc>
        <w:tc>
          <w:tcPr>
            <w:tcW w:w="478" w:type="pct"/>
            <w:shd w:val="clear" w:color="auto" w:fill="auto"/>
            <w:noWrap/>
            <w:hideMark/>
          </w:tcPr>
          <w:p w14:paraId="0254C41C" w14:textId="77777777" w:rsidR="003E6383" w:rsidRPr="0023727B" w:rsidRDefault="003E6383" w:rsidP="008D3FA0">
            <w:pPr>
              <w:spacing w:after="0" w:line="240" w:lineRule="auto"/>
              <w:jc w:val="right"/>
              <w:rPr>
                <w:ins w:id="507" w:author="Jujia Li" w:date="2025-07-01T18:03:00Z" w16du:dateUtc="2025-07-01T23:03:00Z"/>
                <w:rFonts w:ascii="Times New Roman" w:eastAsia="Times New Roman" w:hAnsi="Times New Roman" w:cs="Times New Roman"/>
                <w:color w:val="000000"/>
                <w:kern w:val="0"/>
                <w:sz w:val="22"/>
                <w:szCs w:val="22"/>
                <w14:ligatures w14:val="none"/>
              </w:rPr>
            </w:pPr>
            <w:ins w:id="508" w:author="Jujia Li" w:date="2025-07-01T18:03:00Z" w16du:dateUtc="2025-07-01T23:03:00Z">
              <w:r w:rsidRPr="00E765A0">
                <w:rPr>
                  <w:rFonts w:ascii="Times New Roman" w:hAnsi="Times New Roman" w:cs="Times New Roman"/>
                  <w:sz w:val="22"/>
                  <w:szCs w:val="22"/>
                </w:rPr>
                <w:t>0.37</w:t>
              </w:r>
            </w:ins>
          </w:p>
        </w:tc>
      </w:tr>
      <w:tr w:rsidR="003E6383" w:rsidRPr="00E765A0" w14:paraId="5A032FA9" w14:textId="77777777" w:rsidTr="008D3FA0">
        <w:trPr>
          <w:trHeight w:val="290"/>
          <w:ins w:id="509" w:author="Jujia Li" w:date="2025-07-01T18:03:00Z"/>
        </w:trPr>
        <w:tc>
          <w:tcPr>
            <w:tcW w:w="965" w:type="pct"/>
            <w:shd w:val="clear" w:color="auto" w:fill="auto"/>
            <w:noWrap/>
            <w:vAlign w:val="bottom"/>
            <w:hideMark/>
          </w:tcPr>
          <w:p w14:paraId="14DF85A2" w14:textId="77777777" w:rsidR="003E6383" w:rsidRPr="0023727B" w:rsidRDefault="003E6383" w:rsidP="008D3FA0">
            <w:pPr>
              <w:spacing w:after="0" w:line="240" w:lineRule="auto"/>
              <w:rPr>
                <w:ins w:id="510" w:author="Jujia Li" w:date="2025-07-01T18:03:00Z" w16du:dateUtc="2025-07-01T23:03:00Z"/>
                <w:rFonts w:ascii="Times New Roman" w:eastAsia="Times New Roman" w:hAnsi="Times New Roman" w:cs="Times New Roman"/>
                <w:color w:val="000000"/>
                <w:kern w:val="0"/>
                <w:sz w:val="22"/>
                <w:szCs w:val="22"/>
                <w14:ligatures w14:val="none"/>
              </w:rPr>
            </w:pPr>
            <w:ins w:id="511" w:author="Jujia Li" w:date="2025-07-01T18:03:00Z" w16du:dateUtc="2025-07-01T23:03:00Z">
              <w:r w:rsidRPr="0023727B">
                <w:rPr>
                  <w:rFonts w:ascii="Times New Roman" w:eastAsia="Times New Roman" w:hAnsi="Times New Roman" w:cs="Times New Roman"/>
                  <w:color w:val="000000"/>
                  <w:kern w:val="0"/>
                  <w:sz w:val="22"/>
                  <w:szCs w:val="22"/>
                  <w14:ligatures w14:val="none"/>
                </w:rPr>
                <w:t>WALKER</w:t>
              </w:r>
            </w:ins>
          </w:p>
        </w:tc>
        <w:tc>
          <w:tcPr>
            <w:tcW w:w="396" w:type="pct"/>
            <w:shd w:val="clear" w:color="auto" w:fill="auto"/>
            <w:noWrap/>
            <w:hideMark/>
          </w:tcPr>
          <w:p w14:paraId="5E164D1D" w14:textId="77777777" w:rsidR="003E6383" w:rsidRPr="0023727B" w:rsidRDefault="003E6383" w:rsidP="008D3FA0">
            <w:pPr>
              <w:spacing w:after="0" w:line="240" w:lineRule="auto"/>
              <w:jc w:val="right"/>
              <w:rPr>
                <w:ins w:id="512" w:author="Jujia Li" w:date="2025-07-01T18:03:00Z" w16du:dateUtc="2025-07-01T23:03:00Z"/>
                <w:rFonts w:ascii="Times New Roman" w:eastAsia="Times New Roman" w:hAnsi="Times New Roman" w:cs="Times New Roman"/>
                <w:color w:val="000000"/>
                <w:kern w:val="0"/>
                <w:sz w:val="22"/>
                <w:szCs w:val="22"/>
                <w14:ligatures w14:val="none"/>
              </w:rPr>
            </w:pPr>
            <w:ins w:id="513" w:author="Jujia Li" w:date="2025-07-01T18:03:00Z" w16du:dateUtc="2025-07-01T23:03:00Z">
              <w:r w:rsidRPr="00E765A0">
                <w:rPr>
                  <w:rFonts w:ascii="Times New Roman" w:hAnsi="Times New Roman" w:cs="Times New Roman"/>
                  <w:sz w:val="22"/>
                  <w:szCs w:val="22"/>
                </w:rPr>
                <w:t>82</w:t>
              </w:r>
            </w:ins>
          </w:p>
        </w:tc>
        <w:tc>
          <w:tcPr>
            <w:tcW w:w="396" w:type="pct"/>
            <w:shd w:val="clear" w:color="auto" w:fill="auto"/>
            <w:noWrap/>
            <w:hideMark/>
          </w:tcPr>
          <w:p w14:paraId="1899481D" w14:textId="77777777" w:rsidR="003E6383" w:rsidRPr="0023727B" w:rsidRDefault="003E6383" w:rsidP="008D3FA0">
            <w:pPr>
              <w:spacing w:after="0" w:line="240" w:lineRule="auto"/>
              <w:jc w:val="right"/>
              <w:rPr>
                <w:ins w:id="514" w:author="Jujia Li" w:date="2025-07-01T18:03:00Z" w16du:dateUtc="2025-07-01T23:03:00Z"/>
                <w:rFonts w:ascii="Times New Roman" w:eastAsia="Times New Roman" w:hAnsi="Times New Roman" w:cs="Times New Roman"/>
                <w:color w:val="000000"/>
                <w:kern w:val="0"/>
                <w:sz w:val="22"/>
                <w:szCs w:val="22"/>
                <w14:ligatures w14:val="none"/>
              </w:rPr>
            </w:pPr>
            <w:ins w:id="515" w:author="Jujia Li" w:date="2025-07-01T18:03:00Z" w16du:dateUtc="2025-07-01T23:03:00Z">
              <w:r w:rsidRPr="00E765A0">
                <w:rPr>
                  <w:rFonts w:ascii="Times New Roman" w:hAnsi="Times New Roman" w:cs="Times New Roman"/>
                  <w:sz w:val="22"/>
                  <w:szCs w:val="22"/>
                </w:rPr>
                <w:t>0.35</w:t>
              </w:r>
            </w:ins>
          </w:p>
        </w:tc>
        <w:tc>
          <w:tcPr>
            <w:tcW w:w="396" w:type="pct"/>
            <w:shd w:val="clear" w:color="auto" w:fill="auto"/>
            <w:noWrap/>
            <w:hideMark/>
          </w:tcPr>
          <w:p w14:paraId="4B7031FD" w14:textId="77777777" w:rsidR="003E6383" w:rsidRPr="0023727B" w:rsidRDefault="003E6383" w:rsidP="008D3FA0">
            <w:pPr>
              <w:spacing w:after="0" w:line="240" w:lineRule="auto"/>
              <w:jc w:val="right"/>
              <w:rPr>
                <w:ins w:id="516" w:author="Jujia Li" w:date="2025-07-01T18:03:00Z" w16du:dateUtc="2025-07-01T23:03:00Z"/>
                <w:rFonts w:ascii="Times New Roman" w:eastAsia="Times New Roman" w:hAnsi="Times New Roman" w:cs="Times New Roman"/>
                <w:color w:val="000000"/>
                <w:kern w:val="0"/>
                <w:sz w:val="22"/>
                <w:szCs w:val="22"/>
                <w14:ligatures w14:val="none"/>
              </w:rPr>
            </w:pPr>
            <w:ins w:id="517" w:author="Jujia Li" w:date="2025-07-01T18:03:00Z" w16du:dateUtc="2025-07-01T23:03:00Z">
              <w:r w:rsidRPr="00E765A0">
                <w:rPr>
                  <w:rFonts w:ascii="Times New Roman" w:hAnsi="Times New Roman" w:cs="Times New Roman"/>
                  <w:sz w:val="22"/>
                  <w:szCs w:val="22"/>
                </w:rPr>
                <w:t>85</w:t>
              </w:r>
            </w:ins>
          </w:p>
        </w:tc>
        <w:tc>
          <w:tcPr>
            <w:tcW w:w="397" w:type="pct"/>
            <w:shd w:val="clear" w:color="auto" w:fill="auto"/>
            <w:noWrap/>
            <w:hideMark/>
          </w:tcPr>
          <w:p w14:paraId="2A3A8C41" w14:textId="77777777" w:rsidR="003E6383" w:rsidRPr="0023727B" w:rsidRDefault="003E6383" w:rsidP="008D3FA0">
            <w:pPr>
              <w:spacing w:after="0" w:line="240" w:lineRule="auto"/>
              <w:jc w:val="right"/>
              <w:rPr>
                <w:ins w:id="518" w:author="Jujia Li" w:date="2025-07-01T18:03:00Z" w16du:dateUtc="2025-07-01T23:03:00Z"/>
                <w:rFonts w:ascii="Times New Roman" w:eastAsia="Times New Roman" w:hAnsi="Times New Roman" w:cs="Times New Roman"/>
                <w:color w:val="000000"/>
                <w:kern w:val="0"/>
                <w:sz w:val="22"/>
                <w:szCs w:val="22"/>
                <w14:ligatures w14:val="none"/>
              </w:rPr>
            </w:pPr>
            <w:ins w:id="519" w:author="Jujia Li" w:date="2025-07-01T18:03:00Z" w16du:dateUtc="2025-07-01T23:03:00Z">
              <w:r w:rsidRPr="00E765A0">
                <w:rPr>
                  <w:rFonts w:ascii="Times New Roman" w:hAnsi="Times New Roman" w:cs="Times New Roman"/>
                  <w:sz w:val="22"/>
                  <w:szCs w:val="22"/>
                </w:rPr>
                <w:t>0.36</w:t>
              </w:r>
            </w:ins>
          </w:p>
        </w:tc>
        <w:tc>
          <w:tcPr>
            <w:tcW w:w="396" w:type="pct"/>
            <w:shd w:val="clear" w:color="auto" w:fill="auto"/>
            <w:noWrap/>
            <w:hideMark/>
          </w:tcPr>
          <w:p w14:paraId="23236F2F" w14:textId="77777777" w:rsidR="003E6383" w:rsidRPr="0023727B" w:rsidRDefault="003E6383" w:rsidP="008D3FA0">
            <w:pPr>
              <w:spacing w:after="0" w:line="240" w:lineRule="auto"/>
              <w:jc w:val="right"/>
              <w:rPr>
                <w:ins w:id="520" w:author="Jujia Li" w:date="2025-07-01T18:03:00Z" w16du:dateUtc="2025-07-01T23:03:00Z"/>
                <w:rFonts w:ascii="Times New Roman" w:eastAsia="Times New Roman" w:hAnsi="Times New Roman" w:cs="Times New Roman"/>
                <w:color w:val="000000"/>
                <w:kern w:val="0"/>
                <w:sz w:val="22"/>
                <w:szCs w:val="22"/>
                <w14:ligatures w14:val="none"/>
              </w:rPr>
            </w:pPr>
            <w:ins w:id="521" w:author="Jujia Li" w:date="2025-07-01T18:03:00Z" w16du:dateUtc="2025-07-01T23:03:00Z">
              <w:r w:rsidRPr="00E765A0">
                <w:rPr>
                  <w:rFonts w:ascii="Times New Roman" w:hAnsi="Times New Roman" w:cs="Times New Roman"/>
                  <w:sz w:val="22"/>
                  <w:szCs w:val="22"/>
                </w:rPr>
                <w:t>73</w:t>
              </w:r>
            </w:ins>
          </w:p>
        </w:tc>
        <w:tc>
          <w:tcPr>
            <w:tcW w:w="397" w:type="pct"/>
            <w:shd w:val="clear" w:color="auto" w:fill="auto"/>
            <w:noWrap/>
            <w:hideMark/>
          </w:tcPr>
          <w:p w14:paraId="216D2230" w14:textId="77777777" w:rsidR="003E6383" w:rsidRPr="0023727B" w:rsidRDefault="003E6383" w:rsidP="008D3FA0">
            <w:pPr>
              <w:spacing w:after="0" w:line="240" w:lineRule="auto"/>
              <w:jc w:val="right"/>
              <w:rPr>
                <w:ins w:id="522" w:author="Jujia Li" w:date="2025-07-01T18:03:00Z" w16du:dateUtc="2025-07-01T23:03:00Z"/>
                <w:rFonts w:ascii="Times New Roman" w:eastAsia="Times New Roman" w:hAnsi="Times New Roman" w:cs="Times New Roman"/>
                <w:color w:val="000000"/>
                <w:kern w:val="0"/>
                <w:sz w:val="22"/>
                <w:szCs w:val="22"/>
                <w14:ligatures w14:val="none"/>
              </w:rPr>
            </w:pPr>
            <w:ins w:id="523" w:author="Jujia Li" w:date="2025-07-01T18:03:00Z" w16du:dateUtc="2025-07-01T23:03:00Z">
              <w:r w:rsidRPr="00E765A0">
                <w:rPr>
                  <w:rFonts w:ascii="Times New Roman" w:hAnsi="Times New Roman" w:cs="Times New Roman"/>
                  <w:sz w:val="22"/>
                  <w:szCs w:val="22"/>
                </w:rPr>
                <w:t>0.31</w:t>
              </w:r>
            </w:ins>
          </w:p>
        </w:tc>
        <w:tc>
          <w:tcPr>
            <w:tcW w:w="396" w:type="pct"/>
            <w:shd w:val="clear" w:color="auto" w:fill="auto"/>
            <w:noWrap/>
            <w:hideMark/>
          </w:tcPr>
          <w:p w14:paraId="72C5432E" w14:textId="77777777" w:rsidR="003E6383" w:rsidRPr="0023727B" w:rsidRDefault="003E6383" w:rsidP="008D3FA0">
            <w:pPr>
              <w:spacing w:after="0" w:line="240" w:lineRule="auto"/>
              <w:jc w:val="right"/>
              <w:rPr>
                <w:ins w:id="524" w:author="Jujia Li" w:date="2025-07-01T18:03:00Z" w16du:dateUtc="2025-07-01T23:03:00Z"/>
                <w:rFonts w:ascii="Times New Roman" w:eastAsia="Times New Roman" w:hAnsi="Times New Roman" w:cs="Times New Roman"/>
                <w:color w:val="000000"/>
                <w:kern w:val="0"/>
                <w:sz w:val="22"/>
                <w:szCs w:val="22"/>
                <w14:ligatures w14:val="none"/>
              </w:rPr>
            </w:pPr>
            <w:ins w:id="525" w:author="Jujia Li" w:date="2025-07-01T18:03:00Z" w16du:dateUtc="2025-07-01T23:03:00Z">
              <w:r w:rsidRPr="00E765A0">
                <w:rPr>
                  <w:rFonts w:ascii="Times New Roman" w:hAnsi="Times New Roman" w:cs="Times New Roman"/>
                  <w:sz w:val="22"/>
                  <w:szCs w:val="22"/>
                </w:rPr>
                <w:t>69</w:t>
              </w:r>
            </w:ins>
          </w:p>
        </w:tc>
        <w:tc>
          <w:tcPr>
            <w:tcW w:w="397" w:type="pct"/>
            <w:shd w:val="clear" w:color="auto" w:fill="auto"/>
            <w:noWrap/>
            <w:hideMark/>
          </w:tcPr>
          <w:p w14:paraId="14AF4150" w14:textId="77777777" w:rsidR="003E6383" w:rsidRPr="0023727B" w:rsidRDefault="003E6383" w:rsidP="008D3FA0">
            <w:pPr>
              <w:spacing w:after="0" w:line="240" w:lineRule="auto"/>
              <w:jc w:val="right"/>
              <w:rPr>
                <w:ins w:id="526" w:author="Jujia Li" w:date="2025-07-01T18:03:00Z" w16du:dateUtc="2025-07-01T23:03:00Z"/>
                <w:rFonts w:ascii="Times New Roman" w:eastAsia="Times New Roman" w:hAnsi="Times New Roman" w:cs="Times New Roman"/>
                <w:color w:val="000000"/>
                <w:kern w:val="0"/>
                <w:sz w:val="22"/>
                <w:szCs w:val="22"/>
                <w14:ligatures w14:val="none"/>
              </w:rPr>
            </w:pPr>
            <w:ins w:id="527" w:author="Jujia Li" w:date="2025-07-01T18:03:00Z" w16du:dateUtc="2025-07-01T23:03:00Z">
              <w:r w:rsidRPr="00E765A0">
                <w:rPr>
                  <w:rFonts w:ascii="Times New Roman" w:hAnsi="Times New Roman" w:cs="Times New Roman"/>
                  <w:sz w:val="22"/>
                  <w:szCs w:val="22"/>
                </w:rPr>
                <w:t>0.30</w:t>
              </w:r>
            </w:ins>
          </w:p>
        </w:tc>
        <w:tc>
          <w:tcPr>
            <w:tcW w:w="386" w:type="pct"/>
            <w:shd w:val="clear" w:color="auto" w:fill="auto"/>
            <w:noWrap/>
            <w:hideMark/>
          </w:tcPr>
          <w:p w14:paraId="22694872" w14:textId="77777777" w:rsidR="003E6383" w:rsidRPr="0023727B" w:rsidRDefault="003E6383" w:rsidP="008D3FA0">
            <w:pPr>
              <w:spacing w:after="0" w:line="240" w:lineRule="auto"/>
              <w:jc w:val="right"/>
              <w:rPr>
                <w:ins w:id="528" w:author="Jujia Li" w:date="2025-07-01T18:03:00Z" w16du:dateUtc="2025-07-01T23:03:00Z"/>
                <w:rFonts w:ascii="Times New Roman" w:eastAsia="Times New Roman" w:hAnsi="Times New Roman" w:cs="Times New Roman"/>
                <w:color w:val="000000"/>
                <w:kern w:val="0"/>
                <w:sz w:val="22"/>
                <w:szCs w:val="22"/>
                <w14:ligatures w14:val="none"/>
              </w:rPr>
            </w:pPr>
            <w:ins w:id="529" w:author="Jujia Li" w:date="2025-07-01T18:03:00Z" w16du:dateUtc="2025-07-01T23:03:00Z">
              <w:r w:rsidRPr="00E765A0">
                <w:rPr>
                  <w:rFonts w:ascii="Times New Roman" w:hAnsi="Times New Roman" w:cs="Times New Roman"/>
                  <w:sz w:val="22"/>
                  <w:szCs w:val="22"/>
                </w:rPr>
                <w:t>309</w:t>
              </w:r>
            </w:ins>
          </w:p>
        </w:tc>
        <w:tc>
          <w:tcPr>
            <w:tcW w:w="478" w:type="pct"/>
            <w:shd w:val="clear" w:color="auto" w:fill="auto"/>
            <w:noWrap/>
            <w:hideMark/>
          </w:tcPr>
          <w:p w14:paraId="3C0D0199" w14:textId="77777777" w:rsidR="003E6383" w:rsidRPr="0023727B" w:rsidRDefault="003E6383" w:rsidP="008D3FA0">
            <w:pPr>
              <w:spacing w:after="0" w:line="240" w:lineRule="auto"/>
              <w:jc w:val="right"/>
              <w:rPr>
                <w:ins w:id="530" w:author="Jujia Li" w:date="2025-07-01T18:03:00Z" w16du:dateUtc="2025-07-01T23:03:00Z"/>
                <w:rFonts w:ascii="Times New Roman" w:eastAsia="Times New Roman" w:hAnsi="Times New Roman" w:cs="Times New Roman"/>
                <w:color w:val="000000"/>
                <w:kern w:val="0"/>
                <w:sz w:val="22"/>
                <w:szCs w:val="22"/>
                <w14:ligatures w14:val="none"/>
              </w:rPr>
            </w:pPr>
            <w:ins w:id="531" w:author="Jujia Li" w:date="2025-07-01T18:03:00Z" w16du:dateUtc="2025-07-01T23:03:00Z">
              <w:r w:rsidRPr="00E765A0">
                <w:rPr>
                  <w:rFonts w:ascii="Times New Roman" w:hAnsi="Times New Roman" w:cs="Times New Roman"/>
                  <w:sz w:val="22"/>
                  <w:szCs w:val="22"/>
                </w:rPr>
                <w:t>1.32</w:t>
              </w:r>
            </w:ins>
          </w:p>
        </w:tc>
      </w:tr>
      <w:tr w:rsidR="003E6383" w:rsidRPr="00E765A0" w14:paraId="621E5649" w14:textId="77777777" w:rsidTr="008D3FA0">
        <w:trPr>
          <w:trHeight w:val="290"/>
          <w:ins w:id="532" w:author="Jujia Li" w:date="2025-07-01T18:03:00Z"/>
        </w:trPr>
        <w:tc>
          <w:tcPr>
            <w:tcW w:w="965" w:type="pct"/>
            <w:shd w:val="clear" w:color="auto" w:fill="auto"/>
            <w:noWrap/>
            <w:vAlign w:val="bottom"/>
            <w:hideMark/>
          </w:tcPr>
          <w:p w14:paraId="47484182" w14:textId="77777777" w:rsidR="003E6383" w:rsidRPr="0023727B" w:rsidRDefault="003E6383" w:rsidP="008D3FA0">
            <w:pPr>
              <w:spacing w:after="0" w:line="240" w:lineRule="auto"/>
              <w:rPr>
                <w:ins w:id="533" w:author="Jujia Li" w:date="2025-07-01T18:03:00Z" w16du:dateUtc="2025-07-01T23:03:00Z"/>
                <w:rFonts w:ascii="Times New Roman" w:eastAsia="Times New Roman" w:hAnsi="Times New Roman" w:cs="Times New Roman"/>
                <w:color w:val="000000"/>
                <w:kern w:val="0"/>
                <w:sz w:val="22"/>
                <w:szCs w:val="22"/>
                <w14:ligatures w14:val="none"/>
              </w:rPr>
            </w:pPr>
            <w:ins w:id="534" w:author="Jujia Li" w:date="2025-07-01T18:03:00Z" w16du:dateUtc="2025-07-01T23:03:00Z">
              <w:r w:rsidRPr="0023727B">
                <w:rPr>
                  <w:rFonts w:ascii="Times New Roman" w:eastAsia="Times New Roman" w:hAnsi="Times New Roman" w:cs="Times New Roman"/>
                  <w:color w:val="000000"/>
                  <w:kern w:val="0"/>
                  <w:sz w:val="22"/>
                  <w:szCs w:val="22"/>
                  <w14:ligatures w14:val="none"/>
                </w:rPr>
                <w:t>WINSTON</w:t>
              </w:r>
            </w:ins>
          </w:p>
        </w:tc>
        <w:tc>
          <w:tcPr>
            <w:tcW w:w="396" w:type="pct"/>
            <w:shd w:val="clear" w:color="auto" w:fill="auto"/>
            <w:noWrap/>
            <w:hideMark/>
          </w:tcPr>
          <w:p w14:paraId="3A05ED45" w14:textId="77777777" w:rsidR="003E6383" w:rsidRPr="0023727B" w:rsidRDefault="003E6383" w:rsidP="008D3FA0">
            <w:pPr>
              <w:spacing w:after="0" w:line="240" w:lineRule="auto"/>
              <w:jc w:val="right"/>
              <w:rPr>
                <w:ins w:id="535" w:author="Jujia Li" w:date="2025-07-01T18:03:00Z" w16du:dateUtc="2025-07-01T23:03:00Z"/>
                <w:rFonts w:ascii="Times New Roman" w:eastAsia="Times New Roman" w:hAnsi="Times New Roman" w:cs="Times New Roman"/>
                <w:color w:val="000000"/>
                <w:kern w:val="0"/>
                <w:sz w:val="22"/>
                <w:szCs w:val="22"/>
                <w14:ligatures w14:val="none"/>
              </w:rPr>
            </w:pPr>
            <w:ins w:id="536" w:author="Jujia Li" w:date="2025-07-01T18:03:00Z" w16du:dateUtc="2025-07-01T23:03:00Z">
              <w:r w:rsidRPr="00E765A0">
                <w:rPr>
                  <w:rFonts w:ascii="Times New Roman" w:hAnsi="Times New Roman" w:cs="Times New Roman"/>
                  <w:sz w:val="22"/>
                  <w:szCs w:val="22"/>
                </w:rPr>
                <w:t>25</w:t>
              </w:r>
            </w:ins>
          </w:p>
        </w:tc>
        <w:tc>
          <w:tcPr>
            <w:tcW w:w="396" w:type="pct"/>
            <w:shd w:val="clear" w:color="auto" w:fill="auto"/>
            <w:noWrap/>
            <w:hideMark/>
          </w:tcPr>
          <w:p w14:paraId="106C5021" w14:textId="77777777" w:rsidR="003E6383" w:rsidRPr="0023727B" w:rsidRDefault="003E6383" w:rsidP="008D3FA0">
            <w:pPr>
              <w:spacing w:after="0" w:line="240" w:lineRule="auto"/>
              <w:jc w:val="right"/>
              <w:rPr>
                <w:ins w:id="537" w:author="Jujia Li" w:date="2025-07-01T18:03:00Z" w16du:dateUtc="2025-07-01T23:03:00Z"/>
                <w:rFonts w:ascii="Times New Roman" w:eastAsia="Times New Roman" w:hAnsi="Times New Roman" w:cs="Times New Roman"/>
                <w:color w:val="000000"/>
                <w:kern w:val="0"/>
                <w:sz w:val="22"/>
                <w:szCs w:val="22"/>
                <w14:ligatures w14:val="none"/>
              </w:rPr>
            </w:pPr>
            <w:ins w:id="538" w:author="Jujia Li" w:date="2025-07-01T18:03:00Z" w16du:dateUtc="2025-07-01T23:03:00Z">
              <w:r w:rsidRPr="00E765A0">
                <w:rPr>
                  <w:rFonts w:ascii="Times New Roman" w:hAnsi="Times New Roman" w:cs="Times New Roman"/>
                  <w:sz w:val="22"/>
                  <w:szCs w:val="22"/>
                </w:rPr>
                <w:t>0.29</w:t>
              </w:r>
            </w:ins>
          </w:p>
        </w:tc>
        <w:tc>
          <w:tcPr>
            <w:tcW w:w="396" w:type="pct"/>
            <w:shd w:val="clear" w:color="auto" w:fill="auto"/>
            <w:noWrap/>
            <w:hideMark/>
          </w:tcPr>
          <w:p w14:paraId="264AB039" w14:textId="77777777" w:rsidR="003E6383" w:rsidRPr="0023727B" w:rsidRDefault="003E6383" w:rsidP="008D3FA0">
            <w:pPr>
              <w:spacing w:after="0" w:line="240" w:lineRule="auto"/>
              <w:jc w:val="right"/>
              <w:rPr>
                <w:ins w:id="539" w:author="Jujia Li" w:date="2025-07-01T18:03:00Z" w16du:dateUtc="2025-07-01T23:03:00Z"/>
                <w:rFonts w:ascii="Times New Roman" w:eastAsia="Times New Roman" w:hAnsi="Times New Roman" w:cs="Times New Roman"/>
                <w:color w:val="000000"/>
                <w:kern w:val="0"/>
                <w:sz w:val="22"/>
                <w:szCs w:val="22"/>
                <w14:ligatures w14:val="none"/>
              </w:rPr>
            </w:pPr>
            <w:ins w:id="540" w:author="Jujia Li" w:date="2025-07-01T18:03:00Z" w16du:dateUtc="2025-07-01T23:03:00Z">
              <w:r w:rsidRPr="00E765A0">
                <w:rPr>
                  <w:rFonts w:ascii="Times New Roman" w:hAnsi="Times New Roman" w:cs="Times New Roman"/>
                  <w:sz w:val="22"/>
                  <w:szCs w:val="22"/>
                </w:rPr>
                <w:t>20</w:t>
              </w:r>
            </w:ins>
          </w:p>
        </w:tc>
        <w:tc>
          <w:tcPr>
            <w:tcW w:w="397" w:type="pct"/>
            <w:shd w:val="clear" w:color="auto" w:fill="auto"/>
            <w:noWrap/>
            <w:hideMark/>
          </w:tcPr>
          <w:p w14:paraId="1A5730F5" w14:textId="77777777" w:rsidR="003E6383" w:rsidRPr="0023727B" w:rsidRDefault="003E6383" w:rsidP="008D3FA0">
            <w:pPr>
              <w:spacing w:after="0" w:line="240" w:lineRule="auto"/>
              <w:jc w:val="right"/>
              <w:rPr>
                <w:ins w:id="541" w:author="Jujia Li" w:date="2025-07-01T18:03:00Z" w16du:dateUtc="2025-07-01T23:03:00Z"/>
                <w:rFonts w:ascii="Times New Roman" w:eastAsia="Times New Roman" w:hAnsi="Times New Roman" w:cs="Times New Roman"/>
                <w:color w:val="000000"/>
                <w:kern w:val="0"/>
                <w:sz w:val="22"/>
                <w:szCs w:val="22"/>
                <w14:ligatures w14:val="none"/>
              </w:rPr>
            </w:pPr>
            <w:ins w:id="542" w:author="Jujia Li" w:date="2025-07-01T18:03:00Z" w16du:dateUtc="2025-07-01T23:03:00Z">
              <w:r w:rsidRPr="00E765A0">
                <w:rPr>
                  <w:rFonts w:ascii="Times New Roman" w:hAnsi="Times New Roman" w:cs="Times New Roman"/>
                  <w:sz w:val="22"/>
                  <w:szCs w:val="22"/>
                </w:rPr>
                <w:t>0.23</w:t>
              </w:r>
            </w:ins>
          </w:p>
        </w:tc>
        <w:tc>
          <w:tcPr>
            <w:tcW w:w="396" w:type="pct"/>
            <w:shd w:val="clear" w:color="auto" w:fill="auto"/>
            <w:noWrap/>
            <w:hideMark/>
          </w:tcPr>
          <w:p w14:paraId="1DFDEDF7" w14:textId="77777777" w:rsidR="003E6383" w:rsidRPr="0023727B" w:rsidRDefault="003E6383" w:rsidP="008D3FA0">
            <w:pPr>
              <w:spacing w:after="0" w:line="240" w:lineRule="auto"/>
              <w:jc w:val="right"/>
              <w:rPr>
                <w:ins w:id="543" w:author="Jujia Li" w:date="2025-07-01T18:03:00Z" w16du:dateUtc="2025-07-01T23:03:00Z"/>
                <w:rFonts w:ascii="Times New Roman" w:eastAsia="Times New Roman" w:hAnsi="Times New Roman" w:cs="Times New Roman"/>
                <w:color w:val="000000"/>
                <w:kern w:val="0"/>
                <w:sz w:val="22"/>
                <w:szCs w:val="22"/>
                <w14:ligatures w14:val="none"/>
              </w:rPr>
            </w:pPr>
            <w:ins w:id="544" w:author="Jujia Li" w:date="2025-07-01T18:03:00Z" w16du:dateUtc="2025-07-01T23:03:00Z">
              <w:r w:rsidRPr="00E765A0">
                <w:rPr>
                  <w:rFonts w:ascii="Times New Roman" w:hAnsi="Times New Roman" w:cs="Times New Roman"/>
                  <w:sz w:val="22"/>
                  <w:szCs w:val="22"/>
                </w:rPr>
                <w:t>30</w:t>
              </w:r>
            </w:ins>
          </w:p>
        </w:tc>
        <w:tc>
          <w:tcPr>
            <w:tcW w:w="397" w:type="pct"/>
            <w:shd w:val="clear" w:color="auto" w:fill="auto"/>
            <w:noWrap/>
            <w:hideMark/>
          </w:tcPr>
          <w:p w14:paraId="319ED0BB" w14:textId="77777777" w:rsidR="003E6383" w:rsidRPr="0023727B" w:rsidRDefault="003E6383" w:rsidP="008D3FA0">
            <w:pPr>
              <w:spacing w:after="0" w:line="240" w:lineRule="auto"/>
              <w:jc w:val="right"/>
              <w:rPr>
                <w:ins w:id="545" w:author="Jujia Li" w:date="2025-07-01T18:03:00Z" w16du:dateUtc="2025-07-01T23:03:00Z"/>
                <w:rFonts w:ascii="Times New Roman" w:eastAsia="Times New Roman" w:hAnsi="Times New Roman" w:cs="Times New Roman"/>
                <w:color w:val="000000"/>
                <w:kern w:val="0"/>
                <w:sz w:val="22"/>
                <w:szCs w:val="22"/>
                <w14:ligatures w14:val="none"/>
              </w:rPr>
            </w:pPr>
            <w:ins w:id="546" w:author="Jujia Li" w:date="2025-07-01T18:03:00Z" w16du:dateUtc="2025-07-01T23:03:00Z">
              <w:r w:rsidRPr="00E765A0">
                <w:rPr>
                  <w:rFonts w:ascii="Times New Roman" w:hAnsi="Times New Roman" w:cs="Times New Roman"/>
                  <w:sz w:val="22"/>
                  <w:szCs w:val="22"/>
                </w:rPr>
                <w:t>0.35</w:t>
              </w:r>
            </w:ins>
          </w:p>
        </w:tc>
        <w:tc>
          <w:tcPr>
            <w:tcW w:w="396" w:type="pct"/>
            <w:shd w:val="clear" w:color="auto" w:fill="auto"/>
            <w:noWrap/>
            <w:hideMark/>
          </w:tcPr>
          <w:p w14:paraId="34BA7205" w14:textId="77777777" w:rsidR="003E6383" w:rsidRPr="0023727B" w:rsidRDefault="003E6383" w:rsidP="008D3FA0">
            <w:pPr>
              <w:spacing w:after="0" w:line="240" w:lineRule="auto"/>
              <w:jc w:val="right"/>
              <w:rPr>
                <w:ins w:id="547" w:author="Jujia Li" w:date="2025-07-01T18:03:00Z" w16du:dateUtc="2025-07-01T23:03:00Z"/>
                <w:rFonts w:ascii="Times New Roman" w:eastAsia="Times New Roman" w:hAnsi="Times New Roman" w:cs="Times New Roman"/>
                <w:color w:val="000000"/>
                <w:kern w:val="0"/>
                <w:sz w:val="22"/>
                <w:szCs w:val="22"/>
                <w14:ligatures w14:val="none"/>
              </w:rPr>
            </w:pPr>
            <w:ins w:id="548" w:author="Jujia Li" w:date="2025-07-01T18:03:00Z" w16du:dateUtc="2025-07-01T23:03:00Z">
              <w:r w:rsidRPr="00E765A0">
                <w:rPr>
                  <w:rFonts w:ascii="Times New Roman" w:hAnsi="Times New Roman" w:cs="Times New Roman"/>
                  <w:sz w:val="22"/>
                  <w:szCs w:val="22"/>
                </w:rPr>
                <w:t>34</w:t>
              </w:r>
            </w:ins>
          </w:p>
        </w:tc>
        <w:tc>
          <w:tcPr>
            <w:tcW w:w="397" w:type="pct"/>
            <w:shd w:val="clear" w:color="auto" w:fill="auto"/>
            <w:noWrap/>
            <w:hideMark/>
          </w:tcPr>
          <w:p w14:paraId="6FB50CB8" w14:textId="77777777" w:rsidR="003E6383" w:rsidRPr="0023727B" w:rsidRDefault="003E6383" w:rsidP="008D3FA0">
            <w:pPr>
              <w:spacing w:after="0" w:line="240" w:lineRule="auto"/>
              <w:jc w:val="right"/>
              <w:rPr>
                <w:ins w:id="549" w:author="Jujia Li" w:date="2025-07-01T18:03:00Z" w16du:dateUtc="2025-07-01T23:03:00Z"/>
                <w:rFonts w:ascii="Times New Roman" w:eastAsia="Times New Roman" w:hAnsi="Times New Roman" w:cs="Times New Roman"/>
                <w:color w:val="000000"/>
                <w:kern w:val="0"/>
                <w:sz w:val="22"/>
                <w:szCs w:val="22"/>
                <w14:ligatures w14:val="none"/>
              </w:rPr>
            </w:pPr>
            <w:ins w:id="550" w:author="Jujia Li" w:date="2025-07-01T18:03:00Z" w16du:dateUtc="2025-07-01T23:03:00Z">
              <w:r w:rsidRPr="00E765A0">
                <w:rPr>
                  <w:rFonts w:ascii="Times New Roman" w:hAnsi="Times New Roman" w:cs="Times New Roman"/>
                  <w:sz w:val="22"/>
                  <w:szCs w:val="22"/>
                </w:rPr>
                <w:t>0.39</w:t>
              </w:r>
            </w:ins>
          </w:p>
        </w:tc>
        <w:tc>
          <w:tcPr>
            <w:tcW w:w="386" w:type="pct"/>
            <w:shd w:val="clear" w:color="auto" w:fill="auto"/>
            <w:noWrap/>
            <w:hideMark/>
          </w:tcPr>
          <w:p w14:paraId="0FB5E60F" w14:textId="77777777" w:rsidR="003E6383" w:rsidRPr="0023727B" w:rsidRDefault="003E6383" w:rsidP="008D3FA0">
            <w:pPr>
              <w:spacing w:after="0" w:line="240" w:lineRule="auto"/>
              <w:jc w:val="right"/>
              <w:rPr>
                <w:ins w:id="551" w:author="Jujia Li" w:date="2025-07-01T18:03:00Z" w16du:dateUtc="2025-07-01T23:03:00Z"/>
                <w:rFonts w:ascii="Times New Roman" w:eastAsia="Times New Roman" w:hAnsi="Times New Roman" w:cs="Times New Roman"/>
                <w:color w:val="000000"/>
                <w:kern w:val="0"/>
                <w:sz w:val="22"/>
                <w:szCs w:val="22"/>
                <w14:ligatures w14:val="none"/>
              </w:rPr>
            </w:pPr>
            <w:ins w:id="552" w:author="Jujia Li" w:date="2025-07-01T18:03:00Z" w16du:dateUtc="2025-07-01T23:03:00Z">
              <w:r w:rsidRPr="00E765A0">
                <w:rPr>
                  <w:rFonts w:ascii="Times New Roman" w:hAnsi="Times New Roman" w:cs="Times New Roman"/>
                  <w:sz w:val="22"/>
                  <w:szCs w:val="22"/>
                </w:rPr>
                <w:t>109</w:t>
              </w:r>
            </w:ins>
          </w:p>
        </w:tc>
        <w:tc>
          <w:tcPr>
            <w:tcW w:w="478" w:type="pct"/>
            <w:shd w:val="clear" w:color="auto" w:fill="auto"/>
            <w:noWrap/>
            <w:hideMark/>
          </w:tcPr>
          <w:p w14:paraId="504780A0" w14:textId="77777777" w:rsidR="003E6383" w:rsidRPr="0023727B" w:rsidRDefault="003E6383" w:rsidP="008D3FA0">
            <w:pPr>
              <w:spacing w:after="0" w:line="240" w:lineRule="auto"/>
              <w:jc w:val="right"/>
              <w:rPr>
                <w:ins w:id="553" w:author="Jujia Li" w:date="2025-07-01T18:03:00Z" w16du:dateUtc="2025-07-01T23:03:00Z"/>
                <w:rFonts w:ascii="Times New Roman" w:eastAsia="Times New Roman" w:hAnsi="Times New Roman" w:cs="Times New Roman"/>
                <w:color w:val="000000"/>
                <w:kern w:val="0"/>
                <w:sz w:val="22"/>
                <w:szCs w:val="22"/>
                <w14:ligatures w14:val="none"/>
              </w:rPr>
            </w:pPr>
            <w:ins w:id="554" w:author="Jujia Li" w:date="2025-07-01T18:03:00Z" w16du:dateUtc="2025-07-01T23:03:00Z">
              <w:r w:rsidRPr="00E765A0">
                <w:rPr>
                  <w:rFonts w:ascii="Times New Roman" w:hAnsi="Times New Roman" w:cs="Times New Roman"/>
                  <w:sz w:val="22"/>
                  <w:szCs w:val="22"/>
                </w:rPr>
                <w:t>1.26</w:t>
              </w:r>
            </w:ins>
          </w:p>
        </w:tc>
      </w:tr>
    </w:tbl>
    <w:p w14:paraId="0ADD8365" w14:textId="7F4B6047" w:rsidR="00E946E5" w:rsidRDefault="003E6383">
      <w:pPr>
        <w:rPr>
          <w:rFonts w:ascii="Times New Roman" w:hAnsi="Times New Roman" w:cs="Times New Roman"/>
        </w:rPr>
      </w:pPr>
      <w:ins w:id="555" w:author="Jujia Li" w:date="2025-07-01T18:03:00Z" w16du:dateUtc="2025-07-01T23:03:00Z">
        <w:r w:rsidRPr="007D1368">
          <w:rPr>
            <w:rFonts w:ascii="Times New Roman" w:hAnsi="Times New Roman" w:cs="Times New Roman"/>
          </w:rPr>
          <w:t>Note: “Total” refers to the sum of ER visit count</w:t>
        </w:r>
        <w:r>
          <w:rPr>
            <w:rFonts w:ascii="Times New Roman" w:hAnsi="Times New Roman" w:cs="Times New Roman"/>
          </w:rPr>
          <w:t>;</w:t>
        </w:r>
        <w:r w:rsidRPr="007D1368">
          <w:rPr>
            <w:rFonts w:ascii="Times New Roman" w:hAnsi="Times New Roman" w:cs="Times New Roman"/>
          </w:rPr>
          <w:t xml:space="preserve"> “</w:t>
        </w:r>
        <w:r>
          <w:rPr>
            <w:rFonts w:ascii="Times New Roman" w:hAnsi="Times New Roman" w:cs="Times New Roman"/>
          </w:rPr>
          <w:t>Rate</w:t>
        </w:r>
        <w:r w:rsidRPr="007D1368">
          <w:rPr>
            <w:rFonts w:ascii="Times New Roman" w:hAnsi="Times New Roman" w:cs="Times New Roman"/>
          </w:rPr>
          <w:t>” is the average rate per 100,000 residents.</w:t>
        </w:r>
      </w:ins>
    </w:p>
    <w:p w14:paraId="506A4060" w14:textId="7324B3EC" w:rsidR="00715D3D" w:rsidRDefault="00E33763">
      <w:pPr>
        <w:rPr>
          <w:ins w:id="556" w:author="Jujia Li" w:date="2025-07-01T12:53:00Z" w16du:dateUtc="2025-07-01T17:53:00Z"/>
          <w:rFonts w:ascii="Times New Roman" w:hAnsi="Times New Roman" w:cs="Times New Roman"/>
        </w:rPr>
      </w:pPr>
      <w:r w:rsidRPr="004157A8">
        <w:rPr>
          <w:rFonts w:ascii="Times New Roman" w:hAnsi="Times New Roman" w:cs="Times New Roman"/>
        </w:rPr>
        <w:t xml:space="preserve">Figure </w:t>
      </w:r>
      <w:r w:rsidR="00503425">
        <w:rPr>
          <w:rFonts w:ascii="Times New Roman" w:hAnsi="Times New Roman" w:cs="Times New Roman"/>
        </w:rPr>
        <w:t>1</w:t>
      </w:r>
      <w:r w:rsidRPr="004157A8">
        <w:rPr>
          <w:rFonts w:ascii="Times New Roman" w:hAnsi="Times New Roman" w:cs="Times New Roman"/>
        </w:rPr>
        <w:t xml:space="preserve">. </w:t>
      </w:r>
      <w:del w:id="557" w:author="Jujia Li" w:date="2025-07-01T18:06:00Z" w16du:dateUtc="2025-07-01T23:06:00Z">
        <w:r w:rsidRPr="004157A8" w:rsidDel="000675C3">
          <w:rPr>
            <w:rFonts w:ascii="Times New Roman" w:hAnsi="Times New Roman" w:cs="Times New Roman"/>
          </w:rPr>
          <w:delText xml:space="preserve">Annual ER Opioid </w:delText>
        </w:r>
        <w:r w:rsidR="004157A8" w:rsidRPr="004157A8" w:rsidDel="000675C3">
          <w:rPr>
            <w:rFonts w:ascii="Times New Roman" w:hAnsi="Times New Roman" w:cs="Times New Roman"/>
          </w:rPr>
          <w:delText>Visit</w:delText>
        </w:r>
        <w:r w:rsidRPr="004157A8" w:rsidDel="000675C3">
          <w:rPr>
            <w:rFonts w:ascii="Times New Roman" w:hAnsi="Times New Roman" w:cs="Times New Roman"/>
          </w:rPr>
          <w:delText>s by County</w:delText>
        </w:r>
      </w:del>
      <w:ins w:id="558" w:author="Jujia Li" w:date="2025-07-01T18:06:00Z" w16du:dateUtc="2025-07-01T23:06:00Z">
        <w:r w:rsidR="000675C3" w:rsidRPr="004157A8">
          <w:rPr>
            <w:rFonts w:ascii="Times New Roman" w:hAnsi="Times New Roman" w:cs="Times New Roman"/>
          </w:rPr>
          <w:t>C</w:t>
        </w:r>
        <w:r w:rsidR="000675C3" w:rsidRPr="00CD6C36">
          <w:rPr>
            <w:rFonts w:ascii="Times New Roman" w:hAnsi="Times New Roman" w:cs="Times New Roman"/>
          </w:rPr>
          <w:t>ounty-Level Trends in ER Opioid Visit</w:t>
        </w:r>
      </w:ins>
    </w:p>
    <w:p w14:paraId="0CA347C6" w14:textId="277433F8" w:rsidR="00534683" w:rsidRPr="004157A8" w:rsidDel="00251CB8" w:rsidRDefault="00534683">
      <w:pPr>
        <w:rPr>
          <w:del w:id="559" w:author="Jujia Li" w:date="2025-07-01T19:15:00Z" w16du:dateUtc="2025-07-02T00:15:00Z"/>
          <w:rFonts w:ascii="Times New Roman" w:hAnsi="Times New Roman" w:cs="Times New Roman"/>
        </w:rPr>
      </w:pPr>
      <w:ins w:id="560" w:author="Jujia Li" w:date="2025-07-01T12:54:00Z" w16du:dateUtc="2025-07-01T17:54:00Z">
        <w:r>
          <w:rPr>
            <w:rFonts w:ascii="Times New Roman" w:hAnsi="Times New Roman" w:cs="Times New Roman"/>
            <w:noProof/>
          </w:rPr>
          <w:lastRenderedPageBreak/>
          <w:drawing>
            <wp:inline distT="0" distB="0" distL="0" distR="0" wp14:anchorId="64113939" wp14:editId="79699E58">
              <wp:extent cx="5028770" cy="2952970"/>
              <wp:effectExtent l="0" t="0" r="635" b="0"/>
              <wp:docPr id="85135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6054"/>
                      <a:stretch>
                        <a:fillRect/>
                      </a:stretch>
                    </pic:blipFill>
                    <pic:spPr bwMode="auto">
                      <a:xfrm>
                        <a:off x="0" y="0"/>
                        <a:ext cx="5029200" cy="2953223"/>
                      </a:xfrm>
                      <a:prstGeom prst="rect">
                        <a:avLst/>
                      </a:prstGeom>
                      <a:noFill/>
                      <a:ln>
                        <a:noFill/>
                      </a:ln>
                      <a:extLst>
                        <a:ext uri="{53640926-AAD7-44D8-BBD7-CCE9431645EC}">
                          <a14:shadowObscured xmlns:a14="http://schemas.microsoft.com/office/drawing/2010/main"/>
                        </a:ext>
                      </a:extLst>
                    </pic:spPr>
                  </pic:pic>
                </a:graphicData>
              </a:graphic>
            </wp:inline>
          </w:drawing>
        </w:r>
      </w:ins>
    </w:p>
    <w:p w14:paraId="504EF411" w14:textId="5E1E4DEA" w:rsidR="001D34E7" w:rsidRDefault="001D34E7">
      <w:pPr>
        <w:rPr>
          <w:ins w:id="561" w:author="Jujia Li" w:date="2025-07-01T14:50:00Z" w16du:dateUtc="2025-07-01T19:50:00Z"/>
          <w:rFonts w:ascii="Times New Roman" w:hAnsi="Times New Roman" w:cs="Times New Roman"/>
        </w:rPr>
      </w:pPr>
      <w:del w:id="562" w:author="Jujia Li" w:date="2025-07-01T12:54:00Z" w16du:dateUtc="2025-07-01T17:54:00Z">
        <w:r w:rsidDel="00534683">
          <w:rPr>
            <w:rFonts w:ascii="Times New Roman" w:hAnsi="Times New Roman" w:cs="Times New Roman"/>
            <w:noProof/>
          </w:rPr>
          <w:drawing>
            <wp:inline distT="0" distB="0" distL="0" distR="0" wp14:anchorId="6508367A" wp14:editId="4B9FF0E2">
              <wp:extent cx="5029200" cy="2933700"/>
              <wp:effectExtent l="0" t="0" r="0" b="0"/>
              <wp:docPr id="1701200162" name="Picture 10" descr="A graph of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0162" name="Picture 10" descr="A graph of different states&#10;&#10;AI-generated content may be incorrect."/>
                      <pic:cNvPicPr/>
                    </pic:nvPicPr>
                    <pic:blipFill rotWithShape="1">
                      <a:blip r:embed="rId10">
                        <a:extLst>
                          <a:ext uri="{28A0092B-C50C-407E-A947-70E740481C1C}">
                            <a14:useLocalDpi xmlns:a14="http://schemas.microsoft.com/office/drawing/2010/main" val="0"/>
                          </a:ext>
                        </a:extLst>
                      </a:blip>
                      <a:srcRect t="6666"/>
                      <a:stretch>
                        <a:fillRect/>
                      </a:stretch>
                    </pic:blipFill>
                    <pic:spPr bwMode="auto">
                      <a:xfrm>
                        <a:off x="0" y="0"/>
                        <a:ext cx="5029200" cy="2933700"/>
                      </a:xfrm>
                      <a:prstGeom prst="rect">
                        <a:avLst/>
                      </a:prstGeom>
                      <a:ln>
                        <a:noFill/>
                      </a:ln>
                      <a:extLst>
                        <a:ext uri="{53640926-AAD7-44D8-BBD7-CCE9431645EC}">
                          <a14:shadowObscured xmlns:a14="http://schemas.microsoft.com/office/drawing/2010/main"/>
                        </a:ext>
                      </a:extLst>
                    </pic:spPr>
                  </pic:pic>
                </a:graphicData>
              </a:graphic>
            </wp:inline>
          </w:drawing>
        </w:r>
      </w:del>
    </w:p>
    <w:p w14:paraId="434E1BCA" w14:textId="32301E91" w:rsidR="003A3120" w:rsidRDefault="003A3120" w:rsidP="003A3120">
      <w:pPr>
        <w:rPr>
          <w:ins w:id="563" w:author="Jujia Li" w:date="2025-07-01T14:50:00Z" w16du:dateUtc="2025-07-01T19:50:00Z"/>
          <w:rFonts w:ascii="Times New Roman" w:hAnsi="Times New Roman" w:cs="Times New Roman"/>
        </w:rPr>
      </w:pPr>
      <w:ins w:id="564" w:author="Jujia Li" w:date="2025-07-01T14:50:00Z" w16du:dateUtc="2025-07-01T19:50:00Z">
        <w:r w:rsidRPr="004157A8">
          <w:rPr>
            <w:rFonts w:ascii="Times New Roman" w:hAnsi="Times New Roman" w:cs="Times New Roman"/>
          </w:rPr>
          <w:t xml:space="preserve">Figure </w:t>
        </w:r>
      </w:ins>
      <w:ins w:id="565" w:author="Jujia Li" w:date="2025-07-01T18:05:00Z" w16du:dateUtc="2025-07-01T23:05:00Z">
        <w:r w:rsidR="00602704">
          <w:rPr>
            <w:rFonts w:ascii="Times New Roman" w:hAnsi="Times New Roman" w:cs="Times New Roman"/>
          </w:rPr>
          <w:t xml:space="preserve">2. </w:t>
        </w:r>
      </w:ins>
      <w:ins w:id="566" w:author="Jujia Li" w:date="2025-07-01T14:50:00Z" w16du:dateUtc="2025-07-01T19:50:00Z">
        <w:r w:rsidRPr="004157A8">
          <w:rPr>
            <w:rFonts w:ascii="Times New Roman" w:hAnsi="Times New Roman" w:cs="Times New Roman"/>
          </w:rPr>
          <w:t>C</w:t>
        </w:r>
      </w:ins>
      <w:ins w:id="567" w:author="Jujia Li" w:date="2025-07-01T18:05:00Z" w16du:dateUtc="2025-07-01T23:05:00Z">
        <w:r w:rsidR="00CD6C36" w:rsidRPr="00CD6C36">
          <w:rPr>
            <w:rFonts w:ascii="Times New Roman" w:hAnsi="Times New Roman" w:cs="Times New Roman"/>
          </w:rPr>
          <w:t>ounty-Level Trends in ER Opioid Visit Rates (per 100,000 Residents)</w:t>
        </w:r>
      </w:ins>
    </w:p>
    <w:p w14:paraId="757B73E3" w14:textId="51C6071D" w:rsidR="005B3B32" w:rsidRDefault="003E6383" w:rsidP="003A3120">
      <w:pPr>
        <w:rPr>
          <w:ins w:id="568" w:author="Jujia Li" w:date="2025-07-01T14:50:00Z" w16du:dateUtc="2025-07-01T19:50:00Z"/>
          <w:rFonts w:ascii="Times New Roman" w:hAnsi="Times New Roman" w:cs="Times New Roman"/>
        </w:rPr>
      </w:pPr>
      <w:ins w:id="569" w:author="Jujia Li" w:date="2025-07-01T18:03:00Z" w16du:dateUtc="2025-07-01T23:03:00Z">
        <w:r>
          <w:rPr>
            <w:rFonts w:ascii="Times New Roman" w:hAnsi="Times New Roman" w:cs="Times New Roman"/>
            <w:noProof/>
          </w:rPr>
          <w:drawing>
            <wp:inline distT="0" distB="0" distL="0" distR="0" wp14:anchorId="1643A912" wp14:editId="5943A4B2">
              <wp:extent cx="5029200" cy="2937525"/>
              <wp:effectExtent l="0" t="0" r="0" b="0"/>
              <wp:docPr id="1103318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t="6553"/>
                      <a:stretch>
                        <a:fillRect/>
                      </a:stretch>
                    </pic:blipFill>
                    <pic:spPr bwMode="auto">
                      <a:xfrm>
                        <a:off x="0" y="0"/>
                        <a:ext cx="5029200" cy="2937525"/>
                      </a:xfrm>
                      <a:prstGeom prst="rect">
                        <a:avLst/>
                      </a:prstGeom>
                      <a:noFill/>
                      <a:ln>
                        <a:noFill/>
                      </a:ln>
                      <a:extLst>
                        <a:ext uri="{53640926-AAD7-44D8-BBD7-CCE9431645EC}">
                          <a14:shadowObscured xmlns:a14="http://schemas.microsoft.com/office/drawing/2010/main"/>
                        </a:ext>
                      </a:extLst>
                    </pic:spPr>
                  </pic:pic>
                </a:graphicData>
              </a:graphic>
            </wp:inline>
          </w:drawing>
        </w:r>
      </w:ins>
    </w:p>
    <w:p w14:paraId="6512DBDA" w14:textId="262BDEBC" w:rsidR="003A3120" w:rsidRPr="004157A8" w:rsidDel="003A3120" w:rsidRDefault="003A3120">
      <w:pPr>
        <w:rPr>
          <w:del w:id="570" w:author="Jujia Li" w:date="2025-07-01T14:50:00Z" w16du:dateUtc="2025-07-01T19:50:00Z"/>
          <w:rFonts w:ascii="Times New Roman" w:hAnsi="Times New Roman" w:cs="Times New Roman"/>
        </w:rPr>
      </w:pPr>
    </w:p>
    <w:p w14:paraId="0D38188A" w14:textId="76C2A193" w:rsidR="00BE4F23" w:rsidRDefault="000B0BD0" w:rsidP="00682A28">
      <w:pPr>
        <w:ind w:firstLine="720"/>
        <w:rPr>
          <w:ins w:id="571" w:author="Jujia Li" w:date="2025-07-01T12:55:00Z" w16du:dateUtc="2025-07-01T17:55:00Z"/>
          <w:rFonts w:ascii="Times New Roman" w:hAnsi="Times New Roman" w:cs="Times New Roman"/>
        </w:rPr>
      </w:pPr>
      <w:r w:rsidRPr="00682A28">
        <w:rPr>
          <w:rFonts w:ascii="Times New Roman" w:hAnsi="Times New Roman" w:cs="Times New Roman"/>
        </w:rPr>
        <w:t xml:space="preserve">In Figure </w:t>
      </w:r>
      <w:r w:rsidR="00503425">
        <w:rPr>
          <w:rFonts w:ascii="Times New Roman" w:hAnsi="Times New Roman" w:cs="Times New Roman"/>
        </w:rPr>
        <w:t>1 and 2</w:t>
      </w:r>
      <w:r w:rsidRPr="00682A28">
        <w:rPr>
          <w:rFonts w:ascii="Times New Roman" w:hAnsi="Times New Roman" w:cs="Times New Roman"/>
        </w:rPr>
        <w:t xml:space="preserve">, </w:t>
      </w:r>
      <w:r w:rsidR="00682A28" w:rsidRPr="004157A8">
        <w:rPr>
          <w:rFonts w:ascii="Times New Roman" w:hAnsi="Times New Roman" w:cs="Times New Roman"/>
        </w:rPr>
        <w:t>Jefferson has consistently highest counts across all four years (about 500–600/year). Madison is second highest ER opioid count with a peak in 2017, followed by a sharp drop in 2019.</w:t>
      </w:r>
      <w:r w:rsidR="00682A28">
        <w:rPr>
          <w:rFonts w:ascii="Times New Roman" w:hAnsi="Times New Roman" w:cs="Times New Roman"/>
        </w:rPr>
        <w:t xml:space="preserve"> </w:t>
      </w:r>
      <w:r w:rsidR="00682A28" w:rsidRPr="004157A8">
        <w:rPr>
          <w:rFonts w:ascii="Times New Roman" w:hAnsi="Times New Roman" w:cs="Times New Roman"/>
        </w:rPr>
        <w:t>Blount, Tuscaloosa, Limestone, and Marshall decrease ER opioid counts from 2016 to 2019</w:t>
      </w:r>
      <w:r w:rsidR="00682A28">
        <w:rPr>
          <w:rFonts w:ascii="Times New Roman" w:hAnsi="Times New Roman" w:cs="Times New Roman"/>
        </w:rPr>
        <w:t xml:space="preserve">, while </w:t>
      </w:r>
      <w:r w:rsidR="00682A28" w:rsidRPr="00682A28">
        <w:rPr>
          <w:rFonts w:ascii="Times New Roman" w:hAnsi="Times New Roman" w:cs="Times New Roman"/>
        </w:rPr>
        <w:t>Cherokee, Etowah</w:t>
      </w:r>
      <w:r w:rsidR="00682A28">
        <w:rPr>
          <w:rFonts w:ascii="Times New Roman" w:hAnsi="Times New Roman" w:cs="Times New Roman"/>
        </w:rPr>
        <w:t xml:space="preserve">, Lauderdale, and Marion show consistently increasing trends, requiring a future exploration on monthly scale. </w:t>
      </w:r>
      <w:r w:rsidR="00CC6ACC">
        <w:rPr>
          <w:rFonts w:ascii="Times New Roman" w:hAnsi="Times New Roman" w:cs="Times New Roman"/>
        </w:rPr>
        <w:t>(Not report value less than 10, just not show, and keep reporting)</w:t>
      </w:r>
    </w:p>
    <w:p w14:paraId="6AE7FEA8" w14:textId="68603717" w:rsidR="00F14100" w:rsidDel="003A3120" w:rsidRDefault="00F14100">
      <w:pPr>
        <w:rPr>
          <w:del w:id="572" w:author="Jujia Li" w:date="2025-07-01T14:50:00Z" w16du:dateUtc="2025-07-01T19:50:00Z"/>
          <w:rFonts w:ascii="Times New Roman" w:hAnsi="Times New Roman" w:cs="Times New Roman"/>
        </w:rPr>
        <w:pPrChange w:id="573" w:author="Jujia Li" w:date="2025-07-01T12:55:00Z" w16du:dateUtc="2025-07-01T17:55:00Z">
          <w:pPr>
            <w:ind w:firstLine="720"/>
          </w:pPr>
        </w:pPrChange>
      </w:pPr>
    </w:p>
    <w:p w14:paraId="70416765" w14:textId="2FD8CD19" w:rsidR="00F044A6" w:rsidRPr="004157A8" w:rsidRDefault="00F044A6" w:rsidP="00F044A6">
      <w:pPr>
        <w:rPr>
          <w:rFonts w:ascii="Times New Roman" w:hAnsi="Times New Roman" w:cs="Times New Roman"/>
        </w:rPr>
      </w:pPr>
      <w:r w:rsidRPr="004157A8">
        <w:rPr>
          <w:rFonts w:ascii="Times New Roman" w:hAnsi="Times New Roman" w:cs="Times New Roman"/>
        </w:rPr>
        <w:t xml:space="preserve">Figure </w:t>
      </w:r>
      <w:r w:rsidR="00503425">
        <w:rPr>
          <w:rFonts w:ascii="Times New Roman" w:hAnsi="Times New Roman" w:cs="Times New Roman"/>
        </w:rPr>
        <w:t>3</w:t>
      </w:r>
      <w:r w:rsidRPr="004157A8">
        <w:rPr>
          <w:rFonts w:ascii="Times New Roman" w:hAnsi="Times New Roman" w:cs="Times New Roman"/>
        </w:rPr>
        <w:t xml:space="preserve">. </w:t>
      </w:r>
      <w:r>
        <w:rPr>
          <w:rFonts w:ascii="Times New Roman" w:hAnsi="Times New Roman" w:cs="Times New Roman"/>
        </w:rPr>
        <w:t>Monthly</w:t>
      </w:r>
      <w:r w:rsidRPr="004157A8">
        <w:rPr>
          <w:rFonts w:ascii="Times New Roman" w:hAnsi="Times New Roman" w:cs="Times New Roman"/>
        </w:rPr>
        <w:t xml:space="preserve"> ER Opioid Visits </w:t>
      </w:r>
      <w:r>
        <w:rPr>
          <w:rFonts w:ascii="Times New Roman" w:hAnsi="Times New Roman" w:cs="Times New Roman"/>
        </w:rPr>
        <w:t>in Cherokee, Etowah, Lauderdale, and Marion</w:t>
      </w:r>
    </w:p>
    <w:p w14:paraId="14B38E52" w14:textId="6ADA1143" w:rsidR="007D3DC3" w:rsidRDefault="007D3DC3" w:rsidP="006238D3">
      <w:pPr>
        <w:rPr>
          <w:rFonts w:ascii="Times New Roman" w:hAnsi="Times New Roman" w:cs="Times New Roman"/>
        </w:rPr>
      </w:pPr>
      <w:commentRangeStart w:id="574"/>
      <w:r>
        <w:rPr>
          <w:rFonts w:ascii="Times New Roman" w:hAnsi="Times New Roman" w:cs="Times New Roman"/>
          <w:noProof/>
        </w:rPr>
        <w:lastRenderedPageBreak/>
        <w:drawing>
          <wp:inline distT="0" distB="0" distL="0" distR="0" wp14:anchorId="4AD525EF" wp14:editId="099C12EE">
            <wp:extent cx="5029200" cy="2941760"/>
            <wp:effectExtent l="0" t="0" r="0" b="0"/>
            <wp:docPr id="507215225" name="Picture 1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15225" name="Picture 11" descr="A graph of different colored lines&#10;&#10;AI-generated content may be incorrect."/>
                    <pic:cNvPicPr/>
                  </pic:nvPicPr>
                  <pic:blipFill rotWithShape="1">
                    <a:blip r:embed="rId12">
                      <a:extLst>
                        <a:ext uri="{28A0092B-C50C-407E-A947-70E740481C1C}">
                          <a14:useLocalDpi xmlns:a14="http://schemas.microsoft.com/office/drawing/2010/main" val="0"/>
                        </a:ext>
                      </a:extLst>
                    </a:blip>
                    <a:srcRect t="6410"/>
                    <a:stretch>
                      <a:fillRect/>
                    </a:stretch>
                  </pic:blipFill>
                  <pic:spPr bwMode="auto">
                    <a:xfrm>
                      <a:off x="0" y="0"/>
                      <a:ext cx="5029200" cy="2941760"/>
                    </a:xfrm>
                    <a:prstGeom prst="rect">
                      <a:avLst/>
                    </a:prstGeom>
                    <a:ln>
                      <a:noFill/>
                    </a:ln>
                    <a:extLst>
                      <a:ext uri="{53640926-AAD7-44D8-BBD7-CCE9431645EC}">
                        <a14:shadowObscured xmlns:a14="http://schemas.microsoft.com/office/drawing/2010/main"/>
                      </a:ext>
                    </a:extLst>
                  </pic:spPr>
                </pic:pic>
              </a:graphicData>
            </a:graphic>
          </wp:inline>
        </w:drawing>
      </w:r>
      <w:commentRangeEnd w:id="574"/>
      <w:r w:rsidR="009019E8">
        <w:rPr>
          <w:rStyle w:val="CommentReference"/>
        </w:rPr>
        <w:commentReference w:id="574"/>
      </w:r>
    </w:p>
    <w:p w14:paraId="1689A538" w14:textId="68BF173C" w:rsidR="00682A28" w:rsidRDefault="00682A28" w:rsidP="006238D3">
      <w:pPr>
        <w:rPr>
          <w:rFonts w:ascii="Times New Roman" w:hAnsi="Times New Roman" w:cs="Times New Roman"/>
        </w:rPr>
      </w:pPr>
      <w:r>
        <w:rPr>
          <w:rFonts w:ascii="Times New Roman" w:hAnsi="Times New Roman" w:cs="Times New Roman"/>
        </w:rPr>
        <w:tab/>
        <w:t xml:space="preserve">According to Figure </w:t>
      </w:r>
      <w:r w:rsidR="00503425">
        <w:rPr>
          <w:rFonts w:ascii="Times New Roman" w:hAnsi="Times New Roman" w:cs="Times New Roman"/>
        </w:rPr>
        <w:t>3</w:t>
      </w:r>
      <w:r>
        <w:rPr>
          <w:rFonts w:ascii="Times New Roman" w:hAnsi="Times New Roman" w:cs="Times New Roman"/>
        </w:rPr>
        <w:t xml:space="preserve">, Cherokee exhibits a dramatical increase </w:t>
      </w:r>
      <w:r w:rsidR="00634DC7">
        <w:rPr>
          <w:rFonts w:ascii="Times New Roman" w:hAnsi="Times New Roman" w:cs="Times New Roman"/>
        </w:rPr>
        <w:t>in</w:t>
      </w:r>
      <w:r>
        <w:rPr>
          <w:rFonts w:ascii="Times New Roman" w:hAnsi="Times New Roman" w:cs="Times New Roman"/>
        </w:rPr>
        <w:t xml:space="preserve"> ER opioid </w:t>
      </w:r>
      <w:r w:rsidR="00634DC7">
        <w:rPr>
          <w:rFonts w:ascii="Times New Roman" w:hAnsi="Times New Roman" w:cs="Times New Roman"/>
        </w:rPr>
        <w:t>visits</w:t>
      </w:r>
      <w:r>
        <w:rPr>
          <w:rFonts w:ascii="Times New Roman" w:hAnsi="Times New Roman" w:cs="Times New Roman"/>
        </w:rPr>
        <w:t xml:space="preserve"> </w:t>
      </w:r>
      <w:r w:rsidR="00634DC7">
        <w:rPr>
          <w:rFonts w:ascii="Times New Roman" w:hAnsi="Times New Roman" w:cs="Times New Roman"/>
        </w:rPr>
        <w:t>in</w:t>
      </w:r>
      <w:r>
        <w:rPr>
          <w:rFonts w:ascii="Times New Roman" w:hAnsi="Times New Roman" w:cs="Times New Roman"/>
        </w:rPr>
        <w:t xml:space="preserve"> </w:t>
      </w:r>
      <w:r w:rsidR="00634DC7">
        <w:rPr>
          <w:rFonts w:ascii="Times New Roman" w:hAnsi="Times New Roman" w:cs="Times New Roman"/>
        </w:rPr>
        <w:t>September 2016 and</w:t>
      </w:r>
      <w:r>
        <w:rPr>
          <w:rFonts w:ascii="Times New Roman" w:hAnsi="Times New Roman" w:cs="Times New Roman"/>
        </w:rPr>
        <w:t xml:space="preserve"> keep</w:t>
      </w:r>
      <w:r w:rsidR="00634DC7">
        <w:rPr>
          <w:rFonts w:ascii="Times New Roman" w:hAnsi="Times New Roman" w:cs="Times New Roman"/>
        </w:rPr>
        <w:t>s</w:t>
      </w:r>
      <w:r>
        <w:rPr>
          <w:rFonts w:ascii="Times New Roman" w:hAnsi="Times New Roman" w:cs="Times New Roman"/>
        </w:rPr>
        <w:t xml:space="preserve"> a high value (around 5 visits) until </w:t>
      </w:r>
      <w:r w:rsidR="00634DC7">
        <w:rPr>
          <w:rFonts w:ascii="Times New Roman" w:hAnsi="Times New Roman" w:cs="Times New Roman"/>
        </w:rPr>
        <w:t>a decrease in November 2017. Etowah demonstrates a similar pattern to Cherokee, with two peaks (around 20 visits) in October 2016 and April 2017, as well as a drop in November 2017. In contrast, although Lauderdale has increasing pattern in later 2016 and the whole of 2017, it has continued growth in November 2017. We will discuss the potential reason by collecting information and news at that time point.</w:t>
      </w:r>
      <w:r w:rsidR="00CC6ACC">
        <w:rPr>
          <w:rFonts w:ascii="Times New Roman" w:hAnsi="Times New Roman" w:cs="Times New Roman"/>
        </w:rPr>
        <w:t xml:space="preserve"> Try </w:t>
      </w:r>
      <w:proofErr w:type="spellStart"/>
      <w:r w:rsidR="00CC6ACC">
        <w:rPr>
          <w:rFonts w:ascii="Times New Roman" w:hAnsi="Times New Roman" w:cs="Times New Roman"/>
        </w:rPr>
        <w:t>quartly</w:t>
      </w:r>
      <w:proofErr w:type="spellEnd"/>
      <w:r w:rsidR="00CC6ACC">
        <w:rPr>
          <w:rFonts w:ascii="Times New Roman" w:hAnsi="Times New Roman" w:cs="Times New Roman"/>
        </w:rPr>
        <w:t>.</w:t>
      </w:r>
    </w:p>
    <w:p w14:paraId="670C07B1" w14:textId="1ED50E67" w:rsidR="002C728D" w:rsidRPr="004157A8" w:rsidRDefault="002C728D" w:rsidP="002C728D">
      <w:pPr>
        <w:rPr>
          <w:rFonts w:ascii="Times New Roman" w:hAnsi="Times New Roman" w:cs="Times New Roman"/>
        </w:rPr>
      </w:pPr>
      <w:r w:rsidRPr="004157A8">
        <w:rPr>
          <w:rFonts w:ascii="Times New Roman" w:hAnsi="Times New Roman" w:cs="Times New Roman"/>
        </w:rPr>
        <w:t xml:space="preserve">Figure </w:t>
      </w:r>
      <w:del w:id="575" w:author="Jujia Li" w:date="2025-07-01T18:08:00Z" w16du:dateUtc="2025-07-01T23:08:00Z">
        <w:r w:rsidRPr="004157A8" w:rsidDel="00712367">
          <w:rPr>
            <w:rFonts w:ascii="Times New Roman" w:hAnsi="Times New Roman" w:cs="Times New Roman"/>
          </w:rPr>
          <w:delText>x</w:delText>
        </w:r>
      </w:del>
      <w:ins w:id="576" w:author="Jujia Li" w:date="2025-07-01T18:08:00Z" w16du:dateUtc="2025-07-01T23:08:00Z">
        <w:r w:rsidR="00712367">
          <w:rPr>
            <w:rFonts w:ascii="Times New Roman" w:hAnsi="Times New Roman" w:cs="Times New Roman"/>
          </w:rPr>
          <w:t>4</w:t>
        </w:r>
      </w:ins>
      <w:r w:rsidRPr="004157A8">
        <w:rPr>
          <w:rFonts w:ascii="Times New Roman" w:hAnsi="Times New Roman" w:cs="Times New Roman"/>
        </w:rPr>
        <w:t xml:space="preserve">. Annual </w:t>
      </w:r>
      <w:r>
        <w:rPr>
          <w:rFonts w:ascii="Times New Roman" w:hAnsi="Times New Roman" w:cs="Times New Roman"/>
        </w:rPr>
        <w:t>Buprenorphine</w:t>
      </w:r>
      <w:r w:rsidRPr="004157A8">
        <w:rPr>
          <w:rFonts w:ascii="Times New Roman" w:hAnsi="Times New Roman" w:cs="Times New Roman"/>
        </w:rPr>
        <w:t xml:space="preserve"> </w:t>
      </w:r>
      <w:del w:id="577" w:author="Jujia Li" w:date="2025-07-01T18:45:00Z" w16du:dateUtc="2025-07-01T23:45:00Z">
        <w:r w:rsidRPr="004157A8" w:rsidDel="000873C9">
          <w:rPr>
            <w:rFonts w:ascii="Times New Roman" w:hAnsi="Times New Roman" w:cs="Times New Roman"/>
          </w:rPr>
          <w:delText xml:space="preserve">Consumption </w:delText>
        </w:r>
      </w:del>
      <w:ins w:id="578" w:author="Jujia Li" w:date="2025-07-01T18:45:00Z" w16du:dateUtc="2025-07-01T23:45:00Z">
        <w:r w:rsidR="000873C9">
          <w:rPr>
            <w:rFonts w:ascii="Times New Roman" w:hAnsi="Times New Roman" w:cs="Times New Roman"/>
          </w:rPr>
          <w:t>Distribution</w:t>
        </w:r>
        <w:r w:rsidR="000873C9" w:rsidRPr="004157A8">
          <w:rPr>
            <w:rFonts w:ascii="Times New Roman" w:hAnsi="Times New Roman" w:cs="Times New Roman"/>
          </w:rPr>
          <w:t xml:space="preserve"> </w:t>
        </w:r>
      </w:ins>
      <w:r w:rsidRPr="004157A8">
        <w:rPr>
          <w:rFonts w:ascii="Times New Roman" w:hAnsi="Times New Roman" w:cs="Times New Roman"/>
        </w:rPr>
        <w:t>by County</w:t>
      </w:r>
      <w:ins w:id="579" w:author="Jujia Li" w:date="2025-07-01T18:45:00Z" w16du:dateUtc="2025-07-01T23:45:00Z">
        <w:r w:rsidR="000873C9">
          <w:rPr>
            <w:rFonts w:ascii="Times New Roman" w:hAnsi="Times New Roman" w:cs="Times New Roman"/>
          </w:rPr>
          <w:t xml:space="preserve"> in MME</w:t>
        </w:r>
      </w:ins>
    </w:p>
    <w:p w14:paraId="2E1B7440" w14:textId="761A2FBD" w:rsidR="000873C9" w:rsidRDefault="006D6F51" w:rsidP="00C320C9">
      <w:pPr>
        <w:rPr>
          <w:rFonts w:ascii="Times New Roman" w:hAnsi="Times New Roman" w:cs="Times New Roman"/>
        </w:rPr>
      </w:pPr>
      <w:del w:id="580" w:author="Jujia Li" w:date="2025-07-01T18:44:00Z" w16du:dateUtc="2025-07-01T23:44:00Z">
        <w:r w:rsidDel="000873C9">
          <w:rPr>
            <w:rFonts w:ascii="Times New Roman" w:hAnsi="Times New Roman" w:cs="Times New Roman"/>
            <w:noProof/>
          </w:rPr>
          <w:drawing>
            <wp:inline distT="0" distB="0" distL="0" distR="0" wp14:anchorId="483FB3B2" wp14:editId="5D1A7387">
              <wp:extent cx="5029200" cy="2964354"/>
              <wp:effectExtent l="0" t="0" r="0" b="7620"/>
              <wp:docPr id="877104888" name="Picture 1"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04888" name="Picture 1" descr="A graph of different numbers&#10;&#10;AI-generated content may be incorrect."/>
                      <pic:cNvPicPr/>
                    </pic:nvPicPr>
                    <pic:blipFill rotWithShape="1">
                      <a:blip r:embed="rId13">
                        <a:extLst>
                          <a:ext uri="{28A0092B-C50C-407E-A947-70E740481C1C}">
                            <a14:useLocalDpi xmlns:a14="http://schemas.microsoft.com/office/drawing/2010/main" val="0"/>
                          </a:ext>
                        </a:extLst>
                      </a:blip>
                      <a:srcRect t="5691"/>
                      <a:stretch>
                        <a:fillRect/>
                      </a:stretch>
                    </pic:blipFill>
                    <pic:spPr bwMode="auto">
                      <a:xfrm>
                        <a:off x="0" y="0"/>
                        <a:ext cx="5029200" cy="2964354"/>
                      </a:xfrm>
                      <a:prstGeom prst="rect">
                        <a:avLst/>
                      </a:prstGeom>
                      <a:ln>
                        <a:noFill/>
                      </a:ln>
                      <a:extLst>
                        <a:ext uri="{53640926-AAD7-44D8-BBD7-CCE9431645EC}">
                          <a14:shadowObscured xmlns:a14="http://schemas.microsoft.com/office/drawing/2010/main"/>
                        </a:ext>
                      </a:extLst>
                    </pic:spPr>
                  </pic:pic>
                </a:graphicData>
              </a:graphic>
            </wp:inline>
          </w:drawing>
        </w:r>
      </w:del>
      <w:commentRangeStart w:id="581"/>
      <w:ins w:id="582" w:author="Jujia Li" w:date="2025-07-01T18:45:00Z" w16du:dateUtc="2025-07-01T23:45:00Z">
        <w:r w:rsidR="000873C9">
          <w:rPr>
            <w:rFonts w:ascii="Times New Roman" w:hAnsi="Times New Roman" w:cs="Times New Roman"/>
            <w:noProof/>
          </w:rPr>
          <w:drawing>
            <wp:inline distT="0" distB="0" distL="0" distR="0" wp14:anchorId="40062328" wp14:editId="5419A149">
              <wp:extent cx="5029200" cy="2937525"/>
              <wp:effectExtent l="0" t="0" r="0" b="0"/>
              <wp:docPr id="6670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t="6553"/>
                      <a:stretch>
                        <a:fillRect/>
                      </a:stretch>
                    </pic:blipFill>
                    <pic:spPr bwMode="auto">
                      <a:xfrm>
                        <a:off x="0" y="0"/>
                        <a:ext cx="5029200" cy="2937525"/>
                      </a:xfrm>
                      <a:prstGeom prst="rect">
                        <a:avLst/>
                      </a:prstGeom>
                      <a:noFill/>
                      <a:ln>
                        <a:noFill/>
                      </a:ln>
                      <a:extLst>
                        <a:ext uri="{53640926-AAD7-44D8-BBD7-CCE9431645EC}">
                          <a14:shadowObscured xmlns:a14="http://schemas.microsoft.com/office/drawing/2010/main"/>
                        </a:ext>
                      </a:extLst>
                    </pic:spPr>
                  </pic:pic>
                </a:graphicData>
              </a:graphic>
            </wp:inline>
          </w:drawing>
        </w:r>
      </w:ins>
      <w:commentRangeEnd w:id="581"/>
      <w:r w:rsidR="009019E8">
        <w:rPr>
          <w:rStyle w:val="CommentReference"/>
        </w:rPr>
        <w:commentReference w:id="581"/>
      </w:r>
    </w:p>
    <w:p w14:paraId="7D4C57CA" w14:textId="242B6B92" w:rsidR="00E10C2D" w:rsidRDefault="00EB1E92" w:rsidP="0050444E">
      <w:pPr>
        <w:rPr>
          <w:rFonts w:ascii="Times New Roman" w:hAnsi="Times New Roman" w:cs="Times New Roman"/>
        </w:rPr>
      </w:pPr>
      <w:r>
        <w:rPr>
          <w:rFonts w:ascii="Times New Roman" w:hAnsi="Times New Roman" w:cs="Times New Roman"/>
        </w:rPr>
        <w:lastRenderedPageBreak/>
        <w:tab/>
      </w:r>
      <w:r w:rsidR="0050444E" w:rsidRPr="0050444E">
        <w:rPr>
          <w:rFonts w:ascii="Times New Roman" w:hAnsi="Times New Roman" w:cs="Times New Roman"/>
        </w:rPr>
        <w:t xml:space="preserve">According to Figure </w:t>
      </w:r>
      <w:del w:id="583" w:author="Jujia Li" w:date="2025-07-01T18:09:00Z" w16du:dateUtc="2025-07-01T23:09:00Z">
        <w:r w:rsidR="0050444E" w:rsidDel="00712367">
          <w:rPr>
            <w:rFonts w:ascii="Times New Roman" w:hAnsi="Times New Roman" w:cs="Times New Roman"/>
          </w:rPr>
          <w:delText>x</w:delText>
        </w:r>
      </w:del>
      <w:ins w:id="584" w:author="Jujia Li" w:date="2025-07-01T18:09:00Z" w16du:dateUtc="2025-07-01T23:09:00Z">
        <w:r w:rsidR="00712367">
          <w:rPr>
            <w:rFonts w:ascii="Times New Roman" w:hAnsi="Times New Roman" w:cs="Times New Roman"/>
          </w:rPr>
          <w:t>4</w:t>
        </w:r>
      </w:ins>
      <w:r w:rsidR="0050444E" w:rsidRPr="0050444E">
        <w:rPr>
          <w:rFonts w:ascii="Times New Roman" w:hAnsi="Times New Roman" w:cs="Times New Roman"/>
        </w:rPr>
        <w:t>, most counties exhibit a consistent increase in buprenorphine consumption over time, except Morgan and Pickens. These two counties display a distinct dip in 2017, forming a sharp trough in their otherwise upward trends.</w:t>
      </w:r>
    </w:p>
    <w:p w14:paraId="5FF0B099" w14:textId="1B755D6C" w:rsidR="002C728D" w:rsidDel="00251CB8" w:rsidRDefault="002C728D" w:rsidP="002C728D">
      <w:pPr>
        <w:rPr>
          <w:del w:id="585" w:author="Jujia Li" w:date="2025-07-01T19:16:00Z" w16du:dateUtc="2025-07-02T00:16:00Z"/>
          <w:rFonts w:ascii="Times New Roman" w:hAnsi="Times New Roman" w:cs="Times New Roman"/>
        </w:rPr>
      </w:pPr>
      <w:r w:rsidRPr="004157A8">
        <w:rPr>
          <w:rFonts w:ascii="Times New Roman" w:hAnsi="Times New Roman" w:cs="Times New Roman"/>
        </w:rPr>
        <w:t xml:space="preserve">Figure </w:t>
      </w:r>
      <w:del w:id="586" w:author="Jujia Li" w:date="2025-07-01T18:09:00Z" w16du:dateUtc="2025-07-01T23:09:00Z">
        <w:r w:rsidRPr="004157A8" w:rsidDel="00712367">
          <w:rPr>
            <w:rFonts w:ascii="Times New Roman" w:hAnsi="Times New Roman" w:cs="Times New Roman"/>
          </w:rPr>
          <w:delText>x</w:delText>
        </w:r>
      </w:del>
      <w:ins w:id="587" w:author="Jujia Li" w:date="2025-07-01T18:09:00Z" w16du:dateUtc="2025-07-01T23:09:00Z">
        <w:r w:rsidR="00712367">
          <w:rPr>
            <w:rFonts w:ascii="Times New Roman" w:hAnsi="Times New Roman" w:cs="Times New Roman"/>
          </w:rPr>
          <w:t>5</w:t>
        </w:r>
      </w:ins>
      <w:r w:rsidRPr="004157A8">
        <w:rPr>
          <w:rFonts w:ascii="Times New Roman" w:hAnsi="Times New Roman" w:cs="Times New Roman"/>
        </w:rPr>
        <w:t xml:space="preserve">. Annual </w:t>
      </w:r>
      <w:r>
        <w:rPr>
          <w:rFonts w:ascii="Times New Roman" w:hAnsi="Times New Roman" w:cs="Times New Roman"/>
        </w:rPr>
        <w:t>Hydrocodone</w:t>
      </w:r>
      <w:r w:rsidRPr="004157A8">
        <w:rPr>
          <w:rFonts w:ascii="Times New Roman" w:hAnsi="Times New Roman" w:cs="Times New Roman"/>
        </w:rPr>
        <w:t xml:space="preserve"> </w:t>
      </w:r>
      <w:ins w:id="588" w:author="Jujia Li" w:date="2025-07-01T18:45:00Z" w16du:dateUtc="2025-07-01T23:45:00Z">
        <w:r w:rsidR="000873C9">
          <w:rPr>
            <w:rFonts w:ascii="Times New Roman" w:hAnsi="Times New Roman" w:cs="Times New Roman"/>
          </w:rPr>
          <w:t>Distribution</w:t>
        </w:r>
      </w:ins>
      <w:del w:id="589" w:author="Jujia Li" w:date="2025-07-01T18:45:00Z" w16du:dateUtc="2025-07-01T23:45:00Z">
        <w:r w:rsidRPr="004157A8" w:rsidDel="000873C9">
          <w:rPr>
            <w:rFonts w:ascii="Times New Roman" w:hAnsi="Times New Roman" w:cs="Times New Roman"/>
          </w:rPr>
          <w:delText>Consumption</w:delText>
        </w:r>
      </w:del>
      <w:r w:rsidRPr="004157A8">
        <w:rPr>
          <w:rFonts w:ascii="Times New Roman" w:hAnsi="Times New Roman" w:cs="Times New Roman"/>
        </w:rPr>
        <w:t xml:space="preserve"> by County</w:t>
      </w:r>
      <w:ins w:id="590" w:author="Jujia Li" w:date="2025-07-01T18:45:00Z" w16du:dateUtc="2025-07-01T23:45:00Z">
        <w:r w:rsidR="000873C9">
          <w:rPr>
            <w:rFonts w:ascii="Times New Roman" w:hAnsi="Times New Roman" w:cs="Times New Roman"/>
          </w:rPr>
          <w:t xml:space="preserve"> in MME</w:t>
        </w:r>
      </w:ins>
    </w:p>
    <w:p w14:paraId="27767672" w14:textId="71914FA0" w:rsidR="002C728D" w:rsidRDefault="006D6F51" w:rsidP="00C320C9">
      <w:pPr>
        <w:rPr>
          <w:ins w:id="591" w:author="Jujia Li" w:date="2025-07-01T18:46:00Z" w16du:dateUtc="2025-07-01T23:46:00Z"/>
          <w:rFonts w:ascii="Times New Roman" w:hAnsi="Times New Roman" w:cs="Times New Roman"/>
        </w:rPr>
      </w:pPr>
      <w:del w:id="592" w:author="Jujia Li" w:date="2025-07-01T18:46:00Z" w16du:dateUtc="2025-07-01T23:46:00Z">
        <w:r w:rsidDel="00162808">
          <w:rPr>
            <w:rFonts w:ascii="Times New Roman" w:hAnsi="Times New Roman" w:cs="Times New Roman"/>
            <w:noProof/>
          </w:rPr>
          <w:drawing>
            <wp:inline distT="0" distB="0" distL="0" distR="0" wp14:anchorId="716AC208" wp14:editId="6EA894C0">
              <wp:extent cx="5029200" cy="2973299"/>
              <wp:effectExtent l="0" t="0" r="0" b="0"/>
              <wp:docPr id="464770844"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70844" name="Picture 2" descr="A graph of a number of people&#10;&#10;AI-generated content may be incorrect."/>
                      <pic:cNvPicPr/>
                    </pic:nvPicPr>
                    <pic:blipFill rotWithShape="1">
                      <a:blip r:embed="rId15">
                        <a:extLst>
                          <a:ext uri="{28A0092B-C50C-407E-A947-70E740481C1C}">
                            <a14:useLocalDpi xmlns:a14="http://schemas.microsoft.com/office/drawing/2010/main" val="0"/>
                          </a:ext>
                        </a:extLst>
                      </a:blip>
                      <a:srcRect t="5407"/>
                      <a:stretch>
                        <a:fillRect/>
                      </a:stretch>
                    </pic:blipFill>
                    <pic:spPr bwMode="auto">
                      <a:xfrm>
                        <a:off x="0" y="0"/>
                        <a:ext cx="5029200" cy="2973299"/>
                      </a:xfrm>
                      <a:prstGeom prst="rect">
                        <a:avLst/>
                      </a:prstGeom>
                      <a:ln>
                        <a:noFill/>
                      </a:ln>
                      <a:extLst>
                        <a:ext uri="{53640926-AAD7-44D8-BBD7-CCE9431645EC}">
                          <a14:shadowObscured xmlns:a14="http://schemas.microsoft.com/office/drawing/2010/main"/>
                        </a:ext>
                      </a:extLst>
                    </pic:spPr>
                  </pic:pic>
                </a:graphicData>
              </a:graphic>
            </wp:inline>
          </w:drawing>
        </w:r>
      </w:del>
    </w:p>
    <w:p w14:paraId="4AE9EA7D" w14:textId="40D23528" w:rsidR="00162808" w:rsidRDefault="00162808" w:rsidP="00C320C9">
      <w:pPr>
        <w:rPr>
          <w:rFonts w:ascii="Times New Roman" w:hAnsi="Times New Roman" w:cs="Times New Roman"/>
        </w:rPr>
      </w:pPr>
      <w:commentRangeStart w:id="593"/>
      <w:ins w:id="594" w:author="Jujia Li" w:date="2025-07-01T18:46:00Z" w16du:dateUtc="2025-07-01T23:46:00Z">
        <w:r>
          <w:rPr>
            <w:rFonts w:ascii="Times New Roman" w:hAnsi="Times New Roman" w:cs="Times New Roman"/>
            <w:noProof/>
          </w:rPr>
          <w:drawing>
            <wp:inline distT="0" distB="0" distL="0" distR="0" wp14:anchorId="0B0B7E63" wp14:editId="19E44DB3">
              <wp:extent cx="5028770" cy="2952970"/>
              <wp:effectExtent l="0" t="0" r="635" b="0"/>
              <wp:docPr id="847257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t="6054"/>
                      <a:stretch>
                        <a:fillRect/>
                      </a:stretch>
                    </pic:blipFill>
                    <pic:spPr bwMode="auto">
                      <a:xfrm>
                        <a:off x="0" y="0"/>
                        <a:ext cx="5029200" cy="2953223"/>
                      </a:xfrm>
                      <a:prstGeom prst="rect">
                        <a:avLst/>
                      </a:prstGeom>
                      <a:noFill/>
                      <a:ln>
                        <a:noFill/>
                      </a:ln>
                      <a:extLst>
                        <a:ext uri="{53640926-AAD7-44D8-BBD7-CCE9431645EC}">
                          <a14:shadowObscured xmlns:a14="http://schemas.microsoft.com/office/drawing/2010/main"/>
                        </a:ext>
                      </a:extLst>
                    </pic:spPr>
                  </pic:pic>
                </a:graphicData>
              </a:graphic>
            </wp:inline>
          </w:drawing>
        </w:r>
      </w:ins>
      <w:commentRangeEnd w:id="593"/>
      <w:r w:rsidR="009019E8">
        <w:rPr>
          <w:rStyle w:val="CommentReference"/>
        </w:rPr>
        <w:commentReference w:id="593"/>
      </w:r>
    </w:p>
    <w:p w14:paraId="1EB07F8E" w14:textId="16ED89DD" w:rsidR="0050444E" w:rsidRDefault="0050444E" w:rsidP="0050444E">
      <w:pPr>
        <w:ind w:firstLine="720"/>
        <w:rPr>
          <w:rFonts w:ascii="Times New Roman" w:hAnsi="Times New Roman" w:cs="Times New Roman"/>
        </w:rPr>
      </w:pPr>
      <w:r w:rsidRPr="0050444E">
        <w:rPr>
          <w:rFonts w:ascii="Times New Roman" w:hAnsi="Times New Roman" w:cs="Times New Roman"/>
        </w:rPr>
        <w:t xml:space="preserve">In contrast to the increasing trend in buprenorphine consumption, hydrocodone use </w:t>
      </w:r>
      <w:r>
        <w:rPr>
          <w:rFonts w:ascii="Times New Roman" w:hAnsi="Times New Roman" w:cs="Times New Roman"/>
        </w:rPr>
        <w:t>demonstrate</w:t>
      </w:r>
      <w:r w:rsidRPr="0050444E">
        <w:rPr>
          <w:rFonts w:ascii="Times New Roman" w:hAnsi="Times New Roman" w:cs="Times New Roman"/>
        </w:rPr>
        <w:t>s a consistent decline from 2016 to 2019 across all counties</w:t>
      </w:r>
      <w:ins w:id="595" w:author="Jujia Li" w:date="2025-07-01T18:09:00Z" w16du:dateUtc="2025-07-01T23:09:00Z">
        <w:r w:rsidR="00712367">
          <w:rPr>
            <w:rFonts w:ascii="Times New Roman" w:hAnsi="Times New Roman" w:cs="Times New Roman"/>
          </w:rPr>
          <w:t xml:space="preserve"> (Figure 5)</w:t>
        </w:r>
      </w:ins>
      <w:r w:rsidRPr="0050444E">
        <w:rPr>
          <w:rFonts w:ascii="Times New Roman" w:hAnsi="Times New Roman" w:cs="Times New Roman"/>
        </w:rPr>
        <w:t>.</w:t>
      </w:r>
    </w:p>
    <w:p w14:paraId="7C9A46E8" w14:textId="7DE47B11" w:rsidR="00EC0045" w:rsidDel="00251CB8" w:rsidRDefault="00EC0045" w:rsidP="00EC0045">
      <w:pPr>
        <w:rPr>
          <w:del w:id="596" w:author="Jujia Li" w:date="2025-07-01T19:16:00Z" w16du:dateUtc="2025-07-02T00:16:00Z"/>
          <w:rFonts w:ascii="Times New Roman" w:hAnsi="Times New Roman" w:cs="Times New Roman"/>
        </w:rPr>
      </w:pPr>
      <w:r w:rsidRPr="004157A8">
        <w:rPr>
          <w:rFonts w:ascii="Times New Roman" w:hAnsi="Times New Roman" w:cs="Times New Roman"/>
        </w:rPr>
        <w:t xml:space="preserve">Figure </w:t>
      </w:r>
      <w:del w:id="597" w:author="Jujia Li" w:date="2025-07-01T18:09:00Z" w16du:dateUtc="2025-07-01T23:09:00Z">
        <w:r w:rsidR="00503425" w:rsidDel="00712367">
          <w:rPr>
            <w:rFonts w:ascii="Times New Roman" w:hAnsi="Times New Roman" w:cs="Times New Roman"/>
          </w:rPr>
          <w:delText>4</w:delText>
        </w:r>
      </w:del>
      <w:ins w:id="598" w:author="Jujia Li" w:date="2025-07-01T18:09:00Z" w16du:dateUtc="2025-07-01T23:09:00Z">
        <w:r w:rsidR="00712367">
          <w:rPr>
            <w:rFonts w:ascii="Times New Roman" w:hAnsi="Times New Roman" w:cs="Times New Roman"/>
          </w:rPr>
          <w:t>6</w:t>
        </w:r>
      </w:ins>
      <w:r w:rsidRPr="004157A8">
        <w:rPr>
          <w:rFonts w:ascii="Times New Roman" w:hAnsi="Times New Roman" w:cs="Times New Roman"/>
        </w:rPr>
        <w:t xml:space="preserve">. Annual </w:t>
      </w:r>
      <w:r>
        <w:rPr>
          <w:rFonts w:ascii="Times New Roman" w:hAnsi="Times New Roman" w:cs="Times New Roman"/>
        </w:rPr>
        <w:t>Methadone</w:t>
      </w:r>
      <w:r w:rsidRPr="004157A8">
        <w:rPr>
          <w:rFonts w:ascii="Times New Roman" w:hAnsi="Times New Roman" w:cs="Times New Roman"/>
        </w:rPr>
        <w:t xml:space="preserve"> </w:t>
      </w:r>
      <w:ins w:id="599" w:author="Jujia Li" w:date="2025-07-01T18:45:00Z" w16du:dateUtc="2025-07-01T23:45:00Z">
        <w:r w:rsidR="000873C9">
          <w:rPr>
            <w:rFonts w:ascii="Times New Roman" w:hAnsi="Times New Roman" w:cs="Times New Roman"/>
          </w:rPr>
          <w:t>Distribution</w:t>
        </w:r>
      </w:ins>
      <w:del w:id="600" w:author="Jujia Li" w:date="2025-07-01T18:45:00Z" w16du:dateUtc="2025-07-01T23:45:00Z">
        <w:r w:rsidRPr="004157A8" w:rsidDel="000873C9">
          <w:rPr>
            <w:rFonts w:ascii="Times New Roman" w:hAnsi="Times New Roman" w:cs="Times New Roman"/>
          </w:rPr>
          <w:delText>Consumption</w:delText>
        </w:r>
      </w:del>
      <w:r w:rsidRPr="004157A8">
        <w:rPr>
          <w:rFonts w:ascii="Times New Roman" w:hAnsi="Times New Roman" w:cs="Times New Roman"/>
        </w:rPr>
        <w:t xml:space="preserve"> by County</w:t>
      </w:r>
      <w:ins w:id="601" w:author="Jujia Li" w:date="2025-07-01T18:45:00Z" w16du:dateUtc="2025-07-01T23:45:00Z">
        <w:r w:rsidR="000873C9">
          <w:rPr>
            <w:rFonts w:ascii="Times New Roman" w:hAnsi="Times New Roman" w:cs="Times New Roman"/>
          </w:rPr>
          <w:t xml:space="preserve"> in MME</w:t>
        </w:r>
      </w:ins>
    </w:p>
    <w:p w14:paraId="35A5A6C1" w14:textId="64967173" w:rsidR="002C728D" w:rsidRDefault="006D6F51" w:rsidP="00C320C9">
      <w:pPr>
        <w:rPr>
          <w:ins w:id="602" w:author="Jujia Li" w:date="2025-07-01T18:46:00Z" w16du:dateUtc="2025-07-01T23:46:00Z"/>
          <w:rFonts w:ascii="Times New Roman" w:hAnsi="Times New Roman" w:cs="Times New Roman"/>
        </w:rPr>
      </w:pPr>
      <w:del w:id="603" w:author="Jujia Li" w:date="2025-07-01T18:47:00Z" w16du:dateUtc="2025-07-01T23:47:00Z">
        <w:r w:rsidDel="00162808">
          <w:rPr>
            <w:rFonts w:ascii="Times New Roman" w:hAnsi="Times New Roman" w:cs="Times New Roman"/>
            <w:noProof/>
          </w:rPr>
          <w:drawing>
            <wp:inline distT="0" distB="0" distL="0" distR="0" wp14:anchorId="57198E32" wp14:editId="7A8B32A6">
              <wp:extent cx="5029200" cy="2964354"/>
              <wp:effectExtent l="0" t="0" r="0" b="7620"/>
              <wp:docPr id="779496127" name="Picture 3" descr="A graph of different typ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96127" name="Picture 3" descr="A graph of different types of numbers&#10;&#10;AI-generated content may be incorrect."/>
                      <pic:cNvPicPr/>
                    </pic:nvPicPr>
                    <pic:blipFill rotWithShape="1">
                      <a:blip r:embed="rId17">
                        <a:extLst>
                          <a:ext uri="{28A0092B-C50C-407E-A947-70E740481C1C}">
                            <a14:useLocalDpi xmlns:a14="http://schemas.microsoft.com/office/drawing/2010/main" val="0"/>
                          </a:ext>
                        </a:extLst>
                      </a:blip>
                      <a:srcRect t="5691"/>
                      <a:stretch>
                        <a:fillRect/>
                      </a:stretch>
                    </pic:blipFill>
                    <pic:spPr bwMode="auto">
                      <a:xfrm>
                        <a:off x="0" y="0"/>
                        <a:ext cx="5029200" cy="2964354"/>
                      </a:xfrm>
                      <a:prstGeom prst="rect">
                        <a:avLst/>
                      </a:prstGeom>
                      <a:ln>
                        <a:noFill/>
                      </a:ln>
                      <a:extLst>
                        <a:ext uri="{53640926-AAD7-44D8-BBD7-CCE9431645EC}">
                          <a14:shadowObscured xmlns:a14="http://schemas.microsoft.com/office/drawing/2010/main"/>
                        </a:ext>
                      </a:extLst>
                    </pic:spPr>
                  </pic:pic>
                </a:graphicData>
              </a:graphic>
            </wp:inline>
          </w:drawing>
        </w:r>
      </w:del>
    </w:p>
    <w:p w14:paraId="4E5403AD" w14:textId="77D0A9ED" w:rsidR="00162808" w:rsidRDefault="00162808" w:rsidP="00C320C9">
      <w:pPr>
        <w:rPr>
          <w:rFonts w:ascii="Times New Roman" w:hAnsi="Times New Roman" w:cs="Times New Roman"/>
        </w:rPr>
      </w:pPr>
      <w:commentRangeStart w:id="604"/>
      <w:ins w:id="605" w:author="Jujia Li" w:date="2025-07-01T18:46:00Z" w16du:dateUtc="2025-07-01T23:46:00Z">
        <w:r>
          <w:rPr>
            <w:rFonts w:ascii="Times New Roman" w:hAnsi="Times New Roman" w:cs="Times New Roman"/>
            <w:noProof/>
          </w:rPr>
          <w:drawing>
            <wp:inline distT="0" distB="0" distL="0" distR="0" wp14:anchorId="67091F20" wp14:editId="0AFF431F">
              <wp:extent cx="5028770" cy="2947685"/>
              <wp:effectExtent l="0" t="0" r="635" b="5080"/>
              <wp:docPr id="17399839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t="6222"/>
                      <a:stretch>
                        <a:fillRect/>
                      </a:stretch>
                    </pic:blipFill>
                    <pic:spPr bwMode="auto">
                      <a:xfrm>
                        <a:off x="0" y="0"/>
                        <a:ext cx="5029200" cy="2947937"/>
                      </a:xfrm>
                      <a:prstGeom prst="rect">
                        <a:avLst/>
                      </a:prstGeom>
                      <a:noFill/>
                      <a:ln>
                        <a:noFill/>
                      </a:ln>
                      <a:extLst>
                        <a:ext uri="{53640926-AAD7-44D8-BBD7-CCE9431645EC}">
                          <a14:shadowObscured xmlns:a14="http://schemas.microsoft.com/office/drawing/2010/main"/>
                        </a:ext>
                      </a:extLst>
                    </pic:spPr>
                  </pic:pic>
                </a:graphicData>
              </a:graphic>
            </wp:inline>
          </w:drawing>
        </w:r>
      </w:ins>
      <w:commentRangeEnd w:id="604"/>
      <w:r w:rsidR="009019E8">
        <w:rPr>
          <w:rStyle w:val="CommentReference"/>
        </w:rPr>
        <w:commentReference w:id="604"/>
      </w:r>
    </w:p>
    <w:p w14:paraId="2774AD7D" w14:textId="253AEA39" w:rsidR="00EA54CC" w:rsidRDefault="00EB1E92" w:rsidP="00C320C9">
      <w:pPr>
        <w:rPr>
          <w:rFonts w:ascii="Times New Roman" w:hAnsi="Times New Roman" w:cs="Times New Roman"/>
        </w:rPr>
      </w:pPr>
      <w:r>
        <w:rPr>
          <w:rFonts w:ascii="Times New Roman" w:hAnsi="Times New Roman" w:cs="Times New Roman"/>
        </w:rPr>
        <w:lastRenderedPageBreak/>
        <w:tab/>
      </w:r>
      <w:proofErr w:type="gramStart"/>
      <w:r w:rsidR="00EA54CC" w:rsidRPr="00EA54CC">
        <w:rPr>
          <w:rFonts w:ascii="Times New Roman" w:hAnsi="Times New Roman" w:cs="Times New Roman"/>
        </w:rPr>
        <w:t>Similar to</w:t>
      </w:r>
      <w:proofErr w:type="gramEnd"/>
      <w:r w:rsidR="00EA54CC" w:rsidRPr="00EA54CC">
        <w:rPr>
          <w:rFonts w:ascii="Times New Roman" w:hAnsi="Times New Roman" w:cs="Times New Roman"/>
        </w:rPr>
        <w:t xml:space="preserve"> the trend observed for hydrocodone, methadone consumption also declined from 2016 to 2019 across most counties. However, Blount, Cherokee, Lamar, Limestone, and Pickens showed relatively stable patterns between 2017 and 2019, with only minor fluctuations</w:t>
      </w:r>
      <w:r w:rsidR="00503425">
        <w:rPr>
          <w:rFonts w:ascii="Times New Roman" w:hAnsi="Times New Roman" w:cs="Times New Roman"/>
        </w:rPr>
        <w:t xml:space="preserve"> (Figure </w:t>
      </w:r>
      <w:del w:id="606" w:author="Jujia Li" w:date="2025-07-01T18:09:00Z" w16du:dateUtc="2025-07-01T23:09:00Z">
        <w:r w:rsidR="00503425" w:rsidDel="00712367">
          <w:rPr>
            <w:rFonts w:ascii="Times New Roman" w:hAnsi="Times New Roman" w:cs="Times New Roman"/>
          </w:rPr>
          <w:delText>4</w:delText>
        </w:r>
      </w:del>
      <w:ins w:id="607" w:author="Jujia Li" w:date="2025-07-01T18:09:00Z" w16du:dateUtc="2025-07-01T23:09:00Z">
        <w:r w:rsidR="00712367">
          <w:rPr>
            <w:rFonts w:ascii="Times New Roman" w:hAnsi="Times New Roman" w:cs="Times New Roman"/>
          </w:rPr>
          <w:t>6</w:t>
        </w:r>
      </w:ins>
      <w:r w:rsidR="00503425">
        <w:rPr>
          <w:rFonts w:ascii="Times New Roman" w:hAnsi="Times New Roman" w:cs="Times New Roman"/>
        </w:rPr>
        <w:t>)</w:t>
      </w:r>
      <w:r w:rsidR="00EA54CC" w:rsidRPr="00EA54CC">
        <w:rPr>
          <w:rFonts w:ascii="Times New Roman" w:hAnsi="Times New Roman" w:cs="Times New Roman"/>
        </w:rPr>
        <w:t>.</w:t>
      </w:r>
    </w:p>
    <w:p w14:paraId="081582D4" w14:textId="558B6D69" w:rsidR="00EC0045" w:rsidDel="00251CB8" w:rsidRDefault="00EC0045" w:rsidP="00EC0045">
      <w:pPr>
        <w:rPr>
          <w:del w:id="608" w:author="Jujia Li" w:date="2025-07-01T19:16:00Z" w16du:dateUtc="2025-07-02T00:16:00Z"/>
          <w:rFonts w:ascii="Times New Roman" w:hAnsi="Times New Roman" w:cs="Times New Roman"/>
        </w:rPr>
      </w:pPr>
      <w:r w:rsidRPr="004157A8">
        <w:rPr>
          <w:rFonts w:ascii="Times New Roman" w:hAnsi="Times New Roman" w:cs="Times New Roman"/>
        </w:rPr>
        <w:t xml:space="preserve">Figure </w:t>
      </w:r>
      <w:del w:id="609" w:author="Jujia Li" w:date="2025-07-01T18:09:00Z" w16du:dateUtc="2025-07-01T23:09:00Z">
        <w:r w:rsidR="00503425" w:rsidDel="00712367">
          <w:rPr>
            <w:rFonts w:ascii="Times New Roman" w:hAnsi="Times New Roman" w:cs="Times New Roman"/>
          </w:rPr>
          <w:delText>5</w:delText>
        </w:r>
      </w:del>
      <w:ins w:id="610" w:author="Jujia Li" w:date="2025-07-01T18:09:00Z" w16du:dateUtc="2025-07-01T23:09:00Z">
        <w:r w:rsidR="00712367">
          <w:rPr>
            <w:rFonts w:ascii="Times New Roman" w:hAnsi="Times New Roman" w:cs="Times New Roman"/>
          </w:rPr>
          <w:t>7</w:t>
        </w:r>
      </w:ins>
      <w:r w:rsidRPr="004157A8">
        <w:rPr>
          <w:rFonts w:ascii="Times New Roman" w:hAnsi="Times New Roman" w:cs="Times New Roman"/>
        </w:rPr>
        <w:t xml:space="preserve">. Annual </w:t>
      </w:r>
      <w:r>
        <w:rPr>
          <w:rFonts w:ascii="Times New Roman" w:hAnsi="Times New Roman" w:cs="Times New Roman"/>
        </w:rPr>
        <w:t>Oxycodone</w:t>
      </w:r>
      <w:r w:rsidRPr="004157A8">
        <w:rPr>
          <w:rFonts w:ascii="Times New Roman" w:hAnsi="Times New Roman" w:cs="Times New Roman"/>
        </w:rPr>
        <w:t xml:space="preserve"> </w:t>
      </w:r>
      <w:ins w:id="611" w:author="Jujia Li" w:date="2025-07-01T18:45:00Z" w16du:dateUtc="2025-07-01T23:45:00Z">
        <w:r w:rsidR="000873C9">
          <w:rPr>
            <w:rFonts w:ascii="Times New Roman" w:hAnsi="Times New Roman" w:cs="Times New Roman"/>
          </w:rPr>
          <w:t>Distribution</w:t>
        </w:r>
      </w:ins>
      <w:del w:id="612" w:author="Jujia Li" w:date="2025-07-01T18:45:00Z" w16du:dateUtc="2025-07-01T23:45:00Z">
        <w:r w:rsidRPr="004157A8" w:rsidDel="000873C9">
          <w:rPr>
            <w:rFonts w:ascii="Times New Roman" w:hAnsi="Times New Roman" w:cs="Times New Roman"/>
          </w:rPr>
          <w:delText>Consumption</w:delText>
        </w:r>
      </w:del>
      <w:r w:rsidRPr="004157A8">
        <w:rPr>
          <w:rFonts w:ascii="Times New Roman" w:hAnsi="Times New Roman" w:cs="Times New Roman"/>
        </w:rPr>
        <w:t xml:space="preserve"> by County</w:t>
      </w:r>
      <w:ins w:id="613" w:author="Jujia Li" w:date="2025-07-01T18:45:00Z" w16du:dateUtc="2025-07-01T23:45:00Z">
        <w:r w:rsidR="000873C9">
          <w:rPr>
            <w:rFonts w:ascii="Times New Roman" w:hAnsi="Times New Roman" w:cs="Times New Roman"/>
          </w:rPr>
          <w:t xml:space="preserve"> in MME</w:t>
        </w:r>
      </w:ins>
    </w:p>
    <w:p w14:paraId="2C536CA3" w14:textId="475E955A" w:rsidR="002C728D" w:rsidRDefault="006D6F51" w:rsidP="00C320C9">
      <w:pPr>
        <w:rPr>
          <w:ins w:id="614" w:author="Jujia Li" w:date="2025-07-01T18:47:00Z" w16du:dateUtc="2025-07-01T23:47:00Z"/>
          <w:rFonts w:ascii="Times New Roman" w:hAnsi="Times New Roman" w:cs="Times New Roman"/>
        </w:rPr>
      </w:pPr>
      <w:del w:id="615" w:author="Jujia Li" w:date="2025-07-01T18:47:00Z" w16du:dateUtc="2025-07-01T23:47:00Z">
        <w:r w:rsidDel="00162808">
          <w:rPr>
            <w:rFonts w:ascii="Times New Roman" w:hAnsi="Times New Roman" w:cs="Times New Roman"/>
            <w:noProof/>
          </w:rPr>
          <w:drawing>
            <wp:inline distT="0" distB="0" distL="0" distR="0" wp14:anchorId="60B9F8CD" wp14:editId="129471D8">
              <wp:extent cx="5029200" cy="2955410"/>
              <wp:effectExtent l="0" t="0" r="0" b="0"/>
              <wp:docPr id="301105738"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05738" name="Picture 4" descr="A graph of a number of people&#10;&#10;AI-generated content may be incorrect."/>
                      <pic:cNvPicPr/>
                    </pic:nvPicPr>
                    <pic:blipFill rotWithShape="1">
                      <a:blip r:embed="rId19">
                        <a:extLst>
                          <a:ext uri="{28A0092B-C50C-407E-A947-70E740481C1C}">
                            <a14:useLocalDpi xmlns:a14="http://schemas.microsoft.com/office/drawing/2010/main" val="0"/>
                          </a:ext>
                        </a:extLst>
                      </a:blip>
                      <a:srcRect t="5976"/>
                      <a:stretch>
                        <a:fillRect/>
                      </a:stretch>
                    </pic:blipFill>
                    <pic:spPr bwMode="auto">
                      <a:xfrm>
                        <a:off x="0" y="0"/>
                        <a:ext cx="5029200" cy="2955410"/>
                      </a:xfrm>
                      <a:prstGeom prst="rect">
                        <a:avLst/>
                      </a:prstGeom>
                      <a:ln>
                        <a:noFill/>
                      </a:ln>
                      <a:extLst>
                        <a:ext uri="{53640926-AAD7-44D8-BBD7-CCE9431645EC}">
                          <a14:shadowObscured xmlns:a14="http://schemas.microsoft.com/office/drawing/2010/main"/>
                        </a:ext>
                      </a:extLst>
                    </pic:spPr>
                  </pic:pic>
                </a:graphicData>
              </a:graphic>
            </wp:inline>
          </w:drawing>
        </w:r>
      </w:del>
    </w:p>
    <w:p w14:paraId="7A36B58F" w14:textId="38D31B2B" w:rsidR="00162808" w:rsidRDefault="00162808" w:rsidP="00C320C9">
      <w:pPr>
        <w:rPr>
          <w:rFonts w:ascii="Times New Roman" w:hAnsi="Times New Roman" w:cs="Times New Roman"/>
        </w:rPr>
      </w:pPr>
      <w:commentRangeStart w:id="616"/>
      <w:ins w:id="617" w:author="Jujia Li" w:date="2025-07-01T18:47:00Z" w16du:dateUtc="2025-07-01T23:47:00Z">
        <w:r>
          <w:rPr>
            <w:rFonts w:ascii="Times New Roman" w:hAnsi="Times New Roman" w:cs="Times New Roman"/>
            <w:noProof/>
          </w:rPr>
          <w:drawing>
            <wp:inline distT="0" distB="0" distL="0" distR="0" wp14:anchorId="39E4C73F" wp14:editId="630B8BDD">
              <wp:extent cx="5028770" cy="2947685"/>
              <wp:effectExtent l="0" t="0" r="635" b="5080"/>
              <wp:docPr id="20916403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t="6222"/>
                      <a:stretch>
                        <a:fillRect/>
                      </a:stretch>
                    </pic:blipFill>
                    <pic:spPr bwMode="auto">
                      <a:xfrm>
                        <a:off x="0" y="0"/>
                        <a:ext cx="5029200" cy="2947937"/>
                      </a:xfrm>
                      <a:prstGeom prst="rect">
                        <a:avLst/>
                      </a:prstGeom>
                      <a:noFill/>
                      <a:ln>
                        <a:noFill/>
                      </a:ln>
                      <a:extLst>
                        <a:ext uri="{53640926-AAD7-44D8-BBD7-CCE9431645EC}">
                          <a14:shadowObscured xmlns:a14="http://schemas.microsoft.com/office/drawing/2010/main"/>
                        </a:ext>
                      </a:extLst>
                    </pic:spPr>
                  </pic:pic>
                </a:graphicData>
              </a:graphic>
            </wp:inline>
          </w:drawing>
        </w:r>
      </w:ins>
      <w:commentRangeEnd w:id="616"/>
      <w:r w:rsidR="009019E8">
        <w:rPr>
          <w:rStyle w:val="CommentReference"/>
        </w:rPr>
        <w:commentReference w:id="616"/>
      </w:r>
    </w:p>
    <w:p w14:paraId="1FF51803" w14:textId="4A5800B1" w:rsidR="0089275F" w:rsidRDefault="00C3571A" w:rsidP="00B77D2F">
      <w:pPr>
        <w:ind w:firstLine="720"/>
        <w:rPr>
          <w:rFonts w:ascii="Times New Roman" w:hAnsi="Times New Roman" w:cs="Times New Roman"/>
        </w:rPr>
      </w:pPr>
      <w:r w:rsidRPr="00C3571A">
        <w:rPr>
          <w:rFonts w:ascii="Times New Roman" w:hAnsi="Times New Roman" w:cs="Times New Roman"/>
        </w:rPr>
        <w:t xml:space="preserve">Figure </w:t>
      </w:r>
      <w:del w:id="618" w:author="Jujia Li" w:date="2025-07-01T18:10:00Z" w16du:dateUtc="2025-07-01T23:10:00Z">
        <w:r w:rsidR="00503425" w:rsidDel="00712367">
          <w:rPr>
            <w:rFonts w:ascii="Times New Roman" w:hAnsi="Times New Roman" w:cs="Times New Roman"/>
          </w:rPr>
          <w:delText>5</w:delText>
        </w:r>
        <w:r w:rsidRPr="00C3571A" w:rsidDel="00712367">
          <w:rPr>
            <w:rFonts w:ascii="Times New Roman" w:hAnsi="Times New Roman" w:cs="Times New Roman"/>
          </w:rPr>
          <w:delText xml:space="preserve"> </w:delText>
        </w:r>
      </w:del>
      <w:ins w:id="619" w:author="Jujia Li" w:date="2025-07-01T18:10:00Z" w16du:dateUtc="2025-07-01T23:10:00Z">
        <w:r w:rsidR="00712367">
          <w:rPr>
            <w:rFonts w:ascii="Times New Roman" w:hAnsi="Times New Roman" w:cs="Times New Roman"/>
          </w:rPr>
          <w:t>7</w:t>
        </w:r>
        <w:r w:rsidR="00712367" w:rsidRPr="00C3571A">
          <w:rPr>
            <w:rFonts w:ascii="Times New Roman" w:hAnsi="Times New Roman" w:cs="Times New Roman"/>
          </w:rPr>
          <w:t xml:space="preserve"> </w:t>
        </w:r>
      </w:ins>
      <w:r w:rsidRPr="00C3571A">
        <w:rPr>
          <w:rFonts w:ascii="Times New Roman" w:hAnsi="Times New Roman" w:cs="Times New Roman"/>
        </w:rPr>
        <w:t>shows that all counties exhibited consistently decreasing trends in oxycodone consumption, except Lamar County, which reached its peak in 2017. In summary, buprenorphine is the only opioid medication that demonstrated a sustained increase in consumption from 2016 to 2019 across most counties in northwest Alabama.</w:t>
      </w:r>
    </w:p>
    <w:p w14:paraId="126BDD18" w14:textId="77777777" w:rsidR="00FC45F0" w:rsidRDefault="00FC45F0">
      <w:pPr>
        <w:rPr>
          <w:rFonts w:ascii="Times New Roman" w:hAnsi="Times New Roman" w:cs="Times New Roman"/>
          <w:b/>
          <w:bCs/>
        </w:rPr>
      </w:pPr>
    </w:p>
    <w:p w14:paraId="56B7159F" w14:textId="61E06A8C" w:rsidR="00FC45F0" w:rsidRPr="00FC45F0" w:rsidRDefault="00763F35" w:rsidP="001F1539">
      <w:pPr>
        <w:rPr>
          <w:rFonts w:ascii="Times New Roman" w:hAnsi="Times New Roman" w:cs="Times New Roman"/>
          <w:b/>
          <w:bCs/>
        </w:rPr>
      </w:pPr>
      <w:r>
        <w:rPr>
          <w:rFonts w:ascii="Times New Roman" w:hAnsi="Times New Roman" w:cs="Times New Roman"/>
          <w:b/>
          <w:bCs/>
        </w:rPr>
        <w:t>Moran’s I and Hot Spot Analysis</w:t>
      </w:r>
    </w:p>
    <w:p w14:paraId="0A6069C5" w14:textId="08B9A6EF" w:rsidR="001F1539" w:rsidRPr="00DE3ECF" w:rsidDel="00F96139" w:rsidRDefault="001F1539" w:rsidP="001F1539">
      <w:pPr>
        <w:rPr>
          <w:del w:id="620" w:author="Jujia Li" w:date="2025-07-01T18:15:00Z" w16du:dateUtc="2025-07-01T23:15:00Z"/>
          <w:rFonts w:ascii="Times New Roman" w:hAnsi="Times New Roman" w:cs="Times New Roman"/>
        </w:rPr>
      </w:pPr>
      <w:del w:id="621" w:author="Jujia Li" w:date="2025-07-01T18:15:00Z" w16du:dateUtc="2025-07-01T23:15:00Z">
        <w:r w:rsidRPr="00DE3ECF" w:rsidDel="00F96139">
          <w:rPr>
            <w:rFonts w:ascii="Times New Roman" w:hAnsi="Times New Roman" w:cs="Times New Roman"/>
          </w:rPr>
          <w:delText xml:space="preserve">Table </w:delText>
        </w:r>
        <w:r w:rsidR="00503425" w:rsidDel="00F96139">
          <w:rPr>
            <w:rFonts w:ascii="Times New Roman" w:hAnsi="Times New Roman" w:cs="Times New Roman"/>
          </w:rPr>
          <w:delText>1</w:delText>
        </w:r>
        <w:r w:rsidRPr="00DE3ECF" w:rsidDel="00F96139">
          <w:rPr>
            <w:rFonts w:ascii="Times New Roman" w:hAnsi="Times New Roman" w:cs="Times New Roman"/>
          </w:rPr>
          <w:delText xml:space="preserve">. Global </w:delText>
        </w:r>
        <w:r w:rsidR="009B2633" w:rsidRPr="00DE3ECF" w:rsidDel="00F96139">
          <w:rPr>
            <w:rFonts w:ascii="Times New Roman" w:hAnsi="Times New Roman" w:cs="Times New Roman"/>
          </w:rPr>
          <w:delText>Moran’s</w:delText>
        </w:r>
        <w:r w:rsidRPr="00DE3ECF" w:rsidDel="00F96139">
          <w:rPr>
            <w:rFonts w:ascii="Times New Roman" w:hAnsi="Times New Roman" w:cs="Times New Roman"/>
          </w:rPr>
          <w:delText xml:space="preserve"> </w:delText>
        </w:r>
        <w:r w:rsidR="008B3FE2" w:rsidDel="00F96139">
          <w:rPr>
            <w:rFonts w:ascii="Times New Roman" w:hAnsi="Times New Roman" w:cs="Times New Roman"/>
          </w:rPr>
          <w:delText>I</w:delText>
        </w:r>
        <w:r w:rsidDel="00F96139">
          <w:rPr>
            <w:rFonts w:ascii="Times New Roman" w:hAnsi="Times New Roman" w:cs="Times New Roman"/>
          </w:rPr>
          <w:delText xml:space="preserve"> of ER Visits </w:delText>
        </w:r>
        <w:r w:rsidR="008B3FE2" w:rsidDel="00F96139">
          <w:rPr>
            <w:rFonts w:ascii="Times New Roman" w:hAnsi="Times New Roman" w:cs="Times New Roman"/>
          </w:rPr>
          <w:delText>(Total and Per Capita)</w:delText>
        </w:r>
      </w:del>
    </w:p>
    <w:tbl>
      <w:tblPr>
        <w:tblW w:w="0" w:type="auto"/>
        <w:tblBorders>
          <w:top w:val="single" w:sz="4" w:space="0" w:color="auto"/>
          <w:bottom w:val="single" w:sz="4" w:space="0" w:color="auto"/>
          <w:insideH w:val="single" w:sz="6" w:space="0" w:color="C6C6C6"/>
          <w:insideV w:val="single" w:sz="6" w:space="0" w:color="C6C6C6"/>
        </w:tblBorders>
        <w:shd w:val="clear" w:color="auto" w:fill="FFFFFF"/>
        <w:tblCellMar>
          <w:left w:w="0" w:type="dxa"/>
          <w:right w:w="0" w:type="dxa"/>
        </w:tblCellMar>
        <w:tblLook w:val="04A0" w:firstRow="1" w:lastRow="0" w:firstColumn="1" w:lastColumn="0" w:noHBand="0" w:noVBand="1"/>
      </w:tblPr>
      <w:tblGrid>
        <w:gridCol w:w="1650"/>
        <w:gridCol w:w="960"/>
        <w:gridCol w:w="1710"/>
      </w:tblGrid>
      <w:tr w:rsidR="00417426" w:rsidRPr="004157A8" w:rsidDel="00F96139" w14:paraId="14EE17C0" w14:textId="1D99D6B1" w:rsidTr="00B77D2F">
        <w:trPr>
          <w:trHeight w:val="20"/>
          <w:del w:id="622" w:author="Jujia Li" w:date="2025-07-01T18:15:00Z"/>
        </w:trPr>
        <w:tc>
          <w:tcPr>
            <w:tcW w:w="0" w:type="auto"/>
            <w:shd w:val="clear" w:color="auto" w:fill="auto"/>
            <w:tcMar>
              <w:top w:w="75" w:type="dxa"/>
              <w:left w:w="75" w:type="dxa"/>
              <w:bottom w:w="75" w:type="dxa"/>
              <w:right w:w="75" w:type="dxa"/>
            </w:tcMar>
            <w:vAlign w:val="center"/>
          </w:tcPr>
          <w:p w14:paraId="19041E62" w14:textId="5545D871" w:rsidR="00417426" w:rsidRPr="00417426" w:rsidDel="00F96139" w:rsidRDefault="00417426" w:rsidP="00B77D2F">
            <w:pPr>
              <w:spacing w:after="0" w:line="240" w:lineRule="auto"/>
              <w:jc w:val="center"/>
              <w:rPr>
                <w:del w:id="623" w:author="Jujia Li" w:date="2025-07-01T18:15:00Z" w16du:dateUtc="2025-07-01T23:15:00Z"/>
                <w:rFonts w:ascii="Times New Roman" w:hAnsi="Times New Roman" w:cs="Times New Roman"/>
              </w:rPr>
            </w:pPr>
          </w:p>
        </w:tc>
        <w:tc>
          <w:tcPr>
            <w:tcW w:w="960" w:type="dxa"/>
            <w:shd w:val="clear" w:color="auto" w:fill="auto"/>
            <w:tcMar>
              <w:top w:w="75" w:type="dxa"/>
              <w:left w:w="75" w:type="dxa"/>
              <w:bottom w:w="75" w:type="dxa"/>
              <w:right w:w="75" w:type="dxa"/>
            </w:tcMar>
            <w:vAlign w:val="center"/>
          </w:tcPr>
          <w:p w14:paraId="4E0E4807" w14:textId="738D5B09" w:rsidR="00417426" w:rsidRPr="00417426" w:rsidDel="00F96139" w:rsidRDefault="00417426" w:rsidP="00B77D2F">
            <w:pPr>
              <w:spacing w:after="0" w:line="240" w:lineRule="auto"/>
              <w:jc w:val="center"/>
              <w:rPr>
                <w:del w:id="624" w:author="Jujia Li" w:date="2025-07-01T18:15:00Z" w16du:dateUtc="2025-07-01T23:15:00Z"/>
                <w:rFonts w:ascii="Times New Roman" w:hAnsi="Times New Roman" w:cs="Times New Roman"/>
              </w:rPr>
            </w:pPr>
            <w:del w:id="625" w:author="Jujia Li" w:date="2025-07-01T16:14:00Z" w16du:dateUtc="2025-07-01T21:14:00Z">
              <w:r w:rsidRPr="00417426" w:rsidDel="009E14EC">
                <w:rPr>
                  <w:rFonts w:ascii="Times New Roman" w:hAnsi="Times New Roman" w:cs="Times New Roman"/>
                </w:rPr>
                <w:delText>Total</w:delText>
              </w:r>
            </w:del>
          </w:p>
        </w:tc>
        <w:tc>
          <w:tcPr>
            <w:tcW w:w="1710" w:type="dxa"/>
            <w:vAlign w:val="center"/>
          </w:tcPr>
          <w:p w14:paraId="12F7E8FE" w14:textId="0CBF2FCF" w:rsidR="00417426" w:rsidRPr="00417426" w:rsidDel="00F96139" w:rsidRDefault="00417426" w:rsidP="00B77D2F">
            <w:pPr>
              <w:spacing w:after="0" w:line="240" w:lineRule="auto"/>
              <w:jc w:val="center"/>
              <w:rPr>
                <w:del w:id="626" w:author="Jujia Li" w:date="2025-07-01T18:15:00Z" w16du:dateUtc="2025-07-01T23:15:00Z"/>
                <w:rFonts w:ascii="Times New Roman" w:hAnsi="Times New Roman" w:cs="Times New Roman"/>
              </w:rPr>
            </w:pPr>
            <w:del w:id="627" w:author="Jujia Li" w:date="2025-07-01T18:15:00Z" w16du:dateUtc="2025-07-01T23:15:00Z">
              <w:r w:rsidRPr="00417426" w:rsidDel="00F96139">
                <w:rPr>
                  <w:rFonts w:ascii="Times New Roman" w:hAnsi="Times New Roman" w:cs="Times New Roman"/>
                </w:rPr>
                <w:delText>Per Capita</w:delText>
              </w:r>
            </w:del>
          </w:p>
        </w:tc>
      </w:tr>
      <w:tr w:rsidR="00417426" w:rsidRPr="004157A8" w:rsidDel="00F96139" w14:paraId="40AE9135" w14:textId="5F2592A9" w:rsidTr="00B77D2F">
        <w:trPr>
          <w:trHeight w:val="20"/>
          <w:del w:id="628" w:author="Jujia Li" w:date="2025-07-01T18:15:00Z"/>
        </w:trPr>
        <w:tc>
          <w:tcPr>
            <w:tcW w:w="0" w:type="auto"/>
            <w:shd w:val="clear" w:color="auto" w:fill="auto"/>
            <w:tcMar>
              <w:top w:w="75" w:type="dxa"/>
              <w:left w:w="75" w:type="dxa"/>
              <w:bottom w:w="75" w:type="dxa"/>
              <w:right w:w="75" w:type="dxa"/>
            </w:tcMar>
            <w:vAlign w:val="center"/>
          </w:tcPr>
          <w:p w14:paraId="294318E2" w14:textId="4875FEA2" w:rsidR="00417426" w:rsidRPr="00417426" w:rsidDel="00F96139" w:rsidRDefault="00417426" w:rsidP="00B77D2F">
            <w:pPr>
              <w:spacing w:after="0" w:line="240" w:lineRule="auto"/>
              <w:jc w:val="center"/>
              <w:rPr>
                <w:del w:id="629" w:author="Jujia Li" w:date="2025-07-01T18:15:00Z" w16du:dateUtc="2025-07-01T23:15:00Z"/>
                <w:rFonts w:ascii="Times New Roman" w:hAnsi="Times New Roman" w:cs="Times New Roman"/>
              </w:rPr>
            </w:pPr>
            <w:del w:id="630" w:author="Jujia Li" w:date="2025-07-01T18:15:00Z" w16du:dateUtc="2025-07-01T23:15:00Z">
              <w:r w:rsidRPr="00417426" w:rsidDel="00F96139">
                <w:rPr>
                  <w:rFonts w:ascii="Times New Roman" w:hAnsi="Times New Roman" w:cs="Times New Roman"/>
                </w:rPr>
                <w:delText>Moran's Index</w:delText>
              </w:r>
            </w:del>
          </w:p>
        </w:tc>
        <w:tc>
          <w:tcPr>
            <w:tcW w:w="960" w:type="dxa"/>
            <w:shd w:val="clear" w:color="auto" w:fill="auto"/>
            <w:tcMar>
              <w:top w:w="75" w:type="dxa"/>
              <w:left w:w="75" w:type="dxa"/>
              <w:bottom w:w="75" w:type="dxa"/>
              <w:right w:w="75" w:type="dxa"/>
            </w:tcMar>
            <w:vAlign w:val="center"/>
          </w:tcPr>
          <w:p w14:paraId="0E1E5784" w14:textId="71B66BC8" w:rsidR="00417426" w:rsidRPr="00417426" w:rsidDel="00F96139" w:rsidRDefault="00417426" w:rsidP="00B77D2F">
            <w:pPr>
              <w:spacing w:after="0" w:line="240" w:lineRule="auto"/>
              <w:jc w:val="center"/>
              <w:rPr>
                <w:del w:id="631" w:author="Jujia Li" w:date="2025-07-01T18:15:00Z" w16du:dateUtc="2025-07-01T23:15:00Z"/>
                <w:rFonts w:ascii="Times New Roman" w:hAnsi="Times New Roman" w:cs="Times New Roman"/>
              </w:rPr>
            </w:pPr>
            <w:del w:id="632" w:author="Jujia Li" w:date="2025-07-01T16:14:00Z" w16du:dateUtc="2025-07-01T21:14:00Z">
              <w:r w:rsidRPr="00417426" w:rsidDel="009E14EC">
                <w:rPr>
                  <w:rFonts w:ascii="Times New Roman" w:hAnsi="Times New Roman" w:cs="Times New Roman"/>
                </w:rPr>
                <w:delText>0.089</w:delText>
              </w:r>
            </w:del>
          </w:p>
        </w:tc>
        <w:tc>
          <w:tcPr>
            <w:tcW w:w="1710" w:type="dxa"/>
            <w:vAlign w:val="center"/>
          </w:tcPr>
          <w:p w14:paraId="308385BE" w14:textId="259EFB90" w:rsidR="00417426" w:rsidRPr="00417426" w:rsidDel="00F96139" w:rsidRDefault="00417426" w:rsidP="00B77D2F">
            <w:pPr>
              <w:spacing w:after="0" w:line="240" w:lineRule="auto"/>
              <w:jc w:val="center"/>
              <w:rPr>
                <w:del w:id="633" w:author="Jujia Li" w:date="2025-07-01T18:15:00Z" w16du:dateUtc="2025-07-01T23:15:00Z"/>
                <w:rFonts w:ascii="Times New Roman" w:hAnsi="Times New Roman" w:cs="Times New Roman"/>
              </w:rPr>
            </w:pPr>
            <w:del w:id="634" w:author="Jujia Li" w:date="2025-07-01T18:15:00Z" w16du:dateUtc="2025-07-01T23:15:00Z">
              <w:r w:rsidRPr="00417426" w:rsidDel="00F96139">
                <w:rPr>
                  <w:rFonts w:ascii="Times New Roman" w:hAnsi="Times New Roman" w:cs="Times New Roman"/>
                </w:rPr>
                <w:delText>0.206</w:delText>
              </w:r>
            </w:del>
          </w:p>
        </w:tc>
      </w:tr>
      <w:tr w:rsidR="00417426" w:rsidRPr="004157A8" w:rsidDel="00F96139" w14:paraId="49193CDC" w14:textId="7018FB6D" w:rsidTr="00B77D2F">
        <w:trPr>
          <w:trHeight w:val="20"/>
          <w:del w:id="635" w:author="Jujia Li" w:date="2025-07-01T18:15:00Z"/>
        </w:trPr>
        <w:tc>
          <w:tcPr>
            <w:tcW w:w="0" w:type="auto"/>
            <w:shd w:val="clear" w:color="auto" w:fill="auto"/>
            <w:tcMar>
              <w:top w:w="75" w:type="dxa"/>
              <w:left w:w="75" w:type="dxa"/>
              <w:bottom w:w="75" w:type="dxa"/>
              <w:right w:w="75" w:type="dxa"/>
            </w:tcMar>
            <w:vAlign w:val="center"/>
            <w:hideMark/>
          </w:tcPr>
          <w:p w14:paraId="0D11E71C" w14:textId="03F9D2CE" w:rsidR="00417426" w:rsidRPr="00417426" w:rsidDel="00F96139" w:rsidRDefault="00417426" w:rsidP="00B77D2F">
            <w:pPr>
              <w:spacing w:after="0" w:line="240" w:lineRule="auto"/>
              <w:jc w:val="center"/>
              <w:rPr>
                <w:del w:id="636" w:author="Jujia Li" w:date="2025-07-01T18:15:00Z" w16du:dateUtc="2025-07-01T23:15:00Z"/>
                <w:rFonts w:ascii="Times New Roman" w:hAnsi="Times New Roman" w:cs="Times New Roman"/>
              </w:rPr>
            </w:pPr>
            <w:del w:id="637" w:author="Jujia Li" w:date="2025-07-01T18:15:00Z" w16du:dateUtc="2025-07-01T23:15:00Z">
              <w:r w:rsidRPr="00417426" w:rsidDel="00F96139">
                <w:rPr>
                  <w:rFonts w:ascii="Times New Roman" w:hAnsi="Times New Roman" w:cs="Times New Roman"/>
                </w:rPr>
                <w:delText>Expected Index</w:delText>
              </w:r>
            </w:del>
          </w:p>
        </w:tc>
        <w:tc>
          <w:tcPr>
            <w:tcW w:w="960" w:type="dxa"/>
            <w:shd w:val="clear" w:color="auto" w:fill="auto"/>
            <w:tcMar>
              <w:top w:w="75" w:type="dxa"/>
              <w:left w:w="75" w:type="dxa"/>
              <w:bottom w:w="75" w:type="dxa"/>
              <w:right w:w="75" w:type="dxa"/>
            </w:tcMar>
            <w:vAlign w:val="center"/>
            <w:hideMark/>
          </w:tcPr>
          <w:p w14:paraId="02DBE628" w14:textId="2218E8FA" w:rsidR="00417426" w:rsidRPr="00417426" w:rsidDel="00F96139" w:rsidRDefault="00417426" w:rsidP="00B77D2F">
            <w:pPr>
              <w:spacing w:after="0" w:line="240" w:lineRule="auto"/>
              <w:jc w:val="center"/>
              <w:rPr>
                <w:del w:id="638" w:author="Jujia Li" w:date="2025-07-01T18:15:00Z" w16du:dateUtc="2025-07-01T23:15:00Z"/>
                <w:rFonts w:ascii="Times New Roman" w:hAnsi="Times New Roman" w:cs="Times New Roman"/>
              </w:rPr>
            </w:pPr>
            <w:del w:id="639" w:author="Jujia Li" w:date="2025-07-01T16:14:00Z" w16du:dateUtc="2025-07-01T21:14:00Z">
              <w:r w:rsidRPr="00417426" w:rsidDel="009E14EC">
                <w:rPr>
                  <w:rFonts w:ascii="Times New Roman" w:hAnsi="Times New Roman" w:cs="Times New Roman"/>
                </w:rPr>
                <w:delText>-0.047</w:delText>
              </w:r>
            </w:del>
          </w:p>
        </w:tc>
        <w:tc>
          <w:tcPr>
            <w:tcW w:w="1710" w:type="dxa"/>
            <w:vAlign w:val="center"/>
          </w:tcPr>
          <w:p w14:paraId="3B851242" w14:textId="322C7F36" w:rsidR="00417426" w:rsidRPr="00417426" w:rsidDel="00F96139" w:rsidRDefault="00417426" w:rsidP="00B77D2F">
            <w:pPr>
              <w:spacing w:after="0" w:line="240" w:lineRule="auto"/>
              <w:jc w:val="center"/>
              <w:rPr>
                <w:del w:id="640" w:author="Jujia Li" w:date="2025-07-01T18:15:00Z" w16du:dateUtc="2025-07-01T23:15:00Z"/>
                <w:rFonts w:ascii="Times New Roman" w:hAnsi="Times New Roman" w:cs="Times New Roman"/>
              </w:rPr>
            </w:pPr>
            <w:del w:id="641" w:author="Jujia Li" w:date="2025-07-01T18:15:00Z" w16du:dateUtc="2025-07-01T23:15:00Z">
              <w:r w:rsidRPr="00417426" w:rsidDel="00F96139">
                <w:rPr>
                  <w:rFonts w:ascii="Times New Roman" w:hAnsi="Times New Roman" w:cs="Times New Roman"/>
                </w:rPr>
                <w:delText>-0.048</w:delText>
              </w:r>
            </w:del>
          </w:p>
        </w:tc>
      </w:tr>
      <w:tr w:rsidR="00417426" w:rsidRPr="004157A8" w:rsidDel="00F96139" w14:paraId="50405B6B" w14:textId="469B6415" w:rsidTr="00B77D2F">
        <w:trPr>
          <w:trHeight w:val="20"/>
          <w:del w:id="642" w:author="Jujia Li" w:date="2025-07-01T18:15:00Z"/>
        </w:trPr>
        <w:tc>
          <w:tcPr>
            <w:tcW w:w="0" w:type="auto"/>
            <w:shd w:val="clear" w:color="auto" w:fill="auto"/>
            <w:tcMar>
              <w:top w:w="75" w:type="dxa"/>
              <w:left w:w="75" w:type="dxa"/>
              <w:bottom w:w="75" w:type="dxa"/>
              <w:right w:w="75" w:type="dxa"/>
            </w:tcMar>
            <w:vAlign w:val="center"/>
            <w:hideMark/>
          </w:tcPr>
          <w:p w14:paraId="6840A3D5" w14:textId="0A0CD642" w:rsidR="00417426" w:rsidRPr="00417426" w:rsidDel="00F96139" w:rsidRDefault="00417426" w:rsidP="00B77D2F">
            <w:pPr>
              <w:spacing w:after="0" w:line="240" w:lineRule="auto"/>
              <w:jc w:val="center"/>
              <w:rPr>
                <w:del w:id="643" w:author="Jujia Li" w:date="2025-07-01T18:15:00Z" w16du:dateUtc="2025-07-01T23:15:00Z"/>
                <w:rFonts w:ascii="Times New Roman" w:hAnsi="Times New Roman" w:cs="Times New Roman"/>
              </w:rPr>
            </w:pPr>
            <w:del w:id="644" w:author="Jujia Li" w:date="2025-07-01T18:15:00Z" w16du:dateUtc="2025-07-01T23:15:00Z">
              <w:r w:rsidRPr="00417426" w:rsidDel="00F96139">
                <w:rPr>
                  <w:rFonts w:ascii="Times New Roman" w:hAnsi="Times New Roman" w:cs="Times New Roman"/>
                </w:rPr>
                <w:delText>Variance</w:delText>
              </w:r>
            </w:del>
          </w:p>
        </w:tc>
        <w:tc>
          <w:tcPr>
            <w:tcW w:w="960" w:type="dxa"/>
            <w:shd w:val="clear" w:color="auto" w:fill="auto"/>
            <w:tcMar>
              <w:top w:w="75" w:type="dxa"/>
              <w:left w:w="75" w:type="dxa"/>
              <w:bottom w:w="75" w:type="dxa"/>
              <w:right w:w="75" w:type="dxa"/>
            </w:tcMar>
            <w:vAlign w:val="center"/>
            <w:hideMark/>
          </w:tcPr>
          <w:p w14:paraId="12DA000B" w14:textId="2984662A" w:rsidR="00417426" w:rsidRPr="00417426" w:rsidDel="00F96139" w:rsidRDefault="00417426" w:rsidP="00B77D2F">
            <w:pPr>
              <w:spacing w:after="0" w:line="240" w:lineRule="auto"/>
              <w:jc w:val="center"/>
              <w:rPr>
                <w:del w:id="645" w:author="Jujia Li" w:date="2025-07-01T18:15:00Z" w16du:dateUtc="2025-07-01T23:15:00Z"/>
                <w:rFonts w:ascii="Times New Roman" w:hAnsi="Times New Roman" w:cs="Times New Roman"/>
              </w:rPr>
            </w:pPr>
            <w:del w:id="646" w:author="Jujia Li" w:date="2025-07-01T16:14:00Z" w16du:dateUtc="2025-07-01T21:14:00Z">
              <w:r w:rsidRPr="00417426" w:rsidDel="009E14EC">
                <w:rPr>
                  <w:rFonts w:ascii="Times New Roman" w:hAnsi="Times New Roman" w:cs="Times New Roman"/>
                </w:rPr>
                <w:delText>0.016</w:delText>
              </w:r>
            </w:del>
          </w:p>
        </w:tc>
        <w:tc>
          <w:tcPr>
            <w:tcW w:w="1710" w:type="dxa"/>
            <w:vAlign w:val="center"/>
          </w:tcPr>
          <w:p w14:paraId="5C45CEE3" w14:textId="36B48692" w:rsidR="00417426" w:rsidRPr="00417426" w:rsidDel="00F96139" w:rsidRDefault="00417426" w:rsidP="00B77D2F">
            <w:pPr>
              <w:spacing w:after="0" w:line="240" w:lineRule="auto"/>
              <w:jc w:val="center"/>
              <w:rPr>
                <w:del w:id="647" w:author="Jujia Li" w:date="2025-07-01T18:15:00Z" w16du:dateUtc="2025-07-01T23:15:00Z"/>
                <w:rFonts w:ascii="Times New Roman" w:hAnsi="Times New Roman" w:cs="Times New Roman"/>
              </w:rPr>
            </w:pPr>
            <w:del w:id="648" w:author="Jujia Li" w:date="2025-07-01T18:15:00Z" w16du:dateUtc="2025-07-01T23:15:00Z">
              <w:r w:rsidRPr="00417426" w:rsidDel="00F96139">
                <w:rPr>
                  <w:rFonts w:ascii="Times New Roman" w:hAnsi="Times New Roman" w:cs="Times New Roman"/>
                </w:rPr>
                <w:delText>0.035</w:delText>
              </w:r>
            </w:del>
          </w:p>
        </w:tc>
      </w:tr>
      <w:tr w:rsidR="00417426" w:rsidRPr="004157A8" w:rsidDel="00F96139" w14:paraId="6DD0A83C" w14:textId="59EC0C55" w:rsidTr="00B77D2F">
        <w:trPr>
          <w:trHeight w:val="20"/>
          <w:del w:id="649" w:author="Jujia Li" w:date="2025-07-01T18:15:00Z"/>
        </w:trPr>
        <w:tc>
          <w:tcPr>
            <w:tcW w:w="0" w:type="auto"/>
            <w:shd w:val="clear" w:color="auto" w:fill="auto"/>
            <w:tcMar>
              <w:top w:w="75" w:type="dxa"/>
              <w:left w:w="75" w:type="dxa"/>
              <w:bottom w:w="75" w:type="dxa"/>
              <w:right w:w="75" w:type="dxa"/>
            </w:tcMar>
            <w:vAlign w:val="center"/>
            <w:hideMark/>
          </w:tcPr>
          <w:p w14:paraId="50000544" w14:textId="158C8989" w:rsidR="00417426" w:rsidRPr="004157A8" w:rsidDel="00F96139" w:rsidRDefault="00417426" w:rsidP="00B77D2F">
            <w:pPr>
              <w:spacing w:after="0" w:line="240" w:lineRule="auto"/>
              <w:jc w:val="center"/>
              <w:rPr>
                <w:del w:id="650" w:author="Jujia Li" w:date="2025-07-01T18:15:00Z" w16du:dateUtc="2025-07-01T23:15:00Z"/>
                <w:rFonts w:ascii="Times New Roman" w:hAnsi="Times New Roman" w:cs="Times New Roman"/>
              </w:rPr>
            </w:pPr>
            <w:del w:id="651" w:author="Jujia Li" w:date="2025-07-01T18:15:00Z" w16du:dateUtc="2025-07-01T23:15:00Z">
              <w:r w:rsidRPr="004157A8" w:rsidDel="00F96139">
                <w:rPr>
                  <w:rFonts w:ascii="Times New Roman" w:hAnsi="Times New Roman" w:cs="Times New Roman"/>
                </w:rPr>
                <w:delText>z-score</w:delText>
              </w:r>
            </w:del>
          </w:p>
        </w:tc>
        <w:tc>
          <w:tcPr>
            <w:tcW w:w="960" w:type="dxa"/>
            <w:shd w:val="clear" w:color="auto" w:fill="auto"/>
            <w:tcMar>
              <w:top w:w="75" w:type="dxa"/>
              <w:left w:w="75" w:type="dxa"/>
              <w:bottom w:w="75" w:type="dxa"/>
              <w:right w:w="75" w:type="dxa"/>
            </w:tcMar>
            <w:vAlign w:val="center"/>
            <w:hideMark/>
          </w:tcPr>
          <w:p w14:paraId="2BD6E309" w14:textId="4B850304" w:rsidR="00417426" w:rsidRPr="004157A8" w:rsidDel="00F96139" w:rsidRDefault="00417426" w:rsidP="00B77D2F">
            <w:pPr>
              <w:spacing w:after="0" w:line="240" w:lineRule="auto"/>
              <w:jc w:val="center"/>
              <w:rPr>
                <w:del w:id="652" w:author="Jujia Li" w:date="2025-07-01T18:15:00Z" w16du:dateUtc="2025-07-01T23:15:00Z"/>
                <w:rFonts w:ascii="Times New Roman" w:hAnsi="Times New Roman" w:cs="Times New Roman"/>
              </w:rPr>
            </w:pPr>
            <w:del w:id="653" w:author="Jujia Li" w:date="2025-07-01T16:14:00Z" w16du:dateUtc="2025-07-01T21:14:00Z">
              <w:r w:rsidRPr="004157A8" w:rsidDel="009E14EC">
                <w:rPr>
                  <w:rFonts w:ascii="Times New Roman" w:hAnsi="Times New Roman" w:cs="Times New Roman"/>
                </w:rPr>
                <w:delText>1.082</w:delText>
              </w:r>
            </w:del>
          </w:p>
        </w:tc>
        <w:tc>
          <w:tcPr>
            <w:tcW w:w="1710" w:type="dxa"/>
            <w:vAlign w:val="center"/>
          </w:tcPr>
          <w:p w14:paraId="29BD09F6" w14:textId="2C9E8F4B" w:rsidR="00417426" w:rsidRPr="004157A8" w:rsidDel="00F96139" w:rsidRDefault="00417426" w:rsidP="00B77D2F">
            <w:pPr>
              <w:spacing w:after="0" w:line="240" w:lineRule="auto"/>
              <w:jc w:val="center"/>
              <w:rPr>
                <w:del w:id="654" w:author="Jujia Li" w:date="2025-07-01T18:15:00Z" w16du:dateUtc="2025-07-01T23:15:00Z"/>
              </w:rPr>
            </w:pPr>
            <w:del w:id="655" w:author="Jujia Li" w:date="2025-07-01T18:15:00Z" w16du:dateUtc="2025-07-01T23:15:00Z">
              <w:r w:rsidRPr="004157A8" w:rsidDel="00F96139">
                <w:rPr>
                  <w:rFonts w:ascii="Times New Roman" w:hAnsi="Times New Roman" w:cs="Times New Roman"/>
                </w:rPr>
                <w:delText>1.355</w:delText>
              </w:r>
            </w:del>
          </w:p>
        </w:tc>
      </w:tr>
      <w:tr w:rsidR="00417426" w:rsidRPr="004157A8" w:rsidDel="00F96139" w14:paraId="32C97906" w14:textId="6DEE6906" w:rsidTr="00B77D2F">
        <w:trPr>
          <w:trHeight w:val="20"/>
          <w:del w:id="656" w:author="Jujia Li" w:date="2025-07-01T18:15:00Z"/>
        </w:trPr>
        <w:tc>
          <w:tcPr>
            <w:tcW w:w="0" w:type="auto"/>
            <w:shd w:val="clear" w:color="auto" w:fill="auto"/>
            <w:tcMar>
              <w:top w:w="75" w:type="dxa"/>
              <w:left w:w="75" w:type="dxa"/>
              <w:bottom w:w="75" w:type="dxa"/>
              <w:right w:w="75" w:type="dxa"/>
            </w:tcMar>
            <w:vAlign w:val="center"/>
            <w:hideMark/>
          </w:tcPr>
          <w:p w14:paraId="78D2E913" w14:textId="14451EDF" w:rsidR="00417426" w:rsidRPr="004157A8" w:rsidDel="00F96139" w:rsidRDefault="00417426" w:rsidP="00B77D2F">
            <w:pPr>
              <w:spacing w:after="0" w:line="240" w:lineRule="auto"/>
              <w:jc w:val="center"/>
              <w:rPr>
                <w:del w:id="657" w:author="Jujia Li" w:date="2025-07-01T18:15:00Z" w16du:dateUtc="2025-07-01T23:15:00Z"/>
                <w:rFonts w:ascii="Times New Roman" w:hAnsi="Times New Roman" w:cs="Times New Roman"/>
              </w:rPr>
            </w:pPr>
            <w:del w:id="658" w:author="Jujia Li" w:date="2025-07-01T18:15:00Z" w16du:dateUtc="2025-07-01T23:15:00Z">
              <w:r w:rsidRPr="004157A8" w:rsidDel="00F96139">
                <w:rPr>
                  <w:rFonts w:ascii="Times New Roman" w:hAnsi="Times New Roman" w:cs="Times New Roman"/>
                </w:rPr>
                <w:delText>p-value</w:delText>
              </w:r>
            </w:del>
          </w:p>
        </w:tc>
        <w:tc>
          <w:tcPr>
            <w:tcW w:w="960" w:type="dxa"/>
            <w:shd w:val="clear" w:color="auto" w:fill="auto"/>
            <w:tcMar>
              <w:top w:w="75" w:type="dxa"/>
              <w:left w:w="75" w:type="dxa"/>
              <w:bottom w:w="75" w:type="dxa"/>
              <w:right w:w="75" w:type="dxa"/>
            </w:tcMar>
            <w:vAlign w:val="center"/>
            <w:hideMark/>
          </w:tcPr>
          <w:p w14:paraId="4E4471AA" w14:textId="3ABE041D" w:rsidR="00417426" w:rsidRPr="004157A8" w:rsidDel="00F96139" w:rsidRDefault="00417426" w:rsidP="00B77D2F">
            <w:pPr>
              <w:spacing w:after="0" w:line="240" w:lineRule="auto"/>
              <w:jc w:val="center"/>
              <w:rPr>
                <w:del w:id="659" w:author="Jujia Li" w:date="2025-07-01T18:15:00Z" w16du:dateUtc="2025-07-01T23:15:00Z"/>
                <w:rFonts w:ascii="Times New Roman" w:hAnsi="Times New Roman" w:cs="Times New Roman"/>
              </w:rPr>
            </w:pPr>
            <w:del w:id="660" w:author="Jujia Li" w:date="2025-07-01T16:14:00Z" w16du:dateUtc="2025-07-01T21:14:00Z">
              <w:r w:rsidRPr="004157A8" w:rsidDel="009E14EC">
                <w:rPr>
                  <w:rFonts w:ascii="Times New Roman" w:hAnsi="Times New Roman" w:cs="Times New Roman"/>
                </w:rPr>
                <w:delText>0.279</w:delText>
              </w:r>
            </w:del>
          </w:p>
        </w:tc>
        <w:tc>
          <w:tcPr>
            <w:tcW w:w="1710" w:type="dxa"/>
            <w:vAlign w:val="center"/>
          </w:tcPr>
          <w:p w14:paraId="3C38B557" w14:textId="61394A90" w:rsidR="00417426" w:rsidRPr="004157A8" w:rsidDel="00F96139" w:rsidRDefault="00417426" w:rsidP="00B77D2F">
            <w:pPr>
              <w:spacing w:after="0" w:line="240" w:lineRule="auto"/>
              <w:jc w:val="center"/>
              <w:rPr>
                <w:del w:id="661" w:author="Jujia Li" w:date="2025-07-01T18:15:00Z" w16du:dateUtc="2025-07-01T23:15:00Z"/>
              </w:rPr>
            </w:pPr>
            <w:del w:id="662" w:author="Jujia Li" w:date="2025-07-01T18:15:00Z" w16du:dateUtc="2025-07-01T23:15:00Z">
              <w:r w:rsidRPr="004157A8" w:rsidDel="00F96139">
                <w:rPr>
                  <w:rFonts w:ascii="Times New Roman" w:hAnsi="Times New Roman" w:cs="Times New Roman"/>
                </w:rPr>
                <w:delText>0.175</w:delText>
              </w:r>
            </w:del>
          </w:p>
        </w:tc>
      </w:tr>
    </w:tbl>
    <w:p w14:paraId="6C6EFA53" w14:textId="65FEC42D" w:rsidR="00A23AE0" w:rsidRDefault="00925B11" w:rsidP="00A23AE0">
      <w:pPr>
        <w:rPr>
          <w:rFonts w:ascii="Times New Roman" w:hAnsi="Times New Roman" w:cs="Times New Roman"/>
        </w:rPr>
      </w:pPr>
      <w:r>
        <w:rPr>
          <w:rFonts w:ascii="Times New Roman" w:hAnsi="Times New Roman" w:cs="Times New Roman"/>
        </w:rPr>
        <w:tab/>
      </w:r>
      <w:r w:rsidR="00A23AE0" w:rsidRPr="00A23AE0">
        <w:rPr>
          <w:rFonts w:ascii="Times New Roman" w:hAnsi="Times New Roman" w:cs="Times New Roman"/>
        </w:rPr>
        <w:t xml:space="preserve">In this study, Moran’s I was calculated to </w:t>
      </w:r>
      <w:r w:rsidR="00A23AE0">
        <w:rPr>
          <w:rFonts w:ascii="Times New Roman" w:hAnsi="Times New Roman" w:cs="Times New Roman"/>
        </w:rPr>
        <w:t>measure</w:t>
      </w:r>
      <w:r w:rsidR="00A23AE0" w:rsidRPr="00A23AE0">
        <w:rPr>
          <w:rFonts w:ascii="Times New Roman" w:hAnsi="Times New Roman" w:cs="Times New Roman"/>
        </w:rPr>
        <w:t xml:space="preserve"> the overall spatial clustering of ER visit counts and the consumption of four major opioid medications. </w:t>
      </w:r>
      <w:del w:id="663" w:author="Jujia Li" w:date="2025-07-01T18:10:00Z" w16du:dateUtc="2025-07-01T23:10:00Z">
        <w:r w:rsidR="00A23AE0" w:rsidRPr="00A23AE0" w:rsidDel="00712367">
          <w:rPr>
            <w:rFonts w:ascii="Times New Roman" w:hAnsi="Times New Roman" w:cs="Times New Roman"/>
          </w:rPr>
          <w:delText xml:space="preserve">As shown in Table </w:delText>
        </w:r>
        <w:r w:rsidR="00503425" w:rsidDel="00712367">
          <w:rPr>
            <w:rFonts w:ascii="Times New Roman" w:hAnsi="Times New Roman" w:cs="Times New Roman"/>
          </w:rPr>
          <w:delText>1</w:delText>
        </w:r>
        <w:r w:rsidR="00A23AE0" w:rsidRPr="00A23AE0" w:rsidDel="00712367">
          <w:rPr>
            <w:rFonts w:ascii="Times New Roman" w:hAnsi="Times New Roman" w:cs="Times New Roman"/>
          </w:rPr>
          <w:delText>, the</w:delText>
        </w:r>
      </w:del>
      <w:ins w:id="664" w:author="Jujia Li" w:date="2025-07-01T18:10:00Z" w16du:dateUtc="2025-07-01T23:10:00Z">
        <w:r w:rsidR="00712367">
          <w:rPr>
            <w:rFonts w:ascii="Times New Roman" w:hAnsi="Times New Roman" w:cs="Times New Roman"/>
          </w:rPr>
          <w:t>The</w:t>
        </w:r>
      </w:ins>
      <w:r w:rsidR="00A23AE0" w:rsidRPr="00A23AE0">
        <w:rPr>
          <w:rFonts w:ascii="Times New Roman" w:hAnsi="Times New Roman" w:cs="Times New Roman"/>
        </w:rPr>
        <w:t xml:space="preserve"> Moran’s I values for both total ER visits (0.089, </w:t>
      </w:r>
      <w:r w:rsidR="00A23AE0" w:rsidRPr="00A23AE0">
        <w:rPr>
          <w:rFonts w:ascii="Times New Roman" w:hAnsi="Times New Roman" w:cs="Times New Roman"/>
          <w:i/>
          <w:iCs/>
        </w:rPr>
        <w:t>p</w:t>
      </w:r>
      <w:r w:rsidR="00A23AE0" w:rsidRPr="00A23AE0">
        <w:rPr>
          <w:rFonts w:ascii="Times New Roman" w:hAnsi="Times New Roman" w:cs="Times New Roman"/>
        </w:rPr>
        <w:t xml:space="preserve"> = 0.279) and per capita ER visits (0.206, </w:t>
      </w:r>
      <w:r w:rsidR="00A23AE0" w:rsidRPr="00A23AE0">
        <w:rPr>
          <w:rFonts w:ascii="Times New Roman" w:hAnsi="Times New Roman" w:cs="Times New Roman"/>
          <w:i/>
          <w:iCs/>
        </w:rPr>
        <w:t>p</w:t>
      </w:r>
      <w:r w:rsidR="00A23AE0" w:rsidRPr="00A23AE0">
        <w:rPr>
          <w:rFonts w:ascii="Times New Roman" w:hAnsi="Times New Roman" w:cs="Times New Roman"/>
        </w:rPr>
        <w:t xml:space="preserve"> = 0.175) were not statistically significant. These results indicate an absence of strong spatial clustering patterns in ER opioid-related visits across the northwest Alabama region.</w:t>
      </w:r>
    </w:p>
    <w:p w14:paraId="3226ADA5" w14:textId="44DC4B15" w:rsidR="004157A8" w:rsidRPr="00DE3ECF" w:rsidRDefault="00DE3ECF">
      <w:pPr>
        <w:rPr>
          <w:rFonts w:ascii="Times New Roman" w:hAnsi="Times New Roman" w:cs="Times New Roman"/>
        </w:rPr>
      </w:pPr>
      <w:r>
        <w:rPr>
          <w:rFonts w:ascii="Times New Roman" w:hAnsi="Times New Roman" w:cs="Times New Roman"/>
        </w:rPr>
        <w:t>Figure</w:t>
      </w:r>
      <w:r w:rsidR="006E2599">
        <w:rPr>
          <w:rFonts w:ascii="Times New Roman" w:hAnsi="Times New Roman" w:cs="Times New Roman"/>
        </w:rPr>
        <w:t xml:space="preserve"> </w:t>
      </w:r>
      <w:del w:id="665" w:author="Jujia Li" w:date="2025-07-01T16:03:00Z" w16du:dateUtc="2025-07-01T21:03:00Z">
        <w:r w:rsidR="006E2599" w:rsidDel="00503425">
          <w:rPr>
            <w:rFonts w:ascii="Times New Roman" w:hAnsi="Times New Roman" w:cs="Times New Roman"/>
          </w:rPr>
          <w:delText>x</w:delText>
        </w:r>
      </w:del>
      <w:ins w:id="666" w:author="Jujia Li" w:date="2025-07-01T19:12:00Z" w16du:dateUtc="2025-07-02T00:12:00Z">
        <w:r w:rsidR="00D04EC6">
          <w:rPr>
            <w:rFonts w:ascii="Times New Roman" w:hAnsi="Times New Roman" w:cs="Times New Roman"/>
          </w:rPr>
          <w:t>8</w:t>
        </w:r>
      </w:ins>
      <w:r>
        <w:rPr>
          <w:rFonts w:ascii="Times New Roman" w:hAnsi="Times New Roman" w:cs="Times New Roman"/>
        </w:rPr>
        <w:t xml:space="preserve">. </w:t>
      </w:r>
      <w:r w:rsidR="004157A8" w:rsidRPr="00DE3ECF">
        <w:rPr>
          <w:rFonts w:ascii="Times New Roman" w:hAnsi="Times New Roman" w:cs="Times New Roman"/>
        </w:rPr>
        <w:t>Hot Spot Analysis (Geti-Ord Gi*)</w:t>
      </w:r>
      <w:r>
        <w:rPr>
          <w:rFonts w:ascii="Times New Roman" w:hAnsi="Times New Roman" w:cs="Times New Roman"/>
        </w:rPr>
        <w:t xml:space="preserve"> of </w:t>
      </w:r>
      <w:r w:rsidR="00F2636B">
        <w:rPr>
          <w:rFonts w:ascii="Times New Roman" w:hAnsi="Times New Roman" w:cs="Times New Roman"/>
        </w:rPr>
        <w:t>ER Visits (Per Capita)</w:t>
      </w:r>
    </w:p>
    <w:p w14:paraId="200A3B3E" w14:textId="4688F00E" w:rsidR="00BE4F23" w:rsidRDefault="004157A8">
      <w:pPr>
        <w:jc w:val="center"/>
        <w:rPr>
          <w:rFonts w:ascii="Times New Roman" w:hAnsi="Times New Roman" w:cs="Times New Roman"/>
          <w:b/>
          <w:bCs/>
        </w:rPr>
        <w:pPrChange w:id="667" w:author="Jujia Li" w:date="2025-07-01T19:16:00Z" w16du:dateUtc="2025-07-02T00:16:00Z">
          <w:pPr/>
        </w:pPrChange>
      </w:pPr>
      <w:del w:id="668" w:author="Jujia Li" w:date="2025-07-01T18:18:00Z" w16du:dateUtc="2025-07-01T23:18:00Z">
        <w:r w:rsidDel="00053FE7">
          <w:rPr>
            <w:rFonts w:ascii="Times New Roman" w:hAnsi="Times New Roman" w:cs="Times New Roman"/>
            <w:b/>
            <w:bCs/>
            <w:noProof/>
          </w:rPr>
          <w:lastRenderedPageBreak/>
          <w:drawing>
            <wp:inline distT="0" distB="0" distL="0" distR="0" wp14:anchorId="565B1E4E" wp14:editId="0E6E13F1">
              <wp:extent cx="2646809" cy="1828800"/>
              <wp:effectExtent l="0" t="0" r="1270" b="0"/>
              <wp:docPr id="1589701308" name="Picture 1"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01308" name="Picture 1" descr="A map of the state of pennsylvania&#10;&#10;AI-generated content may be incorrect."/>
                      <pic:cNvPicPr/>
                    </pic:nvPicPr>
                    <pic:blipFill rotWithShape="1">
                      <a:blip r:embed="rId21">
                        <a:extLst>
                          <a:ext uri="{28A0092B-C50C-407E-A947-70E740481C1C}">
                            <a14:useLocalDpi xmlns:a14="http://schemas.microsoft.com/office/drawing/2010/main" val="0"/>
                          </a:ext>
                        </a:extLst>
                      </a:blip>
                      <a:srcRect l="36877" t="9366" r="28610" b="10464"/>
                      <a:stretch>
                        <a:fillRect/>
                      </a:stretch>
                    </pic:blipFill>
                    <pic:spPr bwMode="auto">
                      <a:xfrm>
                        <a:off x="0" y="0"/>
                        <a:ext cx="2646809" cy="1828800"/>
                      </a:xfrm>
                      <a:prstGeom prst="rect">
                        <a:avLst/>
                      </a:prstGeom>
                      <a:ln>
                        <a:noFill/>
                      </a:ln>
                      <a:extLst>
                        <a:ext uri="{53640926-AAD7-44D8-BBD7-CCE9431645EC}">
                          <a14:shadowObscured xmlns:a14="http://schemas.microsoft.com/office/drawing/2010/main"/>
                        </a:ext>
                      </a:extLst>
                    </pic:spPr>
                  </pic:pic>
                </a:graphicData>
              </a:graphic>
            </wp:inline>
          </w:drawing>
        </w:r>
      </w:del>
      <w:r w:rsidR="00F2636B">
        <w:rPr>
          <w:rFonts w:ascii="Times New Roman" w:hAnsi="Times New Roman" w:cs="Times New Roman"/>
          <w:b/>
          <w:bCs/>
          <w:i/>
          <w:iCs/>
          <w:noProof/>
        </w:rPr>
        <w:drawing>
          <wp:inline distT="0" distB="0" distL="0" distR="0" wp14:anchorId="2E67561C" wp14:editId="20380F07">
            <wp:extent cx="2839115" cy="1828800"/>
            <wp:effectExtent l="0" t="0" r="0" b="0"/>
            <wp:docPr id="292144104" name="Picture 7"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4104" name="Picture 7" descr="A map of the state of mississippi&#10;&#10;AI-generated content may be incorrect."/>
                    <pic:cNvPicPr/>
                  </pic:nvPicPr>
                  <pic:blipFill rotWithShape="1">
                    <a:blip r:embed="rId22">
                      <a:extLst>
                        <a:ext uri="{28A0092B-C50C-407E-A947-70E740481C1C}">
                          <a14:useLocalDpi xmlns:a14="http://schemas.microsoft.com/office/drawing/2010/main" val="0"/>
                        </a:ext>
                      </a:extLst>
                    </a:blip>
                    <a:srcRect l="36539" t="10776" r="27884" b="12177"/>
                    <a:stretch/>
                  </pic:blipFill>
                  <pic:spPr bwMode="auto">
                    <a:xfrm>
                      <a:off x="0" y="0"/>
                      <a:ext cx="2839115" cy="1828800"/>
                    </a:xfrm>
                    <a:prstGeom prst="rect">
                      <a:avLst/>
                    </a:prstGeom>
                    <a:ln>
                      <a:noFill/>
                    </a:ln>
                    <a:extLst>
                      <a:ext uri="{53640926-AAD7-44D8-BBD7-CCE9431645EC}">
                        <a14:shadowObscured xmlns:a14="http://schemas.microsoft.com/office/drawing/2010/main"/>
                      </a:ext>
                    </a:extLst>
                  </pic:spPr>
                </pic:pic>
              </a:graphicData>
            </a:graphic>
          </wp:inline>
        </w:drawing>
      </w:r>
    </w:p>
    <w:p w14:paraId="6C0531BE" w14:textId="542A2B3D" w:rsidR="00F2636B" w:rsidRPr="00F2636B" w:rsidRDefault="00F2636B" w:rsidP="00F2636B">
      <w:pPr>
        <w:ind w:left="720" w:firstLine="720"/>
        <w:rPr>
          <w:rFonts w:ascii="Times New Roman" w:hAnsi="Times New Roman" w:cs="Times New Roman"/>
        </w:rPr>
      </w:pPr>
      <w:del w:id="669" w:author="Jujia Li" w:date="2025-07-01T18:18:00Z" w16du:dateUtc="2025-07-01T23:18:00Z">
        <w:r w:rsidRPr="00F2636B" w:rsidDel="00053FE7">
          <w:rPr>
            <w:rFonts w:ascii="Times New Roman" w:hAnsi="Times New Roman" w:cs="Times New Roman"/>
          </w:rPr>
          <w:delText>(</w:delText>
        </w:r>
        <w:r w:rsidR="00421D5C" w:rsidDel="00053FE7">
          <w:rPr>
            <w:rFonts w:ascii="Times New Roman" w:hAnsi="Times New Roman" w:cs="Times New Roman"/>
          </w:rPr>
          <w:delText>a</w:delText>
        </w:r>
        <w:r w:rsidRPr="00F2636B" w:rsidDel="00053FE7">
          <w:rPr>
            <w:rFonts w:ascii="Times New Roman" w:hAnsi="Times New Roman" w:cs="Times New Roman"/>
          </w:rPr>
          <w:delText>)</w:delText>
        </w:r>
        <w:r w:rsidDel="00053FE7">
          <w:rPr>
            <w:rFonts w:ascii="Times New Roman" w:hAnsi="Times New Roman" w:cs="Times New Roman"/>
          </w:rPr>
          <w:delText xml:space="preserve"> </w:delText>
        </w:r>
        <w:r w:rsidRPr="00F2636B" w:rsidDel="00053FE7">
          <w:rPr>
            <w:rFonts w:ascii="Times New Roman" w:hAnsi="Times New Roman" w:cs="Times New Roman"/>
          </w:rPr>
          <w:delText>Total ER Visits</w:delText>
        </w:r>
      </w:del>
      <w:del w:id="670" w:author="Jujia Li" w:date="2025-07-01T19:16:00Z" w16du:dateUtc="2025-07-02T00:16:00Z">
        <w:r w:rsidDel="00251CB8">
          <w:rPr>
            <w:rFonts w:ascii="Times New Roman" w:hAnsi="Times New Roman" w:cs="Times New Roman"/>
          </w:rPr>
          <w:tab/>
        </w:r>
        <w:r w:rsidDel="00251CB8">
          <w:rPr>
            <w:rFonts w:ascii="Times New Roman" w:hAnsi="Times New Roman" w:cs="Times New Roman"/>
          </w:rPr>
          <w:tab/>
        </w:r>
        <w:r w:rsidDel="00251CB8">
          <w:rPr>
            <w:rFonts w:ascii="Times New Roman" w:hAnsi="Times New Roman" w:cs="Times New Roman"/>
          </w:rPr>
          <w:tab/>
        </w:r>
      </w:del>
      <w:del w:id="671" w:author="Jujia Li" w:date="2025-07-01T18:18:00Z" w16du:dateUtc="2025-07-01T23:18:00Z">
        <w:r w:rsidDel="00053FE7">
          <w:rPr>
            <w:rFonts w:ascii="Times New Roman" w:hAnsi="Times New Roman" w:cs="Times New Roman"/>
          </w:rPr>
          <w:delText xml:space="preserve">   </w:delText>
        </w:r>
        <w:r w:rsidRPr="00F2636B" w:rsidDel="00053FE7">
          <w:rPr>
            <w:rFonts w:ascii="Times New Roman" w:hAnsi="Times New Roman" w:cs="Times New Roman"/>
          </w:rPr>
          <w:delText>(</w:delText>
        </w:r>
        <w:r w:rsidR="00421D5C" w:rsidDel="00053FE7">
          <w:rPr>
            <w:rFonts w:ascii="Times New Roman" w:hAnsi="Times New Roman" w:cs="Times New Roman"/>
          </w:rPr>
          <w:delText>b</w:delText>
        </w:r>
        <w:r w:rsidDel="00053FE7">
          <w:rPr>
            <w:rFonts w:ascii="Times New Roman" w:hAnsi="Times New Roman" w:cs="Times New Roman"/>
          </w:rPr>
          <w:delText xml:space="preserve">) </w:delText>
        </w:r>
      </w:del>
      <w:del w:id="672" w:author="Jujia Li" w:date="2025-07-01T19:16:00Z" w16du:dateUtc="2025-07-02T00:16:00Z">
        <w:r w:rsidDel="00251CB8">
          <w:rPr>
            <w:rFonts w:ascii="Times New Roman" w:hAnsi="Times New Roman" w:cs="Times New Roman"/>
          </w:rPr>
          <w:delText>Per Capita</w:delText>
        </w:r>
        <w:r w:rsidRPr="00F2636B" w:rsidDel="00251CB8">
          <w:rPr>
            <w:rFonts w:ascii="Times New Roman" w:hAnsi="Times New Roman" w:cs="Times New Roman"/>
          </w:rPr>
          <w:delText xml:space="preserve"> ER Visits</w:delText>
        </w:r>
      </w:del>
    </w:p>
    <w:p w14:paraId="78E3A7C7" w14:textId="6A085A7D" w:rsidR="00864B74" w:rsidRDefault="00417426" w:rsidP="00A23AE0">
      <w:pPr>
        <w:rPr>
          <w:rFonts w:ascii="Times New Roman" w:hAnsi="Times New Roman" w:cs="Times New Roman"/>
        </w:rPr>
      </w:pPr>
      <w:r>
        <w:rPr>
          <w:rFonts w:ascii="Times New Roman" w:hAnsi="Times New Roman" w:cs="Times New Roman"/>
          <w:b/>
          <w:bCs/>
        </w:rPr>
        <w:tab/>
      </w:r>
      <w:del w:id="673" w:author="Jujia Li" w:date="2025-07-01T19:12:00Z" w16du:dateUtc="2025-07-02T00:12:00Z">
        <w:r w:rsidR="00A23AE0" w:rsidRPr="00A23AE0" w:rsidDel="00D04EC6">
          <w:rPr>
            <w:rFonts w:ascii="Times New Roman" w:hAnsi="Times New Roman" w:cs="Times New Roman"/>
          </w:rPr>
          <w:delText xml:space="preserve">A closer examination of total ER visit counts (Figure </w:delText>
        </w:r>
      </w:del>
      <w:del w:id="674" w:author="Jujia Li" w:date="2025-07-01T16:04:00Z" w16du:dateUtc="2025-07-01T21:04:00Z">
        <w:r w:rsidR="00A23AE0" w:rsidRPr="00A23AE0" w:rsidDel="00503425">
          <w:rPr>
            <w:rFonts w:ascii="Times New Roman" w:hAnsi="Times New Roman" w:cs="Times New Roman"/>
          </w:rPr>
          <w:delText>X</w:delText>
        </w:r>
      </w:del>
      <w:del w:id="675" w:author="Jujia Li" w:date="2025-07-01T19:12:00Z" w16du:dateUtc="2025-07-02T00:12:00Z">
        <w:r w:rsidR="00A23AE0" w:rsidRPr="00A23AE0" w:rsidDel="00D04EC6">
          <w:rPr>
            <w:rFonts w:ascii="Times New Roman" w:hAnsi="Times New Roman" w:cs="Times New Roman"/>
          </w:rPr>
          <w:delText xml:space="preserve">(a)) reveals a potential hot spot in Jefferson and Shelby counties. However, this clustering is likely influenced by the high population density in these areas. </w:delText>
        </w:r>
      </w:del>
      <w:r w:rsidR="00A23AE0" w:rsidRPr="00A23AE0">
        <w:rPr>
          <w:rFonts w:ascii="Times New Roman" w:hAnsi="Times New Roman" w:cs="Times New Roman"/>
        </w:rPr>
        <w:t xml:space="preserve">In </w:t>
      </w:r>
      <w:del w:id="676" w:author="Jujia Li" w:date="2025-07-01T19:12:00Z" w16du:dateUtc="2025-07-02T00:12:00Z">
        <w:r w:rsidR="00A23AE0" w:rsidRPr="00A23AE0" w:rsidDel="00D04EC6">
          <w:rPr>
            <w:rFonts w:ascii="Times New Roman" w:hAnsi="Times New Roman" w:cs="Times New Roman"/>
          </w:rPr>
          <w:delText xml:space="preserve">contrast, </w:delText>
        </w:r>
        <w:r w:rsidR="00A23AE0" w:rsidDel="00D04EC6">
          <w:rPr>
            <w:rFonts w:ascii="Times New Roman" w:hAnsi="Times New Roman" w:cs="Times New Roman"/>
          </w:rPr>
          <w:delText xml:space="preserve">using per capita data, </w:delText>
        </w:r>
      </w:del>
      <w:r w:rsidR="00A23AE0" w:rsidRPr="00A23AE0">
        <w:rPr>
          <w:rFonts w:ascii="Times New Roman" w:hAnsi="Times New Roman" w:cs="Times New Roman"/>
        </w:rPr>
        <w:t xml:space="preserve">Figure </w:t>
      </w:r>
      <w:del w:id="677" w:author="Jujia Li" w:date="2025-07-01T16:04:00Z" w16du:dateUtc="2025-07-01T21:04:00Z">
        <w:r w:rsidR="00A23AE0" w:rsidRPr="00A23AE0" w:rsidDel="00503425">
          <w:rPr>
            <w:rFonts w:ascii="Times New Roman" w:hAnsi="Times New Roman" w:cs="Times New Roman"/>
          </w:rPr>
          <w:delText>X</w:delText>
        </w:r>
      </w:del>
      <w:ins w:id="678" w:author="Jujia Li" w:date="2025-07-01T19:12:00Z" w16du:dateUtc="2025-07-02T00:12:00Z">
        <w:r w:rsidR="00D04EC6">
          <w:rPr>
            <w:rFonts w:ascii="Times New Roman" w:hAnsi="Times New Roman" w:cs="Times New Roman"/>
          </w:rPr>
          <w:t>8</w:t>
        </w:r>
      </w:ins>
      <w:del w:id="679" w:author="Jujia Li" w:date="2025-07-01T19:12:00Z" w16du:dateUtc="2025-07-02T00:12:00Z">
        <w:r w:rsidR="00A23AE0" w:rsidRPr="00A23AE0" w:rsidDel="00D04EC6">
          <w:rPr>
            <w:rFonts w:ascii="Times New Roman" w:hAnsi="Times New Roman" w:cs="Times New Roman"/>
          </w:rPr>
          <w:delText>(b)</w:delText>
        </w:r>
      </w:del>
      <w:r w:rsidR="00A23AE0" w:rsidRPr="00A23AE0">
        <w:rPr>
          <w:rFonts w:ascii="Times New Roman" w:hAnsi="Times New Roman" w:cs="Times New Roman"/>
        </w:rPr>
        <w:t xml:space="preserve"> shows that Colbert, Franklin, and Lawrence counties exhibited increasing trends in ER visits, while Pickens and Madison counties demonstrated a decreasing pattern. Despite these localized variations, Moran’s I was not statistically significant for either total or per capita ER visits, indicating no strong spatial autocorrelation overall.</w:t>
      </w:r>
    </w:p>
    <w:p w14:paraId="0C72CB09" w14:textId="37855EA5" w:rsidR="00864B74" w:rsidRPr="00864B74" w:rsidDel="003B0A67" w:rsidRDefault="00864B74" w:rsidP="00A23AE0">
      <w:pPr>
        <w:rPr>
          <w:del w:id="680" w:author="Jujia Li" w:date="2025-07-01T18:59:00Z" w16du:dateUtc="2025-07-01T23:59:00Z"/>
          <w:rFonts w:ascii="Times New Roman" w:hAnsi="Times New Roman" w:cs="Times New Roman"/>
          <w:b/>
          <w:bCs/>
        </w:rPr>
      </w:pPr>
      <w:del w:id="681" w:author="Jujia Li" w:date="2025-07-01T18:59:00Z" w16du:dateUtc="2025-07-01T23:59:00Z">
        <w:r w:rsidRPr="00864B74" w:rsidDel="003B0A67">
          <w:rPr>
            <w:rFonts w:ascii="Times New Roman" w:hAnsi="Times New Roman" w:cs="Times New Roman"/>
            <w:b/>
            <w:bCs/>
          </w:rPr>
          <w:delText xml:space="preserve">Opioid Medication </w:delText>
        </w:r>
      </w:del>
      <w:del w:id="682" w:author="Jujia Li" w:date="2025-07-01T18:56:00Z" w16du:dateUtc="2025-07-01T23:56:00Z">
        <w:r w:rsidRPr="00864B74" w:rsidDel="008E6855">
          <w:rPr>
            <w:rFonts w:ascii="Times New Roman" w:hAnsi="Times New Roman" w:cs="Times New Roman"/>
            <w:b/>
            <w:bCs/>
          </w:rPr>
          <w:delText xml:space="preserve">Consumption </w:delText>
        </w:r>
      </w:del>
      <w:del w:id="683" w:author="Jujia Li" w:date="2025-07-01T18:59:00Z" w16du:dateUtc="2025-07-01T23:59:00Z">
        <w:r w:rsidRPr="00864B74" w:rsidDel="003B0A67">
          <w:rPr>
            <w:rFonts w:ascii="Times New Roman" w:hAnsi="Times New Roman" w:cs="Times New Roman"/>
            <w:b/>
            <w:bCs/>
          </w:rPr>
          <w:delText>Analysis</w:delText>
        </w:r>
      </w:del>
    </w:p>
    <w:p w14:paraId="6A7DE5EB" w14:textId="450BF08D" w:rsidR="00F34DC7" w:rsidRPr="004157A8" w:rsidDel="000174F9" w:rsidRDefault="00F34DC7" w:rsidP="00F34DC7">
      <w:pPr>
        <w:rPr>
          <w:del w:id="684" w:author="Jujia Li" w:date="2025-07-01T18:52:00Z" w16du:dateUtc="2025-07-01T23:52:00Z"/>
          <w:rFonts w:ascii="Times New Roman" w:hAnsi="Times New Roman" w:cs="Times New Roman"/>
        </w:rPr>
      </w:pPr>
      <w:del w:id="685" w:author="Jujia Li" w:date="2025-07-01T18:52:00Z" w16du:dateUtc="2025-07-01T23:52:00Z">
        <w:r w:rsidRPr="004157A8" w:rsidDel="000174F9">
          <w:rPr>
            <w:rFonts w:ascii="Times New Roman" w:hAnsi="Times New Roman" w:cs="Times New Roman"/>
          </w:rPr>
          <w:delText xml:space="preserve">Table </w:delText>
        </w:r>
      </w:del>
      <w:del w:id="686" w:author="Jujia Li" w:date="2025-07-01T16:04:00Z" w16du:dateUtc="2025-07-01T21:04:00Z">
        <w:r w:rsidRPr="004157A8" w:rsidDel="00503425">
          <w:rPr>
            <w:rFonts w:ascii="Times New Roman" w:hAnsi="Times New Roman" w:cs="Times New Roman"/>
          </w:rPr>
          <w:delText>x</w:delText>
        </w:r>
      </w:del>
      <w:del w:id="687" w:author="Jujia Li" w:date="2025-07-01T18:52:00Z" w16du:dateUtc="2025-07-01T23:52:00Z">
        <w:r w:rsidRPr="004157A8" w:rsidDel="000174F9">
          <w:rPr>
            <w:rFonts w:ascii="Times New Roman" w:hAnsi="Times New Roman" w:cs="Times New Roman"/>
          </w:rPr>
          <w:delText>. Global Moran's I Summary</w:delText>
        </w:r>
        <w:r w:rsidDel="000174F9">
          <w:rPr>
            <w:rFonts w:ascii="Times New Roman" w:hAnsi="Times New Roman" w:cs="Times New Roman"/>
          </w:rPr>
          <w:delText xml:space="preserve"> of </w:delText>
        </w:r>
        <w:r w:rsidR="00477C16" w:rsidDel="000174F9">
          <w:rPr>
            <w:rFonts w:ascii="Times New Roman" w:hAnsi="Times New Roman" w:cs="Times New Roman"/>
          </w:rPr>
          <w:delText>Medication</w:delText>
        </w:r>
        <w:r w:rsidDel="000174F9">
          <w:rPr>
            <w:rFonts w:ascii="Times New Roman" w:hAnsi="Times New Roman" w:cs="Times New Roman"/>
          </w:rPr>
          <w:delText xml:space="preserve"> Consumption (Total)</w:delText>
        </w:r>
        <w:r w:rsidRPr="00F34DC7" w:rsidDel="000174F9">
          <w:rPr>
            <w:rFonts w:ascii="Times New Roman" w:hAnsi="Times New Roman" w:cs="Times New Roman"/>
          </w:rPr>
          <w:delText xml:space="preserve"> </w:delText>
        </w:r>
        <w:r w:rsidDel="000174F9">
          <w:rPr>
            <w:rFonts w:ascii="Times New Roman" w:hAnsi="Times New Roman" w:cs="Times New Roman"/>
          </w:rPr>
          <w:delText xml:space="preserve">for Counties </w:delText>
        </w:r>
        <w:r w:rsidR="0020492A" w:rsidDel="000174F9">
          <w:rPr>
            <w:rFonts w:ascii="Times New Roman" w:hAnsi="Times New Roman" w:cs="Times New Roman"/>
          </w:rPr>
          <w:delText>in Northwest Alabama</w:delText>
        </w:r>
      </w:del>
    </w:p>
    <w:tbl>
      <w:tblPr>
        <w:tblStyle w:val="TableGrid"/>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9"/>
        <w:gridCol w:w="1786"/>
        <w:gridCol w:w="1708"/>
        <w:gridCol w:w="1674"/>
        <w:gridCol w:w="1673"/>
      </w:tblGrid>
      <w:tr w:rsidR="00F34DC7" w:rsidRPr="008C68DD" w:rsidDel="000174F9" w14:paraId="6ADF432E" w14:textId="07595C1B" w:rsidTr="00094FCA">
        <w:trPr>
          <w:trHeight w:val="288"/>
          <w:del w:id="688" w:author="Jujia Li" w:date="2025-07-01T18:52:00Z"/>
        </w:trPr>
        <w:tc>
          <w:tcPr>
            <w:tcW w:w="1799" w:type="dxa"/>
            <w:tcBorders>
              <w:top w:val="single" w:sz="4" w:space="0" w:color="auto"/>
              <w:bottom w:val="single" w:sz="4" w:space="0" w:color="auto"/>
            </w:tcBorders>
            <w:vAlign w:val="center"/>
          </w:tcPr>
          <w:p w14:paraId="7AEA4D99" w14:textId="761825D0" w:rsidR="00F34DC7" w:rsidRPr="008C68DD" w:rsidDel="000174F9" w:rsidRDefault="00F34DC7" w:rsidP="00AD2764">
            <w:pPr>
              <w:jc w:val="center"/>
              <w:rPr>
                <w:del w:id="689" w:author="Jujia Li" w:date="2025-07-01T18:52:00Z" w16du:dateUtc="2025-07-01T23:52:00Z"/>
                <w:rFonts w:ascii="Times New Roman" w:hAnsi="Times New Roman" w:cs="Times New Roman"/>
              </w:rPr>
            </w:pPr>
          </w:p>
        </w:tc>
        <w:tc>
          <w:tcPr>
            <w:tcW w:w="1786" w:type="dxa"/>
            <w:tcBorders>
              <w:top w:val="single" w:sz="4" w:space="0" w:color="auto"/>
              <w:bottom w:val="single" w:sz="4" w:space="0" w:color="auto"/>
            </w:tcBorders>
            <w:vAlign w:val="center"/>
          </w:tcPr>
          <w:p w14:paraId="09AFCFA3" w14:textId="30483817" w:rsidR="00F34DC7" w:rsidRPr="008C68DD" w:rsidDel="000174F9" w:rsidRDefault="00F34DC7" w:rsidP="00AD2764">
            <w:pPr>
              <w:jc w:val="center"/>
              <w:rPr>
                <w:del w:id="690" w:author="Jujia Li" w:date="2025-07-01T18:52:00Z" w16du:dateUtc="2025-07-01T23:52:00Z"/>
                <w:rFonts w:ascii="Times New Roman" w:hAnsi="Times New Roman" w:cs="Times New Roman"/>
                <w:b/>
                <w:bCs/>
              </w:rPr>
            </w:pPr>
            <w:del w:id="691" w:author="Jujia Li" w:date="2025-07-01T18:52:00Z" w16du:dateUtc="2025-07-01T23:52:00Z">
              <w:r w:rsidRPr="008C68DD" w:rsidDel="000174F9">
                <w:rPr>
                  <w:rFonts w:ascii="Times New Roman" w:hAnsi="Times New Roman" w:cs="Times New Roman"/>
                  <w:b/>
                  <w:bCs/>
                </w:rPr>
                <w:delText>Buprenorphine</w:delText>
              </w:r>
            </w:del>
          </w:p>
        </w:tc>
        <w:tc>
          <w:tcPr>
            <w:tcW w:w="1708" w:type="dxa"/>
            <w:tcBorders>
              <w:top w:val="single" w:sz="4" w:space="0" w:color="auto"/>
              <w:bottom w:val="single" w:sz="4" w:space="0" w:color="auto"/>
            </w:tcBorders>
            <w:vAlign w:val="center"/>
          </w:tcPr>
          <w:p w14:paraId="38BD46CE" w14:textId="5D6802EE" w:rsidR="00F34DC7" w:rsidRPr="008C68DD" w:rsidDel="000174F9" w:rsidRDefault="00F34DC7" w:rsidP="00AD2764">
            <w:pPr>
              <w:jc w:val="center"/>
              <w:rPr>
                <w:del w:id="692" w:author="Jujia Li" w:date="2025-07-01T18:52:00Z" w16du:dateUtc="2025-07-01T23:52:00Z"/>
                <w:rFonts w:ascii="Times New Roman" w:hAnsi="Times New Roman" w:cs="Times New Roman"/>
                <w:b/>
                <w:bCs/>
              </w:rPr>
            </w:pPr>
            <w:del w:id="693" w:author="Jujia Li" w:date="2025-07-01T18:52:00Z" w16du:dateUtc="2025-07-01T23:52:00Z">
              <w:r w:rsidRPr="008C68DD" w:rsidDel="000174F9">
                <w:rPr>
                  <w:rFonts w:ascii="Times New Roman" w:hAnsi="Times New Roman" w:cs="Times New Roman"/>
                  <w:b/>
                  <w:bCs/>
                </w:rPr>
                <w:delText>Hydrocodone</w:delText>
              </w:r>
            </w:del>
          </w:p>
        </w:tc>
        <w:tc>
          <w:tcPr>
            <w:tcW w:w="1674" w:type="dxa"/>
            <w:tcBorders>
              <w:top w:val="single" w:sz="4" w:space="0" w:color="auto"/>
              <w:bottom w:val="single" w:sz="4" w:space="0" w:color="auto"/>
            </w:tcBorders>
            <w:vAlign w:val="center"/>
          </w:tcPr>
          <w:p w14:paraId="50521537" w14:textId="4ECFB1FF" w:rsidR="00F34DC7" w:rsidRPr="008C68DD" w:rsidDel="000174F9" w:rsidRDefault="00F34DC7" w:rsidP="00AD2764">
            <w:pPr>
              <w:jc w:val="center"/>
              <w:rPr>
                <w:del w:id="694" w:author="Jujia Li" w:date="2025-07-01T18:52:00Z" w16du:dateUtc="2025-07-01T23:52:00Z"/>
                <w:rFonts w:ascii="Times New Roman" w:hAnsi="Times New Roman" w:cs="Times New Roman"/>
                <w:b/>
                <w:bCs/>
              </w:rPr>
            </w:pPr>
            <w:del w:id="695" w:author="Jujia Li" w:date="2025-07-01T18:52:00Z" w16du:dateUtc="2025-07-01T23:52:00Z">
              <w:r w:rsidRPr="008C68DD" w:rsidDel="000174F9">
                <w:rPr>
                  <w:rFonts w:ascii="Times New Roman" w:hAnsi="Times New Roman" w:cs="Times New Roman"/>
                  <w:b/>
                  <w:bCs/>
                </w:rPr>
                <w:delText>Methadone</w:delText>
              </w:r>
            </w:del>
          </w:p>
        </w:tc>
        <w:tc>
          <w:tcPr>
            <w:tcW w:w="1673" w:type="dxa"/>
            <w:tcBorders>
              <w:top w:val="single" w:sz="4" w:space="0" w:color="auto"/>
              <w:bottom w:val="single" w:sz="4" w:space="0" w:color="auto"/>
            </w:tcBorders>
            <w:vAlign w:val="center"/>
          </w:tcPr>
          <w:p w14:paraId="7804CAA6" w14:textId="56BF6382" w:rsidR="00F34DC7" w:rsidRPr="008C68DD" w:rsidDel="000174F9" w:rsidRDefault="00F34DC7" w:rsidP="00AD2764">
            <w:pPr>
              <w:jc w:val="center"/>
              <w:rPr>
                <w:del w:id="696" w:author="Jujia Li" w:date="2025-07-01T18:52:00Z" w16du:dateUtc="2025-07-01T23:52:00Z"/>
                <w:rFonts w:ascii="Times New Roman" w:hAnsi="Times New Roman" w:cs="Times New Roman"/>
                <w:b/>
                <w:bCs/>
              </w:rPr>
            </w:pPr>
            <w:del w:id="697" w:author="Jujia Li" w:date="2025-07-01T18:52:00Z" w16du:dateUtc="2025-07-01T23:52:00Z">
              <w:r w:rsidRPr="008C68DD" w:rsidDel="000174F9">
                <w:rPr>
                  <w:rFonts w:ascii="Times New Roman" w:hAnsi="Times New Roman" w:cs="Times New Roman"/>
                  <w:b/>
                  <w:bCs/>
                </w:rPr>
                <w:delText>Oxycodone</w:delText>
              </w:r>
            </w:del>
          </w:p>
        </w:tc>
      </w:tr>
      <w:tr w:rsidR="00262AFE" w:rsidRPr="008C68DD" w:rsidDel="000174F9" w14:paraId="018FBFB4" w14:textId="4BBCA963" w:rsidTr="00094FCA">
        <w:trPr>
          <w:trHeight w:val="288"/>
          <w:del w:id="698" w:author="Jujia Li" w:date="2025-07-01T18:52:00Z"/>
        </w:trPr>
        <w:tc>
          <w:tcPr>
            <w:tcW w:w="1799" w:type="dxa"/>
            <w:tcBorders>
              <w:top w:val="single" w:sz="4" w:space="0" w:color="auto"/>
            </w:tcBorders>
            <w:vAlign w:val="center"/>
          </w:tcPr>
          <w:p w14:paraId="122125BD" w14:textId="4CA557D3" w:rsidR="00262AFE" w:rsidRPr="008C68DD" w:rsidDel="000174F9" w:rsidRDefault="00262AFE" w:rsidP="00262AFE">
            <w:pPr>
              <w:jc w:val="right"/>
              <w:rPr>
                <w:del w:id="699" w:author="Jujia Li" w:date="2025-07-01T18:52:00Z" w16du:dateUtc="2025-07-01T23:52:00Z"/>
                <w:rFonts w:ascii="Times New Roman" w:hAnsi="Times New Roman" w:cs="Times New Roman"/>
              </w:rPr>
            </w:pPr>
            <w:del w:id="700" w:author="Jujia Li" w:date="2025-07-01T18:52:00Z" w16du:dateUtc="2025-07-01T23:52:00Z">
              <w:r w:rsidRPr="008C68DD" w:rsidDel="000174F9">
                <w:rPr>
                  <w:rFonts w:ascii="Times New Roman" w:hAnsi="Times New Roman" w:cs="Times New Roman"/>
                </w:rPr>
                <w:delText>Moran's Index</w:delText>
              </w:r>
            </w:del>
          </w:p>
        </w:tc>
        <w:tc>
          <w:tcPr>
            <w:tcW w:w="1786" w:type="dxa"/>
            <w:tcBorders>
              <w:top w:val="single" w:sz="4" w:space="0" w:color="auto"/>
            </w:tcBorders>
          </w:tcPr>
          <w:p w14:paraId="1CB1780A" w14:textId="3AEA488B" w:rsidR="00262AFE" w:rsidRPr="008C68DD" w:rsidDel="000174F9" w:rsidRDefault="00262AFE" w:rsidP="00262AFE">
            <w:pPr>
              <w:jc w:val="right"/>
              <w:rPr>
                <w:del w:id="701" w:author="Jujia Li" w:date="2025-07-01T18:52:00Z" w16du:dateUtc="2025-07-01T23:52:00Z"/>
                <w:rFonts w:ascii="Times New Roman" w:hAnsi="Times New Roman" w:cs="Times New Roman"/>
              </w:rPr>
            </w:pPr>
            <w:del w:id="702" w:author="Jujia Li" w:date="2025-07-01T18:52:00Z" w16du:dateUtc="2025-07-01T23:52:00Z">
              <w:r w:rsidRPr="008C68DD" w:rsidDel="000174F9">
                <w:rPr>
                  <w:rFonts w:ascii="Times New Roman" w:hAnsi="Times New Roman" w:cs="Times New Roman"/>
                </w:rPr>
                <w:delText>0.188</w:delText>
              </w:r>
            </w:del>
          </w:p>
        </w:tc>
        <w:tc>
          <w:tcPr>
            <w:tcW w:w="1708" w:type="dxa"/>
            <w:tcBorders>
              <w:top w:val="single" w:sz="4" w:space="0" w:color="auto"/>
            </w:tcBorders>
            <w:vAlign w:val="bottom"/>
          </w:tcPr>
          <w:p w14:paraId="5F56C9D5" w14:textId="719DA13C" w:rsidR="00262AFE" w:rsidRPr="008C68DD" w:rsidDel="000174F9" w:rsidRDefault="00262AFE" w:rsidP="00262AFE">
            <w:pPr>
              <w:jc w:val="right"/>
              <w:rPr>
                <w:del w:id="703" w:author="Jujia Li" w:date="2025-07-01T18:52:00Z" w16du:dateUtc="2025-07-01T23:52:00Z"/>
                <w:rFonts w:ascii="Times New Roman" w:hAnsi="Times New Roman" w:cs="Times New Roman"/>
              </w:rPr>
            </w:pPr>
            <w:del w:id="704" w:author="Jujia Li" w:date="2025-07-01T18:52:00Z" w16du:dateUtc="2025-07-01T23:52:00Z">
              <w:r w:rsidRPr="008C68DD" w:rsidDel="000174F9">
                <w:rPr>
                  <w:rFonts w:ascii="Times New Roman" w:hAnsi="Times New Roman" w:cs="Times New Roman"/>
                </w:rPr>
                <w:delText>0.0</w:delText>
              </w:r>
              <w:r w:rsidR="00B77D2F" w:rsidDel="000174F9">
                <w:rPr>
                  <w:rFonts w:ascii="Times New Roman" w:hAnsi="Times New Roman" w:cs="Times New Roman"/>
                </w:rPr>
                <w:delText>70</w:delText>
              </w:r>
            </w:del>
          </w:p>
        </w:tc>
        <w:tc>
          <w:tcPr>
            <w:tcW w:w="1674" w:type="dxa"/>
            <w:tcBorders>
              <w:top w:val="single" w:sz="4" w:space="0" w:color="auto"/>
            </w:tcBorders>
            <w:vAlign w:val="bottom"/>
          </w:tcPr>
          <w:p w14:paraId="1F89E50B" w14:textId="01E80AC7" w:rsidR="00262AFE" w:rsidRPr="008C68DD" w:rsidDel="000174F9" w:rsidRDefault="00262AFE" w:rsidP="00262AFE">
            <w:pPr>
              <w:jc w:val="right"/>
              <w:rPr>
                <w:del w:id="705" w:author="Jujia Li" w:date="2025-07-01T18:52:00Z" w16du:dateUtc="2025-07-01T23:52:00Z"/>
                <w:rFonts w:ascii="Times New Roman" w:hAnsi="Times New Roman" w:cs="Times New Roman"/>
              </w:rPr>
            </w:pPr>
            <w:del w:id="706" w:author="Jujia Li" w:date="2025-07-01T18:52:00Z" w16du:dateUtc="2025-07-01T23:52:00Z">
              <w:r w:rsidRPr="008C68DD" w:rsidDel="000174F9">
                <w:rPr>
                  <w:rFonts w:ascii="Times New Roman" w:hAnsi="Times New Roman" w:cs="Times New Roman"/>
                </w:rPr>
                <w:delText>0.04</w:delText>
              </w:r>
              <w:r w:rsidR="00B77D2F" w:rsidDel="000174F9">
                <w:rPr>
                  <w:rFonts w:ascii="Times New Roman" w:hAnsi="Times New Roman" w:cs="Times New Roman"/>
                </w:rPr>
                <w:delText>8</w:delText>
              </w:r>
            </w:del>
          </w:p>
        </w:tc>
        <w:tc>
          <w:tcPr>
            <w:tcW w:w="1673" w:type="dxa"/>
            <w:tcBorders>
              <w:top w:val="single" w:sz="4" w:space="0" w:color="auto"/>
            </w:tcBorders>
            <w:vAlign w:val="bottom"/>
          </w:tcPr>
          <w:p w14:paraId="0824A9B8" w14:textId="0AC1E6B7" w:rsidR="00262AFE" w:rsidRPr="008C68DD" w:rsidDel="000174F9" w:rsidRDefault="00262AFE" w:rsidP="00262AFE">
            <w:pPr>
              <w:jc w:val="right"/>
              <w:rPr>
                <w:del w:id="707" w:author="Jujia Li" w:date="2025-07-01T18:52:00Z" w16du:dateUtc="2025-07-01T23:52:00Z"/>
                <w:rFonts w:ascii="Times New Roman" w:hAnsi="Times New Roman" w:cs="Times New Roman"/>
              </w:rPr>
            </w:pPr>
            <w:del w:id="708" w:author="Jujia Li" w:date="2025-07-01T18:52:00Z" w16du:dateUtc="2025-07-01T23:52:00Z">
              <w:r w:rsidRPr="008C68DD" w:rsidDel="000174F9">
                <w:rPr>
                  <w:rFonts w:ascii="Times New Roman" w:hAnsi="Times New Roman" w:cs="Times New Roman"/>
                </w:rPr>
                <w:delText>0.192</w:delText>
              </w:r>
            </w:del>
          </w:p>
        </w:tc>
      </w:tr>
      <w:tr w:rsidR="00262AFE" w:rsidRPr="008C68DD" w:rsidDel="000174F9" w14:paraId="60A7DCE7" w14:textId="27FC546C" w:rsidTr="00094FCA">
        <w:trPr>
          <w:trHeight w:val="288"/>
          <w:del w:id="709" w:author="Jujia Li" w:date="2025-07-01T18:52:00Z"/>
        </w:trPr>
        <w:tc>
          <w:tcPr>
            <w:tcW w:w="1799" w:type="dxa"/>
            <w:vAlign w:val="center"/>
          </w:tcPr>
          <w:p w14:paraId="02BA174A" w14:textId="656AC7E8" w:rsidR="00262AFE" w:rsidRPr="008C68DD" w:rsidDel="000174F9" w:rsidRDefault="00262AFE" w:rsidP="00262AFE">
            <w:pPr>
              <w:jc w:val="right"/>
              <w:rPr>
                <w:del w:id="710" w:author="Jujia Li" w:date="2025-07-01T18:52:00Z" w16du:dateUtc="2025-07-01T23:52:00Z"/>
                <w:rFonts w:ascii="Times New Roman" w:hAnsi="Times New Roman" w:cs="Times New Roman"/>
              </w:rPr>
            </w:pPr>
            <w:del w:id="711" w:author="Jujia Li" w:date="2025-07-01T18:52:00Z" w16du:dateUtc="2025-07-01T23:52:00Z">
              <w:r w:rsidRPr="008C68DD" w:rsidDel="000174F9">
                <w:rPr>
                  <w:rFonts w:ascii="Times New Roman" w:hAnsi="Times New Roman" w:cs="Times New Roman"/>
                </w:rPr>
                <w:delText>Expected Index</w:delText>
              </w:r>
            </w:del>
          </w:p>
        </w:tc>
        <w:tc>
          <w:tcPr>
            <w:tcW w:w="1786" w:type="dxa"/>
          </w:tcPr>
          <w:p w14:paraId="381C1C85" w14:textId="3BF0FB87" w:rsidR="00262AFE" w:rsidRPr="008C68DD" w:rsidDel="000174F9" w:rsidRDefault="00262AFE" w:rsidP="00262AFE">
            <w:pPr>
              <w:jc w:val="right"/>
              <w:rPr>
                <w:del w:id="712" w:author="Jujia Li" w:date="2025-07-01T18:52:00Z" w16du:dateUtc="2025-07-01T23:52:00Z"/>
                <w:rFonts w:ascii="Times New Roman" w:hAnsi="Times New Roman" w:cs="Times New Roman"/>
              </w:rPr>
            </w:pPr>
            <w:del w:id="713" w:author="Jujia Li" w:date="2025-07-01T18:52:00Z" w16du:dateUtc="2025-07-01T23:52:00Z">
              <w:r w:rsidRPr="008C68DD" w:rsidDel="000174F9">
                <w:rPr>
                  <w:rFonts w:ascii="Times New Roman" w:hAnsi="Times New Roman" w:cs="Times New Roman"/>
                </w:rPr>
                <w:delText>-0.04</w:delText>
              </w:r>
              <w:r w:rsidR="00B77D2F" w:rsidDel="000174F9">
                <w:rPr>
                  <w:rFonts w:ascii="Times New Roman" w:hAnsi="Times New Roman" w:cs="Times New Roman"/>
                </w:rPr>
                <w:delText>8</w:delText>
              </w:r>
            </w:del>
          </w:p>
        </w:tc>
        <w:tc>
          <w:tcPr>
            <w:tcW w:w="1708" w:type="dxa"/>
            <w:vAlign w:val="bottom"/>
          </w:tcPr>
          <w:p w14:paraId="297EE6DB" w14:textId="07CB8BBC" w:rsidR="00262AFE" w:rsidRPr="008C68DD" w:rsidDel="000174F9" w:rsidRDefault="00262AFE" w:rsidP="00262AFE">
            <w:pPr>
              <w:jc w:val="right"/>
              <w:rPr>
                <w:del w:id="714" w:author="Jujia Li" w:date="2025-07-01T18:52:00Z" w16du:dateUtc="2025-07-01T23:52:00Z"/>
                <w:rFonts w:ascii="Times New Roman" w:hAnsi="Times New Roman" w:cs="Times New Roman"/>
              </w:rPr>
            </w:pPr>
            <w:del w:id="715" w:author="Jujia Li" w:date="2025-07-01T18:52:00Z" w16du:dateUtc="2025-07-01T23:52:00Z">
              <w:r w:rsidRPr="008C68DD" w:rsidDel="000174F9">
                <w:rPr>
                  <w:rFonts w:ascii="Times New Roman" w:hAnsi="Times New Roman" w:cs="Times New Roman"/>
                </w:rPr>
                <w:delText>-0.04</w:delText>
              </w:r>
              <w:r w:rsidR="00B77D2F" w:rsidDel="000174F9">
                <w:rPr>
                  <w:rFonts w:ascii="Times New Roman" w:hAnsi="Times New Roman" w:cs="Times New Roman"/>
                </w:rPr>
                <w:delText>8</w:delText>
              </w:r>
            </w:del>
          </w:p>
        </w:tc>
        <w:tc>
          <w:tcPr>
            <w:tcW w:w="1674" w:type="dxa"/>
            <w:vAlign w:val="bottom"/>
          </w:tcPr>
          <w:p w14:paraId="046B2432" w14:textId="61BE7950" w:rsidR="00262AFE" w:rsidRPr="008C68DD" w:rsidDel="000174F9" w:rsidRDefault="00262AFE" w:rsidP="00262AFE">
            <w:pPr>
              <w:jc w:val="right"/>
              <w:rPr>
                <w:del w:id="716" w:author="Jujia Li" w:date="2025-07-01T18:52:00Z" w16du:dateUtc="2025-07-01T23:52:00Z"/>
                <w:rFonts w:ascii="Times New Roman" w:hAnsi="Times New Roman" w:cs="Times New Roman"/>
              </w:rPr>
            </w:pPr>
            <w:del w:id="717" w:author="Jujia Li" w:date="2025-07-01T18:52:00Z" w16du:dateUtc="2025-07-01T23:52:00Z">
              <w:r w:rsidRPr="008C68DD" w:rsidDel="000174F9">
                <w:rPr>
                  <w:rFonts w:ascii="Times New Roman" w:hAnsi="Times New Roman" w:cs="Times New Roman"/>
                </w:rPr>
                <w:delText>-0.04</w:delText>
              </w:r>
              <w:r w:rsidR="00B77D2F" w:rsidDel="000174F9">
                <w:rPr>
                  <w:rFonts w:ascii="Times New Roman" w:hAnsi="Times New Roman" w:cs="Times New Roman"/>
                </w:rPr>
                <w:delText>8</w:delText>
              </w:r>
            </w:del>
          </w:p>
        </w:tc>
        <w:tc>
          <w:tcPr>
            <w:tcW w:w="1673" w:type="dxa"/>
            <w:vAlign w:val="bottom"/>
          </w:tcPr>
          <w:p w14:paraId="1D585454" w14:textId="01334C22" w:rsidR="00262AFE" w:rsidRPr="008C68DD" w:rsidDel="000174F9" w:rsidRDefault="00262AFE" w:rsidP="00262AFE">
            <w:pPr>
              <w:jc w:val="right"/>
              <w:rPr>
                <w:del w:id="718" w:author="Jujia Li" w:date="2025-07-01T18:52:00Z" w16du:dateUtc="2025-07-01T23:52:00Z"/>
                <w:rFonts w:ascii="Times New Roman" w:hAnsi="Times New Roman" w:cs="Times New Roman"/>
              </w:rPr>
            </w:pPr>
            <w:del w:id="719" w:author="Jujia Li" w:date="2025-07-01T18:52:00Z" w16du:dateUtc="2025-07-01T23:52:00Z">
              <w:r w:rsidRPr="008C68DD" w:rsidDel="000174F9">
                <w:rPr>
                  <w:rFonts w:ascii="Times New Roman" w:hAnsi="Times New Roman" w:cs="Times New Roman"/>
                </w:rPr>
                <w:delText>-0.04</w:delText>
              </w:r>
              <w:r w:rsidR="00B77D2F" w:rsidDel="000174F9">
                <w:rPr>
                  <w:rFonts w:ascii="Times New Roman" w:hAnsi="Times New Roman" w:cs="Times New Roman"/>
                </w:rPr>
                <w:delText>8</w:delText>
              </w:r>
            </w:del>
          </w:p>
        </w:tc>
      </w:tr>
      <w:tr w:rsidR="00262AFE" w:rsidRPr="008C68DD" w:rsidDel="000174F9" w14:paraId="7BF24EAD" w14:textId="59A3EEEA" w:rsidTr="00094FCA">
        <w:trPr>
          <w:trHeight w:val="288"/>
          <w:del w:id="720" w:author="Jujia Li" w:date="2025-07-01T18:52:00Z"/>
        </w:trPr>
        <w:tc>
          <w:tcPr>
            <w:tcW w:w="1799" w:type="dxa"/>
            <w:vAlign w:val="center"/>
          </w:tcPr>
          <w:p w14:paraId="22D26136" w14:textId="1D988026" w:rsidR="00262AFE" w:rsidRPr="008C68DD" w:rsidDel="000174F9" w:rsidRDefault="00262AFE" w:rsidP="00262AFE">
            <w:pPr>
              <w:jc w:val="right"/>
              <w:rPr>
                <w:del w:id="721" w:author="Jujia Li" w:date="2025-07-01T18:52:00Z" w16du:dateUtc="2025-07-01T23:52:00Z"/>
                <w:rFonts w:ascii="Times New Roman" w:hAnsi="Times New Roman" w:cs="Times New Roman"/>
              </w:rPr>
            </w:pPr>
            <w:del w:id="722" w:author="Jujia Li" w:date="2025-07-01T18:52:00Z" w16du:dateUtc="2025-07-01T23:52:00Z">
              <w:r w:rsidRPr="008C68DD" w:rsidDel="000174F9">
                <w:rPr>
                  <w:rFonts w:ascii="Times New Roman" w:hAnsi="Times New Roman" w:cs="Times New Roman"/>
                </w:rPr>
                <w:delText>Variance</w:delText>
              </w:r>
            </w:del>
          </w:p>
        </w:tc>
        <w:tc>
          <w:tcPr>
            <w:tcW w:w="1786" w:type="dxa"/>
          </w:tcPr>
          <w:p w14:paraId="7BE81F8B" w14:textId="0229F86D" w:rsidR="00262AFE" w:rsidRPr="008C68DD" w:rsidDel="000174F9" w:rsidRDefault="00262AFE" w:rsidP="00262AFE">
            <w:pPr>
              <w:jc w:val="right"/>
              <w:rPr>
                <w:del w:id="723" w:author="Jujia Li" w:date="2025-07-01T18:52:00Z" w16du:dateUtc="2025-07-01T23:52:00Z"/>
                <w:rFonts w:ascii="Times New Roman" w:hAnsi="Times New Roman" w:cs="Times New Roman"/>
              </w:rPr>
            </w:pPr>
            <w:del w:id="724" w:author="Jujia Li" w:date="2025-07-01T18:52:00Z" w16du:dateUtc="2025-07-01T23:52:00Z">
              <w:r w:rsidRPr="008C68DD" w:rsidDel="000174F9">
                <w:rPr>
                  <w:rFonts w:ascii="Times New Roman" w:hAnsi="Times New Roman" w:cs="Times New Roman"/>
                </w:rPr>
                <w:delText>0.013</w:delText>
              </w:r>
            </w:del>
          </w:p>
        </w:tc>
        <w:tc>
          <w:tcPr>
            <w:tcW w:w="1708" w:type="dxa"/>
            <w:vAlign w:val="bottom"/>
          </w:tcPr>
          <w:p w14:paraId="130F09EA" w14:textId="7C6D9705" w:rsidR="00262AFE" w:rsidRPr="008C68DD" w:rsidDel="000174F9" w:rsidRDefault="00262AFE" w:rsidP="00262AFE">
            <w:pPr>
              <w:jc w:val="right"/>
              <w:rPr>
                <w:del w:id="725" w:author="Jujia Li" w:date="2025-07-01T18:52:00Z" w16du:dateUtc="2025-07-01T23:52:00Z"/>
                <w:rFonts w:ascii="Times New Roman" w:hAnsi="Times New Roman" w:cs="Times New Roman"/>
              </w:rPr>
            </w:pPr>
            <w:del w:id="726" w:author="Jujia Li" w:date="2025-07-01T18:52:00Z" w16du:dateUtc="2025-07-01T23:52:00Z">
              <w:r w:rsidRPr="008C68DD" w:rsidDel="000174F9">
                <w:rPr>
                  <w:rFonts w:ascii="Times New Roman" w:hAnsi="Times New Roman" w:cs="Times New Roman"/>
                </w:rPr>
                <w:delText>0.017</w:delText>
              </w:r>
            </w:del>
          </w:p>
        </w:tc>
        <w:tc>
          <w:tcPr>
            <w:tcW w:w="1674" w:type="dxa"/>
            <w:vAlign w:val="bottom"/>
          </w:tcPr>
          <w:p w14:paraId="42FC1792" w14:textId="57669FE0" w:rsidR="00262AFE" w:rsidRPr="008C68DD" w:rsidDel="000174F9" w:rsidRDefault="00262AFE" w:rsidP="00262AFE">
            <w:pPr>
              <w:jc w:val="right"/>
              <w:rPr>
                <w:del w:id="727" w:author="Jujia Li" w:date="2025-07-01T18:52:00Z" w16du:dateUtc="2025-07-01T23:52:00Z"/>
                <w:rFonts w:ascii="Times New Roman" w:hAnsi="Times New Roman" w:cs="Times New Roman"/>
              </w:rPr>
            </w:pPr>
            <w:del w:id="728" w:author="Jujia Li" w:date="2025-07-01T18:52:00Z" w16du:dateUtc="2025-07-01T23:52:00Z">
              <w:r w:rsidRPr="008C68DD" w:rsidDel="000174F9">
                <w:rPr>
                  <w:rFonts w:ascii="Times New Roman" w:hAnsi="Times New Roman" w:cs="Times New Roman"/>
                </w:rPr>
                <w:delText>0.02</w:delText>
              </w:r>
              <w:r w:rsidR="00B77D2F" w:rsidDel="000174F9">
                <w:rPr>
                  <w:rFonts w:ascii="Times New Roman" w:hAnsi="Times New Roman" w:cs="Times New Roman"/>
                </w:rPr>
                <w:delText>6</w:delText>
              </w:r>
            </w:del>
          </w:p>
        </w:tc>
        <w:tc>
          <w:tcPr>
            <w:tcW w:w="1673" w:type="dxa"/>
            <w:vAlign w:val="bottom"/>
          </w:tcPr>
          <w:p w14:paraId="5C211367" w14:textId="75BC7365" w:rsidR="00262AFE" w:rsidRPr="008C68DD" w:rsidDel="000174F9" w:rsidRDefault="00262AFE" w:rsidP="00262AFE">
            <w:pPr>
              <w:jc w:val="right"/>
              <w:rPr>
                <w:del w:id="729" w:author="Jujia Li" w:date="2025-07-01T18:52:00Z" w16du:dateUtc="2025-07-01T23:52:00Z"/>
                <w:rFonts w:ascii="Times New Roman" w:hAnsi="Times New Roman" w:cs="Times New Roman"/>
              </w:rPr>
            </w:pPr>
            <w:del w:id="730" w:author="Jujia Li" w:date="2025-07-01T18:52:00Z" w16du:dateUtc="2025-07-01T23:52:00Z">
              <w:r w:rsidRPr="008C68DD" w:rsidDel="000174F9">
                <w:rPr>
                  <w:rFonts w:ascii="Times New Roman" w:hAnsi="Times New Roman" w:cs="Times New Roman"/>
                </w:rPr>
                <w:delText>0.02</w:delText>
              </w:r>
              <w:r w:rsidR="00B77D2F" w:rsidDel="000174F9">
                <w:rPr>
                  <w:rFonts w:ascii="Times New Roman" w:hAnsi="Times New Roman" w:cs="Times New Roman"/>
                </w:rPr>
                <w:delText>3</w:delText>
              </w:r>
            </w:del>
          </w:p>
        </w:tc>
      </w:tr>
      <w:tr w:rsidR="00262AFE" w:rsidRPr="008C68DD" w:rsidDel="000174F9" w14:paraId="6AE21D66" w14:textId="687F97D5" w:rsidTr="00094FCA">
        <w:trPr>
          <w:trHeight w:val="288"/>
          <w:del w:id="731" w:author="Jujia Li" w:date="2025-07-01T18:52:00Z"/>
        </w:trPr>
        <w:tc>
          <w:tcPr>
            <w:tcW w:w="1799" w:type="dxa"/>
            <w:vAlign w:val="center"/>
          </w:tcPr>
          <w:p w14:paraId="19C13125" w14:textId="1283B918" w:rsidR="00262AFE" w:rsidRPr="008C68DD" w:rsidDel="000174F9" w:rsidRDefault="00262AFE" w:rsidP="00262AFE">
            <w:pPr>
              <w:jc w:val="right"/>
              <w:rPr>
                <w:del w:id="732" w:author="Jujia Li" w:date="2025-07-01T18:52:00Z" w16du:dateUtc="2025-07-01T23:52:00Z"/>
                <w:rFonts w:ascii="Times New Roman" w:hAnsi="Times New Roman" w:cs="Times New Roman"/>
              </w:rPr>
            </w:pPr>
            <w:del w:id="733" w:author="Jujia Li" w:date="2025-07-01T18:52:00Z" w16du:dateUtc="2025-07-01T23:52:00Z">
              <w:r w:rsidRPr="008C68DD" w:rsidDel="000174F9">
                <w:rPr>
                  <w:rFonts w:ascii="Times New Roman" w:hAnsi="Times New Roman" w:cs="Times New Roman"/>
                </w:rPr>
                <w:delText>z-score</w:delText>
              </w:r>
            </w:del>
          </w:p>
        </w:tc>
        <w:tc>
          <w:tcPr>
            <w:tcW w:w="1786" w:type="dxa"/>
          </w:tcPr>
          <w:p w14:paraId="23871A4E" w14:textId="5A441796" w:rsidR="00262AFE" w:rsidRPr="008C68DD" w:rsidDel="000174F9" w:rsidRDefault="00262AFE" w:rsidP="00262AFE">
            <w:pPr>
              <w:jc w:val="right"/>
              <w:rPr>
                <w:del w:id="734" w:author="Jujia Li" w:date="2025-07-01T18:52:00Z" w16du:dateUtc="2025-07-01T23:52:00Z"/>
                <w:rFonts w:ascii="Times New Roman" w:hAnsi="Times New Roman" w:cs="Times New Roman"/>
              </w:rPr>
            </w:pPr>
            <w:del w:id="735" w:author="Jujia Li" w:date="2025-07-01T18:52:00Z" w16du:dateUtc="2025-07-01T23:52:00Z">
              <w:r w:rsidRPr="008C68DD" w:rsidDel="000174F9">
                <w:rPr>
                  <w:rFonts w:ascii="Times New Roman" w:hAnsi="Times New Roman" w:cs="Times New Roman"/>
                </w:rPr>
                <w:delText>2.03</w:delText>
              </w:r>
              <w:r w:rsidR="00B77D2F" w:rsidDel="000174F9">
                <w:rPr>
                  <w:rFonts w:ascii="Times New Roman" w:hAnsi="Times New Roman" w:cs="Times New Roman"/>
                </w:rPr>
                <w:delText>6</w:delText>
              </w:r>
            </w:del>
          </w:p>
        </w:tc>
        <w:tc>
          <w:tcPr>
            <w:tcW w:w="1708" w:type="dxa"/>
            <w:vAlign w:val="bottom"/>
          </w:tcPr>
          <w:p w14:paraId="1108EF37" w14:textId="0772AC88" w:rsidR="00262AFE" w:rsidRPr="008C68DD" w:rsidDel="000174F9" w:rsidRDefault="00262AFE" w:rsidP="00262AFE">
            <w:pPr>
              <w:jc w:val="right"/>
              <w:rPr>
                <w:del w:id="736" w:author="Jujia Li" w:date="2025-07-01T18:52:00Z" w16du:dateUtc="2025-07-01T23:52:00Z"/>
                <w:rFonts w:ascii="Times New Roman" w:hAnsi="Times New Roman" w:cs="Times New Roman"/>
              </w:rPr>
            </w:pPr>
            <w:del w:id="737" w:author="Jujia Li" w:date="2025-07-01T18:52:00Z" w16du:dateUtc="2025-07-01T23:52:00Z">
              <w:r w:rsidRPr="008C68DD" w:rsidDel="000174F9">
                <w:rPr>
                  <w:rFonts w:ascii="Times New Roman" w:hAnsi="Times New Roman" w:cs="Times New Roman"/>
                </w:rPr>
                <w:delText>0.898</w:delText>
              </w:r>
            </w:del>
          </w:p>
        </w:tc>
        <w:tc>
          <w:tcPr>
            <w:tcW w:w="1674" w:type="dxa"/>
            <w:vAlign w:val="bottom"/>
          </w:tcPr>
          <w:p w14:paraId="1ECDD265" w14:textId="34DF8EE6" w:rsidR="00262AFE" w:rsidRPr="008C68DD" w:rsidDel="000174F9" w:rsidRDefault="00262AFE" w:rsidP="00262AFE">
            <w:pPr>
              <w:jc w:val="right"/>
              <w:rPr>
                <w:del w:id="738" w:author="Jujia Li" w:date="2025-07-01T18:52:00Z" w16du:dateUtc="2025-07-01T23:52:00Z"/>
                <w:rFonts w:ascii="Times New Roman" w:hAnsi="Times New Roman" w:cs="Times New Roman"/>
              </w:rPr>
            </w:pPr>
            <w:del w:id="739" w:author="Jujia Li" w:date="2025-07-01T18:52:00Z" w16du:dateUtc="2025-07-01T23:52:00Z">
              <w:r w:rsidRPr="008C68DD" w:rsidDel="000174F9">
                <w:rPr>
                  <w:rFonts w:ascii="Times New Roman" w:hAnsi="Times New Roman" w:cs="Times New Roman"/>
                </w:rPr>
                <w:delText>0.591</w:delText>
              </w:r>
            </w:del>
          </w:p>
        </w:tc>
        <w:tc>
          <w:tcPr>
            <w:tcW w:w="1673" w:type="dxa"/>
            <w:vAlign w:val="bottom"/>
          </w:tcPr>
          <w:p w14:paraId="590D361F" w14:textId="1FFDD921" w:rsidR="00262AFE" w:rsidRPr="008C68DD" w:rsidDel="000174F9" w:rsidRDefault="00262AFE" w:rsidP="00262AFE">
            <w:pPr>
              <w:jc w:val="right"/>
              <w:rPr>
                <w:del w:id="740" w:author="Jujia Li" w:date="2025-07-01T18:52:00Z" w16du:dateUtc="2025-07-01T23:52:00Z"/>
                <w:rFonts w:ascii="Times New Roman" w:hAnsi="Times New Roman" w:cs="Times New Roman"/>
              </w:rPr>
            </w:pPr>
            <w:del w:id="741" w:author="Jujia Li" w:date="2025-07-01T18:52:00Z" w16du:dateUtc="2025-07-01T23:52:00Z">
              <w:r w:rsidRPr="008C68DD" w:rsidDel="000174F9">
                <w:rPr>
                  <w:rFonts w:ascii="Times New Roman" w:hAnsi="Times New Roman" w:cs="Times New Roman"/>
                </w:rPr>
                <w:delText>1.58</w:delText>
              </w:r>
              <w:r w:rsidR="00B77D2F" w:rsidDel="000174F9">
                <w:rPr>
                  <w:rFonts w:ascii="Times New Roman" w:hAnsi="Times New Roman" w:cs="Times New Roman"/>
                </w:rPr>
                <w:delText>4</w:delText>
              </w:r>
            </w:del>
          </w:p>
        </w:tc>
      </w:tr>
      <w:tr w:rsidR="00262AFE" w:rsidRPr="008C68DD" w:rsidDel="000174F9" w14:paraId="26EFFF6C" w14:textId="1E9FFE88" w:rsidTr="00094FCA">
        <w:trPr>
          <w:trHeight w:val="288"/>
          <w:del w:id="742" w:author="Jujia Li" w:date="2025-07-01T18:52:00Z"/>
        </w:trPr>
        <w:tc>
          <w:tcPr>
            <w:tcW w:w="1799" w:type="dxa"/>
            <w:vAlign w:val="center"/>
          </w:tcPr>
          <w:p w14:paraId="7F8EBF99" w14:textId="0CF0B473" w:rsidR="00262AFE" w:rsidRPr="008C68DD" w:rsidDel="000174F9" w:rsidRDefault="00262AFE" w:rsidP="00262AFE">
            <w:pPr>
              <w:jc w:val="right"/>
              <w:rPr>
                <w:del w:id="743" w:author="Jujia Li" w:date="2025-07-01T18:52:00Z" w16du:dateUtc="2025-07-01T23:52:00Z"/>
                <w:rFonts w:ascii="Times New Roman" w:hAnsi="Times New Roman" w:cs="Times New Roman"/>
              </w:rPr>
            </w:pPr>
            <w:del w:id="744" w:author="Jujia Li" w:date="2025-07-01T18:52:00Z" w16du:dateUtc="2025-07-01T23:52:00Z">
              <w:r w:rsidRPr="008C68DD" w:rsidDel="000174F9">
                <w:rPr>
                  <w:rFonts w:ascii="Times New Roman" w:hAnsi="Times New Roman" w:cs="Times New Roman"/>
                </w:rPr>
                <w:delText>p-value</w:delText>
              </w:r>
            </w:del>
          </w:p>
        </w:tc>
        <w:tc>
          <w:tcPr>
            <w:tcW w:w="1786" w:type="dxa"/>
          </w:tcPr>
          <w:p w14:paraId="22594001" w14:textId="0D3A48D0" w:rsidR="00262AFE" w:rsidRPr="008C68DD" w:rsidDel="000174F9" w:rsidRDefault="00262AFE" w:rsidP="00262AFE">
            <w:pPr>
              <w:jc w:val="right"/>
              <w:rPr>
                <w:del w:id="745" w:author="Jujia Li" w:date="2025-07-01T18:52:00Z" w16du:dateUtc="2025-07-01T23:52:00Z"/>
                <w:rFonts w:ascii="Times New Roman" w:hAnsi="Times New Roman" w:cs="Times New Roman"/>
              </w:rPr>
            </w:pPr>
            <w:del w:id="746" w:author="Jujia Li" w:date="2025-07-01T18:52:00Z" w16du:dateUtc="2025-07-01T23:52:00Z">
              <w:r w:rsidRPr="008C68DD" w:rsidDel="000174F9">
                <w:rPr>
                  <w:rFonts w:ascii="Times New Roman" w:hAnsi="Times New Roman" w:cs="Times New Roman"/>
                </w:rPr>
                <w:delText>0.04</w:delText>
              </w:r>
              <w:r w:rsidR="00B77D2F" w:rsidDel="000174F9">
                <w:rPr>
                  <w:rFonts w:ascii="Times New Roman" w:hAnsi="Times New Roman" w:cs="Times New Roman"/>
                </w:rPr>
                <w:delText>2</w:delText>
              </w:r>
            </w:del>
          </w:p>
        </w:tc>
        <w:tc>
          <w:tcPr>
            <w:tcW w:w="1708" w:type="dxa"/>
            <w:vAlign w:val="bottom"/>
          </w:tcPr>
          <w:p w14:paraId="54F91DBC" w14:textId="21CBBC3C" w:rsidR="00262AFE" w:rsidRPr="008C68DD" w:rsidDel="000174F9" w:rsidRDefault="00262AFE" w:rsidP="00262AFE">
            <w:pPr>
              <w:jc w:val="right"/>
              <w:rPr>
                <w:del w:id="747" w:author="Jujia Li" w:date="2025-07-01T18:52:00Z" w16du:dateUtc="2025-07-01T23:52:00Z"/>
                <w:rFonts w:ascii="Times New Roman" w:hAnsi="Times New Roman" w:cs="Times New Roman"/>
              </w:rPr>
            </w:pPr>
            <w:del w:id="748" w:author="Jujia Li" w:date="2025-07-01T18:52:00Z" w16du:dateUtc="2025-07-01T23:52:00Z">
              <w:r w:rsidRPr="008C68DD" w:rsidDel="000174F9">
                <w:rPr>
                  <w:rFonts w:ascii="Times New Roman" w:hAnsi="Times New Roman" w:cs="Times New Roman"/>
                </w:rPr>
                <w:delText>0.369</w:delText>
              </w:r>
            </w:del>
          </w:p>
        </w:tc>
        <w:tc>
          <w:tcPr>
            <w:tcW w:w="1674" w:type="dxa"/>
            <w:vAlign w:val="bottom"/>
          </w:tcPr>
          <w:p w14:paraId="73F6980D" w14:textId="6300E114" w:rsidR="00262AFE" w:rsidRPr="008C68DD" w:rsidDel="000174F9" w:rsidRDefault="00262AFE" w:rsidP="00262AFE">
            <w:pPr>
              <w:jc w:val="right"/>
              <w:rPr>
                <w:del w:id="749" w:author="Jujia Li" w:date="2025-07-01T18:52:00Z" w16du:dateUtc="2025-07-01T23:52:00Z"/>
                <w:rFonts w:ascii="Times New Roman" w:hAnsi="Times New Roman" w:cs="Times New Roman"/>
              </w:rPr>
            </w:pPr>
            <w:del w:id="750" w:author="Jujia Li" w:date="2025-07-01T18:52:00Z" w16du:dateUtc="2025-07-01T23:52:00Z">
              <w:r w:rsidRPr="008C68DD" w:rsidDel="000174F9">
                <w:rPr>
                  <w:rFonts w:ascii="Times New Roman" w:hAnsi="Times New Roman" w:cs="Times New Roman"/>
                </w:rPr>
                <w:delText>0.554</w:delText>
              </w:r>
            </w:del>
          </w:p>
        </w:tc>
        <w:tc>
          <w:tcPr>
            <w:tcW w:w="1673" w:type="dxa"/>
            <w:vAlign w:val="bottom"/>
          </w:tcPr>
          <w:p w14:paraId="563413FF" w14:textId="0FD2A210" w:rsidR="00262AFE" w:rsidRPr="008C68DD" w:rsidDel="000174F9" w:rsidRDefault="00262AFE" w:rsidP="00262AFE">
            <w:pPr>
              <w:jc w:val="right"/>
              <w:rPr>
                <w:del w:id="751" w:author="Jujia Li" w:date="2025-07-01T18:52:00Z" w16du:dateUtc="2025-07-01T23:52:00Z"/>
                <w:rFonts w:ascii="Times New Roman" w:hAnsi="Times New Roman" w:cs="Times New Roman"/>
              </w:rPr>
            </w:pPr>
            <w:del w:id="752" w:author="Jujia Li" w:date="2025-07-01T18:52:00Z" w16du:dateUtc="2025-07-01T23:52:00Z">
              <w:r w:rsidRPr="008C68DD" w:rsidDel="000174F9">
                <w:rPr>
                  <w:rFonts w:ascii="Times New Roman" w:hAnsi="Times New Roman" w:cs="Times New Roman"/>
                </w:rPr>
                <w:delText>0.113</w:delText>
              </w:r>
            </w:del>
          </w:p>
        </w:tc>
      </w:tr>
    </w:tbl>
    <w:p w14:paraId="60268748" w14:textId="5D432608" w:rsidR="00F34DC7" w:rsidDel="000174F9" w:rsidRDefault="00094FCA" w:rsidP="00094FCA">
      <w:pPr>
        <w:ind w:firstLine="720"/>
        <w:rPr>
          <w:del w:id="753" w:author="Jujia Li" w:date="2025-07-01T18:52:00Z" w16du:dateUtc="2025-07-01T23:52:00Z"/>
          <w:rFonts w:ascii="Times New Roman" w:hAnsi="Times New Roman" w:cs="Times New Roman"/>
        </w:rPr>
      </w:pPr>
      <w:del w:id="754" w:author="Jujia Li" w:date="2025-07-01T18:52:00Z" w16du:dateUtc="2025-07-01T23:52:00Z">
        <w:r w:rsidRPr="00094FCA" w:rsidDel="000174F9">
          <w:rPr>
            <w:rFonts w:ascii="Times New Roman" w:hAnsi="Times New Roman" w:cs="Times New Roman"/>
          </w:rPr>
          <w:delText xml:space="preserve">Table </w:delText>
        </w:r>
      </w:del>
      <w:del w:id="755" w:author="Jujia Li" w:date="2025-07-01T16:04:00Z" w16du:dateUtc="2025-07-01T21:04:00Z">
        <w:r w:rsidDel="00503425">
          <w:rPr>
            <w:rFonts w:ascii="Times New Roman" w:hAnsi="Times New Roman" w:cs="Times New Roman"/>
          </w:rPr>
          <w:delText>x</w:delText>
        </w:r>
        <w:r w:rsidRPr="00094FCA" w:rsidDel="00503425">
          <w:rPr>
            <w:rFonts w:ascii="Times New Roman" w:hAnsi="Times New Roman" w:cs="Times New Roman"/>
          </w:rPr>
          <w:delText xml:space="preserve"> </w:delText>
        </w:r>
      </w:del>
      <w:del w:id="756" w:author="Jujia Li" w:date="2025-07-01T18:52:00Z" w16du:dateUtc="2025-07-01T23:52:00Z">
        <w:r w:rsidRPr="00094FCA" w:rsidDel="000174F9">
          <w:rPr>
            <w:rFonts w:ascii="Times New Roman" w:hAnsi="Times New Roman" w:cs="Times New Roman"/>
          </w:rPr>
          <w:delText>presents the results of Global Moran’s I analysis for the total consumption of four major opioid medications across counties in Northwest Alabama. Among the four drugs, only buprenorphine exhibited a statistically significant spatial autocorrelation, with a Moran’s I of 0.188 and a p-value of 0.042. This suggests a moderate positive spatial clustering of buprenorphine consumption—counties with high (or low) consumption are likely near other counties with similar levels.</w:delText>
        </w:r>
        <w:r w:rsidDel="000174F9">
          <w:rPr>
            <w:rFonts w:ascii="Times New Roman" w:hAnsi="Times New Roman" w:cs="Times New Roman"/>
          </w:rPr>
          <w:delText xml:space="preserve"> </w:delText>
        </w:r>
        <w:r w:rsidRPr="00094FCA" w:rsidDel="000174F9">
          <w:rPr>
            <w:rFonts w:ascii="Times New Roman" w:hAnsi="Times New Roman" w:cs="Times New Roman"/>
          </w:rPr>
          <w:delText>In contrast, hydrocodone, methadone, and oxycodone all showed non-significant Moran’s I values (p &gt; 0.05), indicating that their consumption patterns were not significantly clustered across the region.</w:delText>
        </w:r>
        <w:r w:rsidDel="000174F9">
          <w:rPr>
            <w:rFonts w:ascii="Times New Roman" w:hAnsi="Times New Roman" w:cs="Times New Roman"/>
          </w:rPr>
          <w:delText xml:space="preserve"> </w:delText>
        </w:r>
        <w:r w:rsidRPr="00094FCA" w:rsidDel="000174F9">
          <w:rPr>
            <w:rFonts w:ascii="Times New Roman" w:hAnsi="Times New Roman" w:cs="Times New Roman"/>
          </w:rPr>
          <w:delText>These results imply that buprenorphine use may be influenced by localized factors, such as treatment access, provider availability, or targeted public health interventions, while the other drugs show a more diffuse or random spatial pattern in this region.</w:delText>
        </w:r>
        <w:r w:rsidDel="000174F9">
          <w:rPr>
            <w:rFonts w:ascii="Times New Roman" w:hAnsi="Times New Roman" w:cs="Times New Roman"/>
          </w:rPr>
          <w:delText xml:space="preserve"> Sequentially, the monthly Buprenorphine consumption and hot spot graph will be demonstrated for future study.</w:delText>
        </w:r>
      </w:del>
    </w:p>
    <w:p w14:paraId="4FE7906D" w14:textId="70E9E161" w:rsidR="00D52DBA" w:rsidDel="000174F9" w:rsidRDefault="00D52DBA" w:rsidP="00D52DBA">
      <w:pPr>
        <w:spacing w:after="0" w:line="480" w:lineRule="auto"/>
        <w:rPr>
          <w:del w:id="757" w:author="Jujia Li" w:date="2025-07-01T18:52:00Z" w16du:dateUtc="2025-07-01T23:52:00Z"/>
          <w:rFonts w:ascii="Times New Roman" w:hAnsi="Times New Roman" w:cs="Times New Roman"/>
        </w:rPr>
      </w:pPr>
      <w:del w:id="758" w:author="Jujia Li" w:date="2025-07-01T18:52:00Z" w16du:dateUtc="2025-07-01T23:52:00Z">
        <w:r w:rsidDel="000174F9">
          <w:rPr>
            <w:rFonts w:ascii="Times New Roman" w:hAnsi="Times New Roman" w:cs="Times New Roman"/>
          </w:rPr>
          <w:delText xml:space="preserve">Figure </w:delText>
        </w:r>
      </w:del>
      <w:del w:id="759" w:author="Jujia Li" w:date="2025-07-01T16:04:00Z" w16du:dateUtc="2025-07-01T21:04:00Z">
        <w:r w:rsidDel="00503425">
          <w:rPr>
            <w:rFonts w:ascii="Times New Roman" w:hAnsi="Times New Roman" w:cs="Times New Roman"/>
          </w:rPr>
          <w:delText>x</w:delText>
        </w:r>
      </w:del>
      <w:del w:id="760" w:author="Jujia Li" w:date="2025-07-01T18:52:00Z" w16du:dateUtc="2025-07-01T23:52:00Z">
        <w:r w:rsidDel="000174F9">
          <w:rPr>
            <w:rFonts w:ascii="Times New Roman" w:hAnsi="Times New Roman" w:cs="Times New Roman"/>
          </w:rPr>
          <w:delText xml:space="preserve">. Monthly </w:delText>
        </w:r>
        <w:r w:rsidR="00196D7B" w:rsidDel="000174F9">
          <w:rPr>
            <w:rFonts w:ascii="Times New Roman" w:hAnsi="Times New Roman" w:cs="Times New Roman"/>
          </w:rPr>
          <w:delText>Buprenorphine</w:delText>
        </w:r>
        <w:r w:rsidDel="000174F9">
          <w:rPr>
            <w:rFonts w:ascii="Times New Roman" w:hAnsi="Times New Roman" w:cs="Times New Roman"/>
          </w:rPr>
          <w:delText xml:space="preserve"> Consumption by County</w:delText>
        </w:r>
      </w:del>
    </w:p>
    <w:p w14:paraId="192210CB" w14:textId="3862E15C" w:rsidR="00B03496" w:rsidDel="000174F9" w:rsidRDefault="00B8734B" w:rsidP="00B8734B">
      <w:pPr>
        <w:spacing w:after="0" w:line="480" w:lineRule="auto"/>
        <w:rPr>
          <w:del w:id="761" w:author="Jujia Li" w:date="2025-07-01T18:52:00Z" w16du:dateUtc="2025-07-01T23:52:00Z"/>
          <w:rFonts w:ascii="Times New Roman" w:hAnsi="Times New Roman" w:cs="Times New Roman"/>
        </w:rPr>
      </w:pPr>
      <w:del w:id="762" w:author="Jujia Li" w:date="2025-07-01T18:49:00Z" w16du:dateUtc="2025-07-01T23:49:00Z">
        <w:r w:rsidDel="00B03496">
          <w:rPr>
            <w:noProof/>
          </w:rPr>
          <w:drawing>
            <wp:inline distT="0" distB="0" distL="0" distR="0" wp14:anchorId="7C3B3D37" wp14:editId="187C76CD">
              <wp:extent cx="5029200" cy="2950400"/>
              <wp:effectExtent l="0" t="0" r="0" b="2540"/>
              <wp:docPr id="1744234641" name="Picture 1" descr="A chart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34641" name="Picture 1" descr="A chart of numbers and lines&#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t="6119"/>
                      <a:stretch>
                        <a:fillRect/>
                      </a:stretch>
                    </pic:blipFill>
                    <pic:spPr bwMode="auto">
                      <a:xfrm>
                        <a:off x="0" y="0"/>
                        <a:ext cx="5029200" cy="2950400"/>
                      </a:xfrm>
                      <a:prstGeom prst="rect">
                        <a:avLst/>
                      </a:prstGeom>
                      <a:noFill/>
                      <a:ln>
                        <a:noFill/>
                      </a:ln>
                      <a:extLst>
                        <a:ext uri="{53640926-AAD7-44D8-BBD7-CCE9431645EC}">
                          <a14:shadowObscured xmlns:a14="http://schemas.microsoft.com/office/drawing/2010/main"/>
                        </a:ext>
                      </a:extLst>
                    </pic:spPr>
                  </pic:pic>
                </a:graphicData>
              </a:graphic>
            </wp:inline>
          </w:drawing>
        </w:r>
      </w:del>
    </w:p>
    <w:p w14:paraId="214C85C1" w14:textId="276E08D4" w:rsidR="00477C16" w:rsidDel="000174F9" w:rsidRDefault="00477C16" w:rsidP="00477C16">
      <w:pPr>
        <w:ind w:firstLine="720"/>
        <w:rPr>
          <w:del w:id="763" w:author="Jujia Li" w:date="2025-07-01T18:52:00Z" w16du:dateUtc="2025-07-01T23:52:00Z"/>
          <w:rFonts w:ascii="Times New Roman" w:hAnsi="Times New Roman" w:cs="Times New Roman"/>
        </w:rPr>
      </w:pPr>
      <w:del w:id="764" w:author="Jujia Li" w:date="2025-07-01T18:52:00Z" w16du:dateUtc="2025-07-01T23:52:00Z">
        <w:r w:rsidRPr="00477C16" w:rsidDel="000174F9">
          <w:rPr>
            <w:rFonts w:ascii="Times New Roman" w:hAnsi="Times New Roman" w:cs="Times New Roman"/>
          </w:rPr>
          <w:delText xml:space="preserve">Figure </w:delText>
        </w:r>
      </w:del>
      <w:del w:id="765" w:author="Jujia Li" w:date="2025-07-01T16:04:00Z" w16du:dateUtc="2025-07-01T21:04:00Z">
        <w:r w:rsidDel="00503425">
          <w:rPr>
            <w:rFonts w:ascii="Times New Roman" w:hAnsi="Times New Roman" w:cs="Times New Roman"/>
          </w:rPr>
          <w:delText>x</w:delText>
        </w:r>
        <w:r w:rsidRPr="00477C16" w:rsidDel="00503425">
          <w:rPr>
            <w:rFonts w:ascii="Times New Roman" w:hAnsi="Times New Roman" w:cs="Times New Roman"/>
          </w:rPr>
          <w:delText xml:space="preserve"> </w:delText>
        </w:r>
      </w:del>
      <w:del w:id="766" w:author="Jujia Li" w:date="2025-07-01T18:52:00Z" w16du:dateUtc="2025-07-01T23:52:00Z">
        <w:r w:rsidR="00066F80" w:rsidRPr="00477C16" w:rsidDel="000174F9">
          <w:rPr>
            <w:rFonts w:ascii="Times New Roman" w:hAnsi="Times New Roman" w:cs="Times New Roman"/>
          </w:rPr>
          <w:delText>shows</w:delText>
        </w:r>
        <w:r w:rsidR="00066F80" w:rsidDel="000174F9">
          <w:rPr>
            <w:rFonts w:ascii="Times New Roman" w:hAnsi="Times New Roman" w:cs="Times New Roman"/>
          </w:rPr>
          <w:delText xml:space="preserve"> that</w:delText>
        </w:r>
        <w:r w:rsidRPr="00477C16" w:rsidDel="000174F9">
          <w:rPr>
            <w:rFonts w:ascii="Times New Roman" w:hAnsi="Times New Roman" w:cs="Times New Roman"/>
          </w:rPr>
          <w:delText xml:space="preserve"> </w:delText>
        </w:r>
        <w:r w:rsidR="00066F80" w:rsidDel="000174F9">
          <w:rPr>
            <w:rFonts w:ascii="Times New Roman" w:hAnsi="Times New Roman" w:cs="Times New Roman"/>
          </w:rPr>
          <w:delText>a</w:delText>
        </w:r>
        <w:r w:rsidRPr="00477C16" w:rsidDel="000174F9">
          <w:rPr>
            <w:rFonts w:ascii="Times New Roman" w:hAnsi="Times New Roman" w:cs="Times New Roman"/>
          </w:rPr>
          <w:delText xml:space="preserve"> consistent upward trend </w:delText>
        </w:r>
        <w:r w:rsidR="00066F80" w:rsidDel="000174F9">
          <w:rPr>
            <w:rFonts w:ascii="Times New Roman" w:hAnsi="Times New Roman" w:cs="Times New Roman"/>
          </w:rPr>
          <w:delText xml:space="preserve">of </w:delText>
        </w:r>
        <w:r w:rsidR="00066F80" w:rsidRPr="00477C16" w:rsidDel="000174F9">
          <w:rPr>
            <w:rFonts w:ascii="Times New Roman" w:hAnsi="Times New Roman" w:cs="Times New Roman"/>
          </w:rPr>
          <w:delText xml:space="preserve">monthly </w:delText>
        </w:r>
        <w:r w:rsidR="00066F80" w:rsidDel="000174F9">
          <w:rPr>
            <w:rFonts w:ascii="Times New Roman" w:hAnsi="Times New Roman" w:cs="Times New Roman"/>
          </w:rPr>
          <w:delText>B</w:delText>
        </w:r>
        <w:r w:rsidR="00066F80" w:rsidRPr="00477C16" w:rsidDel="000174F9">
          <w:rPr>
            <w:rFonts w:ascii="Times New Roman" w:hAnsi="Times New Roman" w:cs="Times New Roman"/>
          </w:rPr>
          <w:delText xml:space="preserve">uprenorphine consumption </w:delText>
        </w:r>
        <w:r w:rsidRPr="00477C16" w:rsidDel="000174F9">
          <w:rPr>
            <w:rFonts w:ascii="Times New Roman" w:hAnsi="Times New Roman" w:cs="Times New Roman"/>
          </w:rPr>
          <w:delText>is evident in most counties. This increase suggests a regional shift toward buprenorphine as a preferred opioid treatment option, potentially driven by expanding treatment programs or increased awareness of medication-assisted therapy. While urban counties reported the highest per capita use, even rural areas such as Marion, Franklin, and Lawrence exhibited gradual increases. These results support the hypothesis that buprenorphine availability and uptake have grown substantially across northwest Alabama during the study period.</w:delText>
        </w:r>
      </w:del>
    </w:p>
    <w:p w14:paraId="2C39460C" w14:textId="03DB5093" w:rsidR="00994647" w:rsidRPr="004157A8" w:rsidDel="000174F9" w:rsidRDefault="00994647" w:rsidP="00477C16">
      <w:pPr>
        <w:ind w:firstLine="720"/>
        <w:rPr>
          <w:del w:id="767" w:author="Jujia Li" w:date="2025-07-01T18:52:00Z" w16du:dateUtc="2025-07-01T23:52:00Z"/>
          <w:rFonts w:ascii="Times New Roman" w:hAnsi="Times New Roman" w:cs="Times New Roman"/>
        </w:rPr>
      </w:pPr>
      <w:del w:id="768" w:author="Jujia Li" w:date="2025-07-01T18:52:00Z" w16du:dateUtc="2025-07-01T23:52:00Z">
        <w:r w:rsidRPr="00994647" w:rsidDel="000174F9">
          <w:rPr>
            <w:rFonts w:ascii="Times New Roman" w:hAnsi="Times New Roman" w:cs="Times New Roman"/>
          </w:rPr>
          <w:delText>In contrast, Morgan County stands out as an exception. Unlike the general upward trajectory, buprenorphine consumption in Morgan County remained relatively flat throughout the study period. This stagnation may point to limited provider availability, regulatory barriers, or differences in local treatment infrastructure that warrant further investigation.</w:delText>
        </w:r>
        <w:r w:rsidR="00CC6ACC" w:rsidRPr="00CC6ACC" w:rsidDel="000174F9">
          <w:rPr>
            <w:rFonts w:ascii="Times New Roman" w:hAnsi="Times New Roman" w:cs="Times New Roman"/>
            <w:b/>
            <w:bCs/>
            <w:color w:val="EE0000"/>
          </w:rPr>
          <w:delText xml:space="preserve"> Check CDC for Morgan</w:delText>
        </w:r>
        <w:r w:rsidR="00CC6ACC" w:rsidDel="000174F9">
          <w:rPr>
            <w:rFonts w:ascii="Times New Roman" w:hAnsi="Times New Roman" w:cs="Times New Roman"/>
            <w:b/>
            <w:bCs/>
            <w:color w:val="EE0000"/>
          </w:rPr>
          <w:delText xml:space="preserve">. </w:delText>
        </w:r>
      </w:del>
    </w:p>
    <w:p w14:paraId="738DAF3A" w14:textId="6AD9188A" w:rsidR="00CF340A" w:rsidRPr="00DE3ECF" w:rsidDel="000174F9" w:rsidRDefault="00CF340A" w:rsidP="00CF340A">
      <w:pPr>
        <w:rPr>
          <w:del w:id="769" w:author="Jujia Li" w:date="2025-07-01T18:52:00Z" w16du:dateUtc="2025-07-01T23:52:00Z"/>
          <w:rFonts w:ascii="Times New Roman" w:hAnsi="Times New Roman" w:cs="Times New Roman"/>
        </w:rPr>
      </w:pPr>
      <w:del w:id="770" w:author="Jujia Li" w:date="2025-07-01T18:52:00Z" w16du:dateUtc="2025-07-01T23:52:00Z">
        <w:r w:rsidDel="000174F9">
          <w:rPr>
            <w:rFonts w:ascii="Times New Roman" w:hAnsi="Times New Roman" w:cs="Times New Roman"/>
          </w:rPr>
          <w:delText xml:space="preserve">Figure. </w:delText>
        </w:r>
        <w:r w:rsidRPr="00DE3ECF" w:rsidDel="000174F9">
          <w:rPr>
            <w:rFonts w:ascii="Times New Roman" w:hAnsi="Times New Roman" w:cs="Times New Roman"/>
          </w:rPr>
          <w:delText>Hot Spot Analysis (Geti-Ord Gi*)</w:delText>
        </w:r>
        <w:r w:rsidDel="000174F9">
          <w:rPr>
            <w:rFonts w:ascii="Times New Roman" w:hAnsi="Times New Roman" w:cs="Times New Roman"/>
          </w:rPr>
          <w:delText xml:space="preserve"> of </w:delText>
        </w:r>
        <w:r w:rsidR="0037066E" w:rsidDel="000174F9">
          <w:rPr>
            <w:rFonts w:ascii="Times New Roman" w:hAnsi="Times New Roman" w:cs="Times New Roman"/>
          </w:rPr>
          <w:delText>Medication</w:delText>
        </w:r>
        <w:r w:rsidDel="000174F9">
          <w:rPr>
            <w:rFonts w:ascii="Times New Roman" w:hAnsi="Times New Roman" w:cs="Times New Roman"/>
          </w:rPr>
          <w:delText xml:space="preserve"> Consumption</w:delText>
        </w:r>
        <w:r w:rsidRPr="00985680" w:rsidDel="000174F9">
          <w:rPr>
            <w:rFonts w:ascii="Times New Roman" w:hAnsi="Times New Roman" w:cs="Times New Roman"/>
          </w:rPr>
          <w:delText xml:space="preserve"> </w:delText>
        </w:r>
        <w:r w:rsidDel="000174F9">
          <w:rPr>
            <w:rFonts w:ascii="Times New Roman" w:hAnsi="Times New Roman" w:cs="Times New Roman"/>
          </w:rPr>
          <w:delText>(Total)</w:delText>
        </w:r>
      </w:del>
    </w:p>
    <w:p w14:paraId="3578B135" w14:textId="22320A08" w:rsidR="00CF340A" w:rsidDel="000174F9" w:rsidRDefault="00CF340A" w:rsidP="00CF340A">
      <w:pPr>
        <w:rPr>
          <w:del w:id="771" w:author="Jujia Li" w:date="2025-07-01T18:52:00Z" w16du:dateUtc="2025-07-01T23:52:00Z"/>
          <w:rFonts w:ascii="Times New Roman" w:hAnsi="Times New Roman" w:cs="Times New Roman"/>
          <w:noProof/>
        </w:rPr>
      </w:pPr>
      <w:del w:id="772" w:author="Jujia Li" w:date="2025-07-01T18:52:00Z" w16du:dateUtc="2025-07-01T23:52:00Z">
        <w:r w:rsidDel="000174F9">
          <w:rPr>
            <w:noProof/>
          </w:rPr>
          <w:drawing>
            <wp:inline distT="0" distB="0" distL="0" distR="0" wp14:anchorId="31C5FB3B" wp14:editId="69D0CE10">
              <wp:extent cx="2774731" cy="1828800"/>
              <wp:effectExtent l="0" t="0" r="6985" b="0"/>
              <wp:docPr id="595255710" name="Picture 3" descr="A map of the state of tex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8991" name="Picture 3" descr="A map of the state of texas&#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l="36699" t="10237" r="28044" b="11639"/>
                      <a:stretch/>
                    </pic:blipFill>
                    <pic:spPr bwMode="auto">
                      <a:xfrm>
                        <a:off x="0" y="0"/>
                        <a:ext cx="2774731" cy="1828800"/>
                      </a:xfrm>
                      <a:prstGeom prst="rect">
                        <a:avLst/>
                      </a:prstGeom>
                      <a:noFill/>
                      <a:ln>
                        <a:noFill/>
                      </a:ln>
                      <a:extLst>
                        <a:ext uri="{53640926-AAD7-44D8-BBD7-CCE9431645EC}">
                          <a14:shadowObscured xmlns:a14="http://schemas.microsoft.com/office/drawing/2010/main"/>
                        </a:ext>
                      </a:extLst>
                    </pic:spPr>
                  </pic:pic>
                </a:graphicData>
              </a:graphic>
            </wp:inline>
          </w:drawing>
        </w:r>
        <w:r w:rsidRPr="00CF340A" w:rsidDel="000174F9">
          <w:rPr>
            <w:rFonts w:ascii="Times New Roman" w:hAnsi="Times New Roman" w:cs="Times New Roman"/>
            <w:noProof/>
          </w:rPr>
          <w:delText xml:space="preserve"> </w:delText>
        </w:r>
        <w:r w:rsidDel="000174F9">
          <w:rPr>
            <w:rFonts w:ascii="Times New Roman" w:hAnsi="Times New Roman" w:cs="Times New Roman"/>
            <w:noProof/>
          </w:rPr>
          <w:drawing>
            <wp:inline distT="0" distB="0" distL="0" distR="0" wp14:anchorId="661E80FD" wp14:editId="4DECEF31">
              <wp:extent cx="2731009" cy="1828800"/>
              <wp:effectExtent l="0" t="0" r="0" b="0"/>
              <wp:docPr id="550152899" name="Picture 4"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2899" name="Picture 4" descr="A map of the state of pennsylvania&#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l="36045" t="10215" r="28230" b="9140"/>
                      <a:stretch/>
                    </pic:blipFill>
                    <pic:spPr bwMode="auto">
                      <a:xfrm>
                        <a:off x="0" y="0"/>
                        <a:ext cx="2731009" cy="1828800"/>
                      </a:xfrm>
                      <a:prstGeom prst="rect">
                        <a:avLst/>
                      </a:prstGeom>
                      <a:noFill/>
                      <a:ln>
                        <a:noFill/>
                      </a:ln>
                      <a:extLst>
                        <a:ext uri="{53640926-AAD7-44D8-BBD7-CCE9431645EC}">
                          <a14:shadowObscured xmlns:a14="http://schemas.microsoft.com/office/drawing/2010/main"/>
                        </a:ext>
                      </a:extLst>
                    </pic:spPr>
                  </pic:pic>
                </a:graphicData>
              </a:graphic>
            </wp:inline>
          </w:drawing>
        </w:r>
      </w:del>
    </w:p>
    <w:p w14:paraId="48F8EF02" w14:textId="16FAB03E" w:rsidR="00CF340A" w:rsidRPr="004157A8" w:rsidDel="000174F9" w:rsidRDefault="00CF340A" w:rsidP="00CF340A">
      <w:pPr>
        <w:ind w:left="720" w:firstLine="720"/>
        <w:rPr>
          <w:del w:id="773" w:author="Jujia Li" w:date="2025-07-01T18:52:00Z" w16du:dateUtc="2025-07-01T23:52:00Z"/>
          <w:rFonts w:ascii="Times New Roman" w:hAnsi="Times New Roman" w:cs="Times New Roman"/>
          <w:noProof/>
        </w:rPr>
      </w:pPr>
      <w:del w:id="774" w:author="Jujia Li" w:date="2025-07-01T18:52:00Z" w16du:dateUtc="2025-07-01T23:52:00Z">
        <w:r w:rsidDel="000174F9">
          <w:rPr>
            <w:rFonts w:ascii="Times New Roman" w:hAnsi="Times New Roman" w:cs="Times New Roman"/>
          </w:rPr>
          <w:delText xml:space="preserve">(a) </w:delText>
        </w:r>
        <w:r w:rsidRPr="00985680" w:rsidDel="000174F9">
          <w:rPr>
            <w:rFonts w:ascii="Times New Roman" w:hAnsi="Times New Roman" w:cs="Times New Roman"/>
          </w:rPr>
          <w:delText>Buprenorphine</w:delText>
        </w:r>
        <w:r w:rsidDel="000174F9">
          <w:rPr>
            <w:rFonts w:ascii="Times New Roman" w:hAnsi="Times New Roman" w:cs="Times New Roman"/>
          </w:rPr>
          <w:tab/>
        </w:r>
        <w:r w:rsidDel="000174F9">
          <w:rPr>
            <w:rFonts w:ascii="Times New Roman" w:hAnsi="Times New Roman" w:cs="Times New Roman"/>
          </w:rPr>
          <w:tab/>
        </w:r>
        <w:r w:rsidDel="000174F9">
          <w:rPr>
            <w:rFonts w:ascii="Times New Roman" w:hAnsi="Times New Roman" w:cs="Times New Roman"/>
          </w:rPr>
          <w:tab/>
        </w:r>
        <w:r w:rsidDel="000174F9">
          <w:rPr>
            <w:rFonts w:ascii="Times New Roman" w:hAnsi="Times New Roman" w:cs="Times New Roman"/>
          </w:rPr>
          <w:tab/>
          <w:delText xml:space="preserve">(b) </w:delText>
        </w:r>
        <w:r w:rsidRPr="003F3C02" w:rsidDel="000174F9">
          <w:rPr>
            <w:rFonts w:ascii="Times New Roman" w:hAnsi="Times New Roman" w:cs="Times New Roman"/>
          </w:rPr>
          <w:delText>Hydrocodone</w:delText>
        </w:r>
      </w:del>
    </w:p>
    <w:p w14:paraId="1266565B" w14:textId="26EA9A7A" w:rsidR="00CF340A" w:rsidDel="000174F9" w:rsidRDefault="00CF340A" w:rsidP="00CF340A">
      <w:pPr>
        <w:rPr>
          <w:del w:id="775" w:author="Jujia Li" w:date="2025-07-01T18:52:00Z" w16du:dateUtc="2025-07-01T23:52:00Z"/>
          <w:rFonts w:ascii="Times New Roman" w:hAnsi="Times New Roman" w:cs="Times New Roman"/>
          <w:noProof/>
        </w:rPr>
      </w:pPr>
      <w:del w:id="776" w:author="Jujia Li" w:date="2025-07-01T18:52:00Z" w16du:dateUtc="2025-07-01T23:52:00Z">
        <w:r w:rsidDel="000174F9">
          <w:rPr>
            <w:rFonts w:ascii="Times New Roman" w:hAnsi="Times New Roman" w:cs="Times New Roman"/>
            <w:noProof/>
          </w:rPr>
          <w:drawing>
            <wp:inline distT="0" distB="0" distL="0" distR="0" wp14:anchorId="01D8F25B" wp14:editId="22550C8B">
              <wp:extent cx="2730844" cy="1828800"/>
              <wp:effectExtent l="0" t="0" r="0" b="0"/>
              <wp:docPr id="943777876" name="Picture 5" descr="A map of the state of arizo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7876" name="Picture 5" descr="A map of the state of arizona&#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l="35885" t="10215" r="28868" b="10215"/>
                      <a:stretch/>
                    </pic:blipFill>
                    <pic:spPr bwMode="auto">
                      <a:xfrm>
                        <a:off x="0" y="0"/>
                        <a:ext cx="2730844" cy="1828800"/>
                      </a:xfrm>
                      <a:prstGeom prst="rect">
                        <a:avLst/>
                      </a:prstGeom>
                      <a:noFill/>
                      <a:ln>
                        <a:noFill/>
                      </a:ln>
                      <a:extLst>
                        <a:ext uri="{53640926-AAD7-44D8-BBD7-CCE9431645EC}">
                          <a14:shadowObscured xmlns:a14="http://schemas.microsoft.com/office/drawing/2010/main"/>
                        </a:ext>
                      </a:extLst>
                    </pic:spPr>
                  </pic:pic>
                </a:graphicData>
              </a:graphic>
            </wp:inline>
          </w:drawing>
        </w:r>
        <w:r w:rsidRPr="00CF340A" w:rsidDel="000174F9">
          <w:rPr>
            <w:rFonts w:ascii="Times New Roman" w:hAnsi="Times New Roman" w:cs="Times New Roman"/>
            <w:noProof/>
          </w:rPr>
          <w:delText xml:space="preserve"> </w:delText>
        </w:r>
        <w:r w:rsidDel="000174F9">
          <w:rPr>
            <w:rFonts w:ascii="Times New Roman" w:hAnsi="Times New Roman" w:cs="Times New Roman"/>
            <w:noProof/>
          </w:rPr>
          <w:drawing>
            <wp:inline distT="0" distB="0" distL="0" distR="0" wp14:anchorId="6E75BA12" wp14:editId="368795CD">
              <wp:extent cx="2825181" cy="1828800"/>
              <wp:effectExtent l="0" t="0" r="0" b="0"/>
              <wp:docPr id="832284153" name="Picture 6"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84153" name="Picture 6" descr="A map of the state of pennsylvania&#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l="36363" t="10753" r="27911" b="11291"/>
                      <a:stretch/>
                    </pic:blipFill>
                    <pic:spPr bwMode="auto">
                      <a:xfrm>
                        <a:off x="0" y="0"/>
                        <a:ext cx="2825181" cy="1828800"/>
                      </a:xfrm>
                      <a:prstGeom prst="rect">
                        <a:avLst/>
                      </a:prstGeom>
                      <a:noFill/>
                      <a:ln>
                        <a:noFill/>
                      </a:ln>
                      <a:extLst>
                        <a:ext uri="{53640926-AAD7-44D8-BBD7-CCE9431645EC}">
                          <a14:shadowObscured xmlns:a14="http://schemas.microsoft.com/office/drawing/2010/main"/>
                        </a:ext>
                      </a:extLst>
                    </pic:spPr>
                  </pic:pic>
                </a:graphicData>
              </a:graphic>
            </wp:inline>
          </w:drawing>
        </w:r>
      </w:del>
    </w:p>
    <w:p w14:paraId="5727ED43" w14:textId="3C6C4EA5" w:rsidR="00CF340A" w:rsidRPr="004157A8" w:rsidDel="000174F9" w:rsidRDefault="00CF340A" w:rsidP="00CF340A">
      <w:pPr>
        <w:ind w:left="720" w:firstLine="720"/>
        <w:rPr>
          <w:del w:id="777" w:author="Jujia Li" w:date="2025-07-01T18:52:00Z" w16du:dateUtc="2025-07-01T23:52:00Z"/>
          <w:rFonts w:ascii="Times New Roman" w:hAnsi="Times New Roman" w:cs="Times New Roman"/>
          <w:noProof/>
        </w:rPr>
      </w:pPr>
      <w:del w:id="778" w:author="Jujia Li" w:date="2025-07-01T18:52:00Z" w16du:dateUtc="2025-07-01T23:52:00Z">
        <w:r w:rsidDel="000174F9">
          <w:rPr>
            <w:rFonts w:ascii="Times New Roman" w:hAnsi="Times New Roman" w:cs="Times New Roman"/>
          </w:rPr>
          <w:delText xml:space="preserve">(c) </w:delText>
        </w:r>
        <w:r w:rsidRPr="003F3C02" w:rsidDel="000174F9">
          <w:rPr>
            <w:rFonts w:ascii="Times New Roman" w:hAnsi="Times New Roman" w:cs="Times New Roman"/>
          </w:rPr>
          <w:delText>Methadone</w:delText>
        </w:r>
        <w:r w:rsidDel="000174F9">
          <w:rPr>
            <w:rFonts w:ascii="Times New Roman" w:hAnsi="Times New Roman" w:cs="Times New Roman"/>
          </w:rPr>
          <w:tab/>
        </w:r>
        <w:r w:rsidDel="000174F9">
          <w:rPr>
            <w:rFonts w:ascii="Times New Roman" w:hAnsi="Times New Roman" w:cs="Times New Roman"/>
          </w:rPr>
          <w:tab/>
        </w:r>
        <w:r w:rsidDel="000174F9">
          <w:rPr>
            <w:rFonts w:ascii="Times New Roman" w:hAnsi="Times New Roman" w:cs="Times New Roman"/>
          </w:rPr>
          <w:tab/>
        </w:r>
        <w:r w:rsidDel="000174F9">
          <w:rPr>
            <w:rFonts w:ascii="Times New Roman" w:hAnsi="Times New Roman" w:cs="Times New Roman"/>
          </w:rPr>
          <w:tab/>
        </w:r>
        <w:r w:rsidDel="000174F9">
          <w:rPr>
            <w:rFonts w:ascii="Times New Roman" w:hAnsi="Times New Roman" w:cs="Times New Roman"/>
          </w:rPr>
          <w:tab/>
          <w:delText xml:space="preserve">(d) </w:delText>
        </w:r>
        <w:r w:rsidRPr="00AE4440" w:rsidDel="000174F9">
          <w:rPr>
            <w:rFonts w:ascii="Times New Roman" w:hAnsi="Times New Roman" w:cs="Times New Roman"/>
          </w:rPr>
          <w:delText>Oxycodone</w:delText>
        </w:r>
      </w:del>
    </w:p>
    <w:p w14:paraId="465EF5D3" w14:textId="4FB685D6" w:rsidR="00C537D9" w:rsidDel="000174F9" w:rsidRDefault="007B670C" w:rsidP="007B670C">
      <w:pPr>
        <w:ind w:firstLine="720"/>
        <w:rPr>
          <w:del w:id="779" w:author="Jujia Li" w:date="2025-07-01T18:52:00Z" w16du:dateUtc="2025-07-01T23:52:00Z"/>
          <w:rFonts w:ascii="Times New Roman" w:hAnsi="Times New Roman" w:cs="Times New Roman"/>
        </w:rPr>
      </w:pPr>
      <w:del w:id="780" w:author="Jujia Li" w:date="2025-07-01T18:52:00Z" w16du:dateUtc="2025-07-01T23:52:00Z">
        <w:r w:rsidRPr="007B670C" w:rsidDel="000174F9">
          <w:rPr>
            <w:rFonts w:ascii="Times New Roman" w:hAnsi="Times New Roman" w:cs="Times New Roman"/>
          </w:rPr>
          <w:delText xml:space="preserve">Figure </w:delText>
        </w:r>
      </w:del>
      <w:del w:id="781" w:author="Jujia Li" w:date="2025-07-01T16:04:00Z" w16du:dateUtc="2025-07-01T21:04:00Z">
        <w:r w:rsidDel="00503425">
          <w:rPr>
            <w:rFonts w:ascii="Times New Roman" w:hAnsi="Times New Roman" w:cs="Times New Roman"/>
          </w:rPr>
          <w:delText xml:space="preserve">x </w:delText>
        </w:r>
      </w:del>
      <w:del w:id="782" w:author="Jujia Li" w:date="2025-07-01T18:52:00Z" w16du:dateUtc="2025-07-01T23:52:00Z">
        <w:r w:rsidDel="000174F9">
          <w:rPr>
            <w:rFonts w:ascii="Times New Roman" w:hAnsi="Times New Roman" w:cs="Times New Roman"/>
          </w:rPr>
          <w:delText>(a)</w:delText>
        </w:r>
        <w:r w:rsidRPr="007B670C" w:rsidDel="000174F9">
          <w:rPr>
            <w:rFonts w:ascii="Times New Roman" w:hAnsi="Times New Roman" w:cs="Times New Roman"/>
          </w:rPr>
          <w:delText xml:space="preserve"> presents the spatial distribution of Buprenorphine consumption across northwest Alabama counties. The map reveals a distinct concentration of higher consumption in Jefferson and Shelby counties, shown in dark red, indicating that these areas had the most substantial usage during the study period. Walker County, in a lighter red shade, also demonstrates moderately elevated consumption. In contrast, the remaining counties are displayed in light gray, signifying lower or negligible levels of Buprenorphine use. This pattern suggests that Buprenorphine treatment</w:delText>
        </w:r>
        <w:r w:rsidR="00F448A5" w:rsidDel="000174F9">
          <w:rPr>
            <w:rFonts w:ascii="Times New Roman" w:hAnsi="Times New Roman" w:cs="Times New Roman"/>
          </w:rPr>
          <w:delText xml:space="preserve"> </w:delText>
        </w:r>
        <w:r w:rsidRPr="007B670C" w:rsidDel="000174F9">
          <w:rPr>
            <w:rFonts w:ascii="Times New Roman" w:hAnsi="Times New Roman" w:cs="Times New Roman"/>
          </w:rPr>
          <w:delText xml:space="preserve">was more accessible or more widely utilized in metropolitan areas such as Jefferson and Shelby, possibly due to the presence of more healthcare providers or greater treatment-seeking populations. These findings may reflect regional differences in access to medication-assisted treatment (MAT) services and underscore the need to investigate disparities in treatment availability and uptake across rural and urban contexts. </w:delText>
        </w:r>
        <w:r w:rsidR="00153F54" w:rsidRPr="00153F54" w:rsidDel="000174F9">
          <w:rPr>
            <w:rFonts w:ascii="Times New Roman" w:hAnsi="Times New Roman" w:cs="Times New Roman"/>
          </w:rPr>
          <w:delText xml:space="preserve">In Figure </w:delText>
        </w:r>
        <w:r w:rsidR="00FC45F0" w:rsidDel="000174F9">
          <w:rPr>
            <w:rFonts w:ascii="Times New Roman" w:hAnsi="Times New Roman" w:cs="Times New Roman"/>
          </w:rPr>
          <w:delText>x</w:delText>
        </w:r>
        <w:r w:rsidR="00153F54" w:rsidRPr="00153F54" w:rsidDel="000174F9">
          <w:rPr>
            <w:rFonts w:ascii="Times New Roman" w:hAnsi="Times New Roman" w:cs="Times New Roman"/>
          </w:rPr>
          <w:delText xml:space="preserve">, we also present the spatial distribution of the other three opioid medications for comparison. Although the Moran’s I statistics for these drugs were not statistically significant, the maps still reveal notable concentrations of consumption in Jefferson and Shelby counties. </w:delText>
        </w:r>
      </w:del>
    </w:p>
    <w:p w14:paraId="3BC899F6" w14:textId="77777777" w:rsidR="00C537D9" w:rsidRDefault="00C537D9" w:rsidP="00864B74">
      <w:pPr>
        <w:rPr>
          <w:rFonts w:ascii="Times New Roman" w:hAnsi="Times New Roman" w:cs="Times New Roman"/>
        </w:rPr>
      </w:pPr>
    </w:p>
    <w:p w14:paraId="7238F09E" w14:textId="4AF6F381" w:rsidR="00864B74" w:rsidRPr="00864B74" w:rsidRDefault="00864B74" w:rsidP="00864B74">
      <w:pPr>
        <w:rPr>
          <w:rFonts w:ascii="Times New Roman" w:hAnsi="Times New Roman" w:cs="Times New Roman"/>
          <w:b/>
          <w:bCs/>
          <w:i/>
          <w:iCs/>
        </w:rPr>
      </w:pPr>
      <w:r w:rsidRPr="00864B74">
        <w:rPr>
          <w:rFonts w:ascii="Times New Roman" w:hAnsi="Times New Roman" w:cs="Times New Roman"/>
          <w:b/>
          <w:bCs/>
          <w:i/>
          <w:iCs/>
        </w:rPr>
        <w:t xml:space="preserve">Per Capita Opioid </w:t>
      </w:r>
      <w:del w:id="783" w:author="Yuhui Yao" w:date="2025-07-08T09:56:00Z" w16du:dateUtc="2025-07-08T14:56:00Z">
        <w:r w:rsidRPr="00864B74" w:rsidDel="009019E8">
          <w:rPr>
            <w:rFonts w:ascii="Times New Roman" w:hAnsi="Times New Roman" w:cs="Times New Roman"/>
            <w:b/>
            <w:bCs/>
            <w:i/>
            <w:iCs/>
          </w:rPr>
          <w:delText xml:space="preserve">Medication </w:delText>
        </w:r>
      </w:del>
      <w:ins w:id="784" w:author="Yuhui Yao" w:date="2025-07-08T09:56:00Z" w16du:dateUtc="2025-07-08T14:56:00Z">
        <w:r w:rsidR="009019E8">
          <w:rPr>
            <w:rFonts w:ascii="Times New Roman" w:hAnsi="Times New Roman" w:cs="Times New Roman"/>
            <w:b/>
            <w:bCs/>
            <w:i/>
            <w:iCs/>
          </w:rPr>
          <w:t>Drug</w:t>
        </w:r>
        <w:r w:rsidR="009019E8" w:rsidRPr="00864B74">
          <w:rPr>
            <w:rFonts w:ascii="Times New Roman" w:hAnsi="Times New Roman" w:cs="Times New Roman"/>
            <w:b/>
            <w:bCs/>
            <w:i/>
            <w:iCs/>
          </w:rPr>
          <w:t xml:space="preserve"> </w:t>
        </w:r>
      </w:ins>
      <w:del w:id="785" w:author="Jujia Li" w:date="2025-07-01T19:00:00Z" w16du:dateUtc="2025-07-02T00:00:00Z">
        <w:r w:rsidRPr="00864B74" w:rsidDel="008037B8">
          <w:rPr>
            <w:rFonts w:ascii="Times New Roman" w:hAnsi="Times New Roman" w:cs="Times New Roman"/>
            <w:b/>
            <w:bCs/>
            <w:i/>
            <w:iCs/>
          </w:rPr>
          <w:delText xml:space="preserve">Consumption </w:delText>
        </w:r>
      </w:del>
      <w:ins w:id="786" w:author="Jujia Li" w:date="2025-07-01T19:00:00Z" w16du:dateUtc="2025-07-02T00:00:00Z">
        <w:r w:rsidR="008037B8">
          <w:rPr>
            <w:rFonts w:ascii="Times New Roman" w:hAnsi="Times New Roman" w:cs="Times New Roman"/>
            <w:b/>
            <w:bCs/>
            <w:i/>
            <w:iCs/>
          </w:rPr>
          <w:t>Distribution</w:t>
        </w:r>
        <w:r w:rsidR="008037B8" w:rsidRPr="00864B74">
          <w:rPr>
            <w:rFonts w:ascii="Times New Roman" w:hAnsi="Times New Roman" w:cs="Times New Roman"/>
            <w:b/>
            <w:bCs/>
            <w:i/>
            <w:iCs/>
          </w:rPr>
          <w:t xml:space="preserve"> </w:t>
        </w:r>
      </w:ins>
      <w:r w:rsidRPr="00864B74">
        <w:rPr>
          <w:rFonts w:ascii="Times New Roman" w:hAnsi="Times New Roman" w:cs="Times New Roman"/>
          <w:b/>
          <w:bCs/>
          <w:i/>
          <w:iCs/>
        </w:rPr>
        <w:t>Analysis</w:t>
      </w:r>
    </w:p>
    <w:p w14:paraId="31891552" w14:textId="3E512ECB" w:rsidR="00CC2C37" w:rsidRPr="004157A8" w:rsidRDefault="00CC2C37" w:rsidP="00CC2C37">
      <w:pPr>
        <w:spacing w:after="0" w:line="480" w:lineRule="auto"/>
        <w:rPr>
          <w:rFonts w:ascii="Times New Roman" w:hAnsi="Times New Roman" w:cs="Times New Roman"/>
        </w:rPr>
      </w:pPr>
      <w:r w:rsidRPr="004157A8">
        <w:rPr>
          <w:rFonts w:ascii="Times New Roman" w:hAnsi="Times New Roman" w:cs="Times New Roman"/>
        </w:rPr>
        <w:t xml:space="preserve">Table </w:t>
      </w:r>
      <w:del w:id="787" w:author="Jujia Li" w:date="2025-07-01T16:04:00Z" w16du:dateUtc="2025-07-01T21:04:00Z">
        <w:r w:rsidRPr="004157A8" w:rsidDel="00503425">
          <w:rPr>
            <w:rFonts w:ascii="Times New Roman" w:hAnsi="Times New Roman" w:cs="Times New Roman"/>
          </w:rPr>
          <w:delText>x</w:delText>
        </w:r>
      </w:del>
      <w:ins w:id="788" w:author="Jujia Li" w:date="2025-07-01T19:13:00Z" w16du:dateUtc="2025-07-02T00:13:00Z">
        <w:r w:rsidR="00D04EC6">
          <w:rPr>
            <w:rFonts w:ascii="Times New Roman" w:hAnsi="Times New Roman" w:cs="Times New Roman"/>
          </w:rPr>
          <w:t>2</w:t>
        </w:r>
      </w:ins>
      <w:r w:rsidRPr="004157A8">
        <w:rPr>
          <w:rFonts w:ascii="Times New Roman" w:hAnsi="Times New Roman" w:cs="Times New Roman"/>
        </w:rPr>
        <w:t>. Global Moran's I Summary</w:t>
      </w:r>
      <w:r>
        <w:rPr>
          <w:rFonts w:ascii="Times New Roman" w:hAnsi="Times New Roman" w:cs="Times New Roman"/>
        </w:rPr>
        <w:t xml:space="preserve"> of </w:t>
      </w:r>
      <w:r w:rsidR="00864B74">
        <w:rPr>
          <w:rFonts w:ascii="Times New Roman" w:hAnsi="Times New Roman" w:cs="Times New Roman"/>
        </w:rPr>
        <w:t>Medication</w:t>
      </w:r>
      <w:r>
        <w:rPr>
          <w:rFonts w:ascii="Times New Roman" w:hAnsi="Times New Roman" w:cs="Times New Roman"/>
        </w:rPr>
        <w:t xml:space="preserve"> </w:t>
      </w:r>
      <w:del w:id="789" w:author="Jujia Li" w:date="2025-07-01T19:01:00Z" w16du:dateUtc="2025-07-02T00:01:00Z">
        <w:r w:rsidDel="001A5DD9">
          <w:rPr>
            <w:rFonts w:ascii="Times New Roman" w:hAnsi="Times New Roman" w:cs="Times New Roman"/>
          </w:rPr>
          <w:delText xml:space="preserve">Consumption </w:delText>
        </w:r>
      </w:del>
      <w:ins w:id="790" w:author="Jujia Li" w:date="2025-07-01T19:01:00Z" w16du:dateUtc="2025-07-02T00:01:00Z">
        <w:r w:rsidR="001A5DD9">
          <w:rPr>
            <w:rFonts w:ascii="Times New Roman" w:hAnsi="Times New Roman" w:cs="Times New Roman"/>
          </w:rPr>
          <w:t xml:space="preserve">Distribution </w:t>
        </w:r>
      </w:ins>
      <w:r>
        <w:rPr>
          <w:rFonts w:ascii="Times New Roman" w:hAnsi="Times New Roman" w:cs="Times New Roman"/>
        </w:rPr>
        <w:t>(Per Capita)</w:t>
      </w:r>
      <w:r w:rsidRPr="00F34DC7">
        <w:rPr>
          <w:rFonts w:ascii="Times New Roman" w:hAnsi="Times New Roman" w:cs="Times New Roman"/>
        </w:rPr>
        <w:t xml:space="preserve"> </w:t>
      </w:r>
      <w:del w:id="791" w:author="Jujia Li" w:date="2025-07-01T19:01:00Z" w16du:dateUtc="2025-07-02T00:01:00Z">
        <w:r w:rsidDel="00B61280">
          <w:rPr>
            <w:rFonts w:ascii="Times New Roman" w:hAnsi="Times New Roman" w:cs="Times New Roman"/>
          </w:rPr>
          <w:delText>for</w:delText>
        </w:r>
      </w:del>
      <w:ins w:id="792" w:author="Jujia Li" w:date="2025-07-01T19:01:00Z" w16du:dateUtc="2025-07-02T00:01:00Z">
        <w:r w:rsidR="00B61280">
          <w:rPr>
            <w:rFonts w:ascii="Times New Roman" w:hAnsi="Times New Roman" w:cs="Times New Roman"/>
          </w:rPr>
          <w:t>across</w:t>
        </w:r>
      </w:ins>
      <w:r>
        <w:rPr>
          <w:rFonts w:ascii="Times New Roman" w:hAnsi="Times New Roman" w:cs="Times New Roman"/>
        </w:rPr>
        <w:t xml:space="preserve"> Counties in North</w:t>
      </w:r>
      <w:r w:rsidR="00CA262A">
        <w:rPr>
          <w:rFonts w:ascii="Times New Roman" w:hAnsi="Times New Roman" w:cs="Times New Roman"/>
        </w:rPr>
        <w:t>west</w:t>
      </w:r>
      <w:r>
        <w:rPr>
          <w:rFonts w:ascii="Times New Roman" w:hAnsi="Times New Roman" w:cs="Times New Roman"/>
        </w:rPr>
        <w:t xml:space="preserve"> A</w:t>
      </w:r>
      <w:r w:rsidR="0020492A">
        <w:rPr>
          <w:rFonts w:ascii="Times New Roman" w:hAnsi="Times New Roman" w:cs="Times New Roman"/>
        </w:rPr>
        <w:t>labama</w:t>
      </w:r>
    </w:p>
    <w:tbl>
      <w:tblPr>
        <w:tblStyle w:val="TableGrid"/>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3"/>
        <w:gridCol w:w="1786"/>
        <w:gridCol w:w="1714"/>
        <w:gridCol w:w="1697"/>
        <w:gridCol w:w="1690"/>
      </w:tblGrid>
      <w:tr w:rsidR="00CC2C37" w:rsidRPr="008C68DD" w14:paraId="2F00B103" w14:textId="77777777" w:rsidTr="00AD2764">
        <w:trPr>
          <w:trHeight w:val="288"/>
        </w:trPr>
        <w:tc>
          <w:tcPr>
            <w:tcW w:w="1800" w:type="dxa"/>
            <w:tcBorders>
              <w:top w:val="single" w:sz="4" w:space="0" w:color="auto"/>
              <w:bottom w:val="single" w:sz="4" w:space="0" w:color="auto"/>
            </w:tcBorders>
            <w:vAlign w:val="center"/>
          </w:tcPr>
          <w:p w14:paraId="7303CB25" w14:textId="77777777" w:rsidR="00CC2C37" w:rsidRPr="008C68DD" w:rsidRDefault="00CC2C37" w:rsidP="00AD2764">
            <w:pPr>
              <w:jc w:val="center"/>
              <w:rPr>
                <w:rFonts w:ascii="Times New Roman" w:hAnsi="Times New Roman" w:cs="Times New Roman"/>
              </w:rPr>
            </w:pPr>
          </w:p>
        </w:tc>
        <w:tc>
          <w:tcPr>
            <w:tcW w:w="1689" w:type="dxa"/>
            <w:tcBorders>
              <w:top w:val="single" w:sz="4" w:space="0" w:color="auto"/>
              <w:bottom w:val="single" w:sz="4" w:space="0" w:color="auto"/>
            </w:tcBorders>
            <w:vAlign w:val="center"/>
          </w:tcPr>
          <w:p w14:paraId="73953AE8" w14:textId="77777777" w:rsidR="00CC2C37" w:rsidRPr="008C68DD" w:rsidRDefault="00CC2C37" w:rsidP="00AD2764">
            <w:pPr>
              <w:jc w:val="center"/>
              <w:rPr>
                <w:rFonts w:ascii="Times New Roman" w:hAnsi="Times New Roman" w:cs="Times New Roman"/>
                <w:b/>
                <w:bCs/>
              </w:rPr>
            </w:pPr>
            <w:r w:rsidRPr="008C68DD">
              <w:rPr>
                <w:rFonts w:ascii="Times New Roman" w:hAnsi="Times New Roman" w:cs="Times New Roman"/>
                <w:b/>
                <w:bCs/>
              </w:rPr>
              <w:t>Buprenorphine</w:t>
            </w:r>
          </w:p>
        </w:tc>
        <w:tc>
          <w:tcPr>
            <w:tcW w:w="1723" w:type="dxa"/>
            <w:tcBorders>
              <w:top w:val="single" w:sz="4" w:space="0" w:color="auto"/>
              <w:bottom w:val="single" w:sz="4" w:space="0" w:color="auto"/>
            </w:tcBorders>
            <w:vAlign w:val="center"/>
          </w:tcPr>
          <w:p w14:paraId="3F01C8D9" w14:textId="77777777" w:rsidR="00CC2C37" w:rsidRPr="008C68DD" w:rsidRDefault="00CC2C37" w:rsidP="00AD2764">
            <w:pPr>
              <w:jc w:val="center"/>
              <w:rPr>
                <w:rFonts w:ascii="Times New Roman" w:hAnsi="Times New Roman" w:cs="Times New Roman"/>
                <w:b/>
                <w:bCs/>
              </w:rPr>
            </w:pPr>
            <w:r w:rsidRPr="008C68DD">
              <w:rPr>
                <w:rFonts w:ascii="Times New Roman" w:hAnsi="Times New Roman" w:cs="Times New Roman"/>
                <w:b/>
                <w:bCs/>
              </w:rPr>
              <w:t>Hydrocodone</w:t>
            </w:r>
          </w:p>
        </w:tc>
        <w:tc>
          <w:tcPr>
            <w:tcW w:w="1714" w:type="dxa"/>
            <w:tcBorders>
              <w:top w:val="single" w:sz="4" w:space="0" w:color="auto"/>
              <w:bottom w:val="single" w:sz="4" w:space="0" w:color="auto"/>
            </w:tcBorders>
            <w:vAlign w:val="center"/>
          </w:tcPr>
          <w:p w14:paraId="4282FC55" w14:textId="77777777" w:rsidR="00CC2C37" w:rsidRPr="008C68DD" w:rsidRDefault="00CC2C37" w:rsidP="00AD2764">
            <w:pPr>
              <w:jc w:val="center"/>
              <w:rPr>
                <w:rFonts w:ascii="Times New Roman" w:hAnsi="Times New Roman" w:cs="Times New Roman"/>
                <w:b/>
                <w:bCs/>
              </w:rPr>
            </w:pPr>
            <w:r w:rsidRPr="008C68DD">
              <w:rPr>
                <w:rFonts w:ascii="Times New Roman" w:hAnsi="Times New Roman" w:cs="Times New Roman"/>
                <w:b/>
                <w:bCs/>
              </w:rPr>
              <w:t>Methadone</w:t>
            </w:r>
          </w:p>
        </w:tc>
        <w:tc>
          <w:tcPr>
            <w:tcW w:w="1714" w:type="dxa"/>
            <w:tcBorders>
              <w:top w:val="single" w:sz="4" w:space="0" w:color="auto"/>
              <w:bottom w:val="single" w:sz="4" w:space="0" w:color="auto"/>
            </w:tcBorders>
            <w:vAlign w:val="center"/>
          </w:tcPr>
          <w:p w14:paraId="36171801" w14:textId="77777777" w:rsidR="00CC2C37" w:rsidRPr="008C68DD" w:rsidRDefault="00CC2C37" w:rsidP="00AD2764">
            <w:pPr>
              <w:jc w:val="center"/>
              <w:rPr>
                <w:rFonts w:ascii="Times New Roman" w:hAnsi="Times New Roman" w:cs="Times New Roman"/>
                <w:b/>
                <w:bCs/>
              </w:rPr>
            </w:pPr>
            <w:r w:rsidRPr="008C68DD">
              <w:rPr>
                <w:rFonts w:ascii="Times New Roman" w:hAnsi="Times New Roman" w:cs="Times New Roman"/>
                <w:b/>
                <w:bCs/>
              </w:rPr>
              <w:t>Oxycodone</w:t>
            </w:r>
          </w:p>
        </w:tc>
      </w:tr>
      <w:tr w:rsidR="00CC2C37" w:rsidRPr="008C68DD" w14:paraId="53CB367F" w14:textId="77777777" w:rsidTr="00AD2764">
        <w:trPr>
          <w:trHeight w:val="288"/>
        </w:trPr>
        <w:tc>
          <w:tcPr>
            <w:tcW w:w="1800" w:type="dxa"/>
            <w:tcBorders>
              <w:top w:val="single" w:sz="4" w:space="0" w:color="auto"/>
            </w:tcBorders>
            <w:vAlign w:val="center"/>
          </w:tcPr>
          <w:p w14:paraId="489380FA"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Moran's Index</w:t>
            </w:r>
          </w:p>
        </w:tc>
        <w:tc>
          <w:tcPr>
            <w:tcW w:w="1689" w:type="dxa"/>
            <w:tcBorders>
              <w:top w:val="single" w:sz="4" w:space="0" w:color="auto"/>
            </w:tcBorders>
            <w:vAlign w:val="bottom"/>
          </w:tcPr>
          <w:p w14:paraId="5DC7DC32"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0.088832</w:t>
            </w:r>
          </w:p>
        </w:tc>
        <w:tc>
          <w:tcPr>
            <w:tcW w:w="1723" w:type="dxa"/>
            <w:tcBorders>
              <w:top w:val="single" w:sz="4" w:space="0" w:color="auto"/>
            </w:tcBorders>
            <w:vAlign w:val="bottom"/>
          </w:tcPr>
          <w:p w14:paraId="57576126"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0.062552</w:t>
            </w:r>
          </w:p>
        </w:tc>
        <w:tc>
          <w:tcPr>
            <w:tcW w:w="1714" w:type="dxa"/>
            <w:tcBorders>
              <w:top w:val="single" w:sz="4" w:space="0" w:color="auto"/>
            </w:tcBorders>
            <w:vAlign w:val="bottom"/>
          </w:tcPr>
          <w:p w14:paraId="4E36D9BA"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0.455197</w:t>
            </w:r>
          </w:p>
        </w:tc>
        <w:tc>
          <w:tcPr>
            <w:tcW w:w="1714" w:type="dxa"/>
            <w:tcBorders>
              <w:top w:val="single" w:sz="4" w:space="0" w:color="auto"/>
            </w:tcBorders>
            <w:vAlign w:val="bottom"/>
          </w:tcPr>
          <w:p w14:paraId="294B9621"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-0.072075</w:t>
            </w:r>
          </w:p>
        </w:tc>
      </w:tr>
      <w:tr w:rsidR="00CC2C37" w:rsidRPr="008C68DD" w14:paraId="46E3D619" w14:textId="77777777" w:rsidTr="00AD2764">
        <w:trPr>
          <w:trHeight w:val="288"/>
        </w:trPr>
        <w:tc>
          <w:tcPr>
            <w:tcW w:w="1800" w:type="dxa"/>
            <w:vAlign w:val="center"/>
          </w:tcPr>
          <w:p w14:paraId="35F67D0E"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Expected Index</w:t>
            </w:r>
          </w:p>
        </w:tc>
        <w:tc>
          <w:tcPr>
            <w:tcW w:w="1689" w:type="dxa"/>
            <w:vAlign w:val="bottom"/>
          </w:tcPr>
          <w:p w14:paraId="4C285089"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-0.047619</w:t>
            </w:r>
          </w:p>
        </w:tc>
        <w:tc>
          <w:tcPr>
            <w:tcW w:w="1723" w:type="dxa"/>
            <w:vAlign w:val="bottom"/>
          </w:tcPr>
          <w:p w14:paraId="41A6786D"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-0.047619</w:t>
            </w:r>
          </w:p>
        </w:tc>
        <w:tc>
          <w:tcPr>
            <w:tcW w:w="1714" w:type="dxa"/>
            <w:vAlign w:val="bottom"/>
          </w:tcPr>
          <w:p w14:paraId="2A66D394"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-0.047619</w:t>
            </w:r>
          </w:p>
        </w:tc>
        <w:tc>
          <w:tcPr>
            <w:tcW w:w="1714" w:type="dxa"/>
            <w:vAlign w:val="bottom"/>
          </w:tcPr>
          <w:p w14:paraId="45CF9069"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-0.047619</w:t>
            </w:r>
          </w:p>
        </w:tc>
      </w:tr>
      <w:tr w:rsidR="00CC2C37" w:rsidRPr="008C68DD" w14:paraId="21AE1D1D" w14:textId="77777777" w:rsidTr="00AD2764">
        <w:trPr>
          <w:trHeight w:val="288"/>
        </w:trPr>
        <w:tc>
          <w:tcPr>
            <w:tcW w:w="1800" w:type="dxa"/>
            <w:vAlign w:val="center"/>
          </w:tcPr>
          <w:p w14:paraId="2D9961A3"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Variance</w:t>
            </w:r>
          </w:p>
        </w:tc>
        <w:tc>
          <w:tcPr>
            <w:tcW w:w="1689" w:type="dxa"/>
            <w:vAlign w:val="bottom"/>
          </w:tcPr>
          <w:p w14:paraId="70437AE9"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0.035280</w:t>
            </w:r>
          </w:p>
        </w:tc>
        <w:tc>
          <w:tcPr>
            <w:tcW w:w="1723" w:type="dxa"/>
            <w:vAlign w:val="bottom"/>
          </w:tcPr>
          <w:p w14:paraId="67CF2E89"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0.036123</w:t>
            </w:r>
          </w:p>
        </w:tc>
        <w:tc>
          <w:tcPr>
            <w:tcW w:w="1714" w:type="dxa"/>
            <w:vAlign w:val="bottom"/>
          </w:tcPr>
          <w:p w14:paraId="12391B35"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0.033704</w:t>
            </w:r>
          </w:p>
        </w:tc>
        <w:tc>
          <w:tcPr>
            <w:tcW w:w="1714" w:type="dxa"/>
            <w:vAlign w:val="bottom"/>
          </w:tcPr>
          <w:p w14:paraId="33D58723"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0.033338</w:t>
            </w:r>
          </w:p>
        </w:tc>
      </w:tr>
      <w:tr w:rsidR="00CC2C37" w:rsidRPr="008C68DD" w14:paraId="3A8553D5" w14:textId="77777777" w:rsidTr="00AD2764">
        <w:trPr>
          <w:trHeight w:val="288"/>
        </w:trPr>
        <w:tc>
          <w:tcPr>
            <w:tcW w:w="1800" w:type="dxa"/>
            <w:vAlign w:val="center"/>
          </w:tcPr>
          <w:p w14:paraId="2F9F9B62"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z-score</w:t>
            </w:r>
          </w:p>
        </w:tc>
        <w:tc>
          <w:tcPr>
            <w:tcW w:w="1689" w:type="dxa"/>
            <w:vAlign w:val="bottom"/>
          </w:tcPr>
          <w:p w14:paraId="1918BAC6"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0.726468</w:t>
            </w:r>
          </w:p>
        </w:tc>
        <w:tc>
          <w:tcPr>
            <w:tcW w:w="1723" w:type="dxa"/>
            <w:vAlign w:val="bottom"/>
          </w:tcPr>
          <w:p w14:paraId="64C1EBEF"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0.579659</w:t>
            </w:r>
          </w:p>
        </w:tc>
        <w:tc>
          <w:tcPr>
            <w:tcW w:w="1714" w:type="dxa"/>
            <w:vAlign w:val="bottom"/>
          </w:tcPr>
          <w:p w14:paraId="7E851DE4"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2.738834</w:t>
            </w:r>
          </w:p>
        </w:tc>
        <w:tc>
          <w:tcPr>
            <w:tcW w:w="1714" w:type="dxa"/>
            <w:vAlign w:val="bottom"/>
          </w:tcPr>
          <w:p w14:paraId="53D8AD83"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-0.133944</w:t>
            </w:r>
          </w:p>
        </w:tc>
      </w:tr>
      <w:tr w:rsidR="00CC2C37" w:rsidRPr="008C68DD" w14:paraId="63F1A5E6" w14:textId="77777777" w:rsidTr="00AD2764">
        <w:trPr>
          <w:trHeight w:val="288"/>
        </w:trPr>
        <w:tc>
          <w:tcPr>
            <w:tcW w:w="1800" w:type="dxa"/>
            <w:vAlign w:val="center"/>
          </w:tcPr>
          <w:p w14:paraId="27EDD2AB"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p-value</w:t>
            </w:r>
          </w:p>
        </w:tc>
        <w:tc>
          <w:tcPr>
            <w:tcW w:w="1689" w:type="dxa"/>
            <w:vAlign w:val="bottom"/>
          </w:tcPr>
          <w:p w14:paraId="69B7BE1D"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0.467552</w:t>
            </w:r>
          </w:p>
        </w:tc>
        <w:tc>
          <w:tcPr>
            <w:tcW w:w="1723" w:type="dxa"/>
            <w:vAlign w:val="bottom"/>
          </w:tcPr>
          <w:p w14:paraId="49055020"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0.562144</w:t>
            </w:r>
          </w:p>
        </w:tc>
        <w:tc>
          <w:tcPr>
            <w:tcW w:w="1714" w:type="dxa"/>
            <w:vAlign w:val="bottom"/>
          </w:tcPr>
          <w:p w14:paraId="6BDFC38C" w14:textId="77777777" w:rsidR="00CC2C37" w:rsidRPr="008C68DD" w:rsidRDefault="00CC2C37" w:rsidP="00AD2764">
            <w:pPr>
              <w:jc w:val="right"/>
              <w:rPr>
                <w:rFonts w:ascii="Times New Roman" w:hAnsi="Times New Roman" w:cs="Times New Roman"/>
              </w:rPr>
            </w:pPr>
            <w:commentRangeStart w:id="793"/>
            <w:r w:rsidRPr="008C68DD">
              <w:rPr>
                <w:rFonts w:ascii="Times New Roman" w:hAnsi="Times New Roman" w:cs="Times New Roman"/>
              </w:rPr>
              <w:t>0.006166</w:t>
            </w:r>
            <w:commentRangeEnd w:id="793"/>
            <w:r w:rsidR="009019E8">
              <w:rPr>
                <w:rStyle w:val="CommentReference"/>
              </w:rPr>
              <w:commentReference w:id="793"/>
            </w:r>
          </w:p>
        </w:tc>
        <w:tc>
          <w:tcPr>
            <w:tcW w:w="1714" w:type="dxa"/>
            <w:vAlign w:val="bottom"/>
          </w:tcPr>
          <w:p w14:paraId="025DCF98"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0.893447</w:t>
            </w:r>
          </w:p>
        </w:tc>
      </w:tr>
    </w:tbl>
    <w:p w14:paraId="487664CA" w14:textId="45ACB7CC" w:rsidR="00CC2C37" w:rsidDel="00251CB8" w:rsidRDefault="00CC2C37" w:rsidP="00CC2C37">
      <w:pPr>
        <w:spacing w:after="0" w:line="480" w:lineRule="auto"/>
        <w:rPr>
          <w:del w:id="794" w:author="Jujia Li" w:date="2025-07-01T19:16:00Z" w16du:dateUtc="2025-07-02T00:16:00Z"/>
          <w:rFonts w:ascii="Times New Roman" w:hAnsi="Times New Roman" w:cs="Times New Roman"/>
        </w:rPr>
      </w:pPr>
    </w:p>
    <w:p w14:paraId="627DCB17" w14:textId="0EB20C4F" w:rsidR="00D52DBA" w:rsidRDefault="00D52DBA" w:rsidP="00CC2C37">
      <w:pPr>
        <w:spacing w:after="0" w:line="480" w:lineRule="auto"/>
        <w:rPr>
          <w:rFonts w:ascii="Times New Roman" w:hAnsi="Times New Roman" w:cs="Times New Roman"/>
        </w:rPr>
      </w:pPr>
      <w:r>
        <w:rPr>
          <w:rFonts w:ascii="Times New Roman" w:hAnsi="Times New Roman" w:cs="Times New Roman"/>
        </w:rPr>
        <w:t xml:space="preserve">Figure </w:t>
      </w:r>
      <w:del w:id="795" w:author="Jujia Li" w:date="2025-07-01T19:13:00Z" w16du:dateUtc="2025-07-02T00:13:00Z">
        <w:r w:rsidDel="00D04EC6">
          <w:rPr>
            <w:rFonts w:ascii="Times New Roman" w:hAnsi="Times New Roman" w:cs="Times New Roman"/>
          </w:rPr>
          <w:delText>x</w:delText>
        </w:r>
      </w:del>
      <w:ins w:id="796" w:author="Jujia Li" w:date="2025-07-01T19:13:00Z" w16du:dateUtc="2025-07-02T00:13:00Z">
        <w:r w:rsidR="00D04EC6">
          <w:rPr>
            <w:rFonts w:ascii="Times New Roman" w:hAnsi="Times New Roman" w:cs="Times New Roman"/>
          </w:rPr>
          <w:t>9</w:t>
        </w:r>
      </w:ins>
      <w:r>
        <w:rPr>
          <w:rFonts w:ascii="Times New Roman" w:hAnsi="Times New Roman" w:cs="Times New Roman"/>
        </w:rPr>
        <w:t>. Monthly Methadone</w:t>
      </w:r>
      <w:r w:rsidR="0020492A">
        <w:rPr>
          <w:rFonts w:ascii="Times New Roman" w:hAnsi="Times New Roman" w:cs="Times New Roman"/>
        </w:rPr>
        <w:t xml:space="preserve"> Per Capita</w:t>
      </w:r>
      <w:r>
        <w:rPr>
          <w:rFonts w:ascii="Times New Roman" w:hAnsi="Times New Roman" w:cs="Times New Roman"/>
        </w:rPr>
        <w:t xml:space="preserve"> </w:t>
      </w:r>
      <w:del w:id="797" w:author="Jujia Li" w:date="2025-07-01T19:09:00Z" w16du:dateUtc="2025-07-02T00:09:00Z">
        <w:r w:rsidDel="0037473A">
          <w:rPr>
            <w:rFonts w:ascii="Times New Roman" w:hAnsi="Times New Roman" w:cs="Times New Roman"/>
          </w:rPr>
          <w:delText xml:space="preserve">Consumption </w:delText>
        </w:r>
      </w:del>
      <w:ins w:id="798" w:author="Jujia Li" w:date="2025-07-01T19:09:00Z" w16du:dateUtc="2025-07-02T00:09:00Z">
        <w:r w:rsidR="0037473A">
          <w:rPr>
            <w:rFonts w:ascii="Times New Roman" w:hAnsi="Times New Roman" w:cs="Times New Roman"/>
          </w:rPr>
          <w:t xml:space="preserve">Distribution </w:t>
        </w:r>
      </w:ins>
      <w:r>
        <w:rPr>
          <w:rFonts w:ascii="Times New Roman" w:hAnsi="Times New Roman" w:cs="Times New Roman"/>
        </w:rPr>
        <w:t>by County</w:t>
      </w:r>
    </w:p>
    <w:p w14:paraId="6902C998" w14:textId="51B74C87" w:rsidR="00D52DBA" w:rsidRDefault="00D52DBA" w:rsidP="00CC2C37">
      <w:pPr>
        <w:spacing w:after="0" w:line="480" w:lineRule="auto"/>
        <w:rPr>
          <w:rFonts w:ascii="Times New Roman" w:hAnsi="Times New Roman" w:cs="Times New Roman"/>
        </w:rPr>
      </w:pPr>
      <w:del w:id="799" w:author="Jujia Li" w:date="2025-07-01T19:09:00Z" w16du:dateUtc="2025-07-02T00:09:00Z">
        <w:r w:rsidDel="0037473A">
          <w:rPr>
            <w:rFonts w:ascii="Times New Roman" w:hAnsi="Times New Roman" w:cs="Times New Roman"/>
            <w:noProof/>
          </w:rPr>
          <w:lastRenderedPageBreak/>
          <w:drawing>
            <wp:inline distT="0" distB="0" distL="0" distR="0" wp14:anchorId="0CF78AD5" wp14:editId="759AB243">
              <wp:extent cx="5943600" cy="3486150"/>
              <wp:effectExtent l="0" t="0" r="0" b="0"/>
              <wp:docPr id="1216331987" name="Picture 9"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31987" name="Picture 9" descr="A graph of numbers and lines&#10;&#10;AI-generated content may be incorrect."/>
                      <pic:cNvPicPr/>
                    </pic:nvPicPr>
                    <pic:blipFill rotWithShape="1">
                      <a:blip r:embed="rId28">
                        <a:extLst>
                          <a:ext uri="{28A0092B-C50C-407E-A947-70E740481C1C}">
                            <a14:useLocalDpi xmlns:a14="http://schemas.microsoft.com/office/drawing/2010/main" val="0"/>
                          </a:ext>
                        </a:extLst>
                      </a:blip>
                      <a:srcRect t="6154"/>
                      <a:stretch>
                        <a:fillRect/>
                      </a:stretch>
                    </pic:blipFill>
                    <pic:spPr bwMode="auto">
                      <a:xfrm>
                        <a:off x="0" y="0"/>
                        <a:ext cx="5943600" cy="3486150"/>
                      </a:xfrm>
                      <a:prstGeom prst="rect">
                        <a:avLst/>
                      </a:prstGeom>
                      <a:ln>
                        <a:noFill/>
                      </a:ln>
                      <a:extLst>
                        <a:ext uri="{53640926-AAD7-44D8-BBD7-CCE9431645EC}">
                          <a14:shadowObscured xmlns:a14="http://schemas.microsoft.com/office/drawing/2010/main"/>
                        </a:ext>
                      </a:extLst>
                    </pic:spPr>
                  </pic:pic>
                </a:graphicData>
              </a:graphic>
            </wp:inline>
          </w:drawing>
        </w:r>
      </w:del>
      <w:commentRangeStart w:id="800"/>
      <w:commentRangeStart w:id="801"/>
      <w:ins w:id="802" w:author="Jujia Li" w:date="2025-07-01T19:09:00Z" w16du:dateUtc="2025-07-02T00:09:00Z">
        <w:r w:rsidR="0037473A">
          <w:rPr>
            <w:rFonts w:ascii="Times New Roman" w:hAnsi="Times New Roman" w:cs="Times New Roman"/>
            <w:b/>
            <w:bCs/>
            <w:noProof/>
            <w:color w:val="EE0000"/>
          </w:rPr>
          <w:drawing>
            <wp:inline distT="0" distB="0" distL="0" distR="0" wp14:anchorId="73210FBB" wp14:editId="197BFC10">
              <wp:extent cx="5935980" cy="3509454"/>
              <wp:effectExtent l="0" t="0" r="7620" b="0"/>
              <wp:docPr id="1104221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a:extLst>
                          <a:ext uri="{28A0092B-C50C-407E-A947-70E740481C1C}">
                            <a14:useLocalDpi xmlns:a14="http://schemas.microsoft.com/office/drawing/2010/main" val="0"/>
                          </a:ext>
                        </a:extLst>
                      </a:blip>
                      <a:srcRect t="5414"/>
                      <a:stretch>
                        <a:fillRect/>
                      </a:stretch>
                    </pic:blipFill>
                    <pic:spPr bwMode="auto">
                      <a:xfrm>
                        <a:off x="0" y="0"/>
                        <a:ext cx="5935980" cy="3509454"/>
                      </a:xfrm>
                      <a:prstGeom prst="rect">
                        <a:avLst/>
                      </a:prstGeom>
                      <a:noFill/>
                      <a:ln>
                        <a:noFill/>
                      </a:ln>
                      <a:extLst>
                        <a:ext uri="{53640926-AAD7-44D8-BBD7-CCE9431645EC}">
                          <a14:shadowObscured xmlns:a14="http://schemas.microsoft.com/office/drawing/2010/main"/>
                        </a:ext>
                      </a:extLst>
                    </pic:spPr>
                  </pic:pic>
                </a:graphicData>
              </a:graphic>
            </wp:inline>
          </w:drawing>
        </w:r>
      </w:ins>
      <w:commentRangeEnd w:id="800"/>
      <w:r w:rsidR="009019E8">
        <w:rPr>
          <w:rStyle w:val="CommentReference"/>
        </w:rPr>
        <w:commentReference w:id="800"/>
      </w:r>
      <w:commentRangeEnd w:id="801"/>
      <w:r w:rsidR="009019E8">
        <w:rPr>
          <w:rStyle w:val="CommentReference"/>
        </w:rPr>
        <w:commentReference w:id="801"/>
      </w:r>
      <w:del w:id="803" w:author="Jujia Li" w:date="2025-07-01T19:09:00Z" w16du:dateUtc="2025-07-02T00:09:00Z">
        <w:r w:rsidR="00CC6ACC" w:rsidRPr="00CC6ACC" w:rsidDel="0037473A">
          <w:rPr>
            <w:rFonts w:ascii="Times New Roman" w:hAnsi="Times New Roman" w:cs="Times New Roman"/>
            <w:b/>
            <w:bCs/>
            <w:color w:val="EE0000"/>
          </w:rPr>
          <w:delText>Fix the y axis scale</w:delText>
        </w:r>
      </w:del>
    </w:p>
    <w:p w14:paraId="4EC0E1EE" w14:textId="03679C2C" w:rsidR="002C23F3" w:rsidRDefault="002C23F3" w:rsidP="002C23F3">
      <w:pPr>
        <w:spacing w:after="0" w:line="480" w:lineRule="auto"/>
        <w:ind w:firstLine="720"/>
        <w:rPr>
          <w:rFonts w:ascii="Times New Roman" w:hAnsi="Times New Roman" w:cs="Times New Roman"/>
        </w:rPr>
      </w:pPr>
      <w:r w:rsidRPr="002C23F3">
        <w:rPr>
          <w:rFonts w:ascii="Times New Roman" w:hAnsi="Times New Roman" w:cs="Times New Roman"/>
        </w:rPr>
        <w:t xml:space="preserve">Figure </w:t>
      </w:r>
      <w:del w:id="804" w:author="Jujia Li" w:date="2025-07-01T19:13:00Z" w16du:dateUtc="2025-07-02T00:13:00Z">
        <w:r w:rsidDel="00D04EC6">
          <w:rPr>
            <w:rFonts w:ascii="Times New Roman" w:hAnsi="Times New Roman" w:cs="Times New Roman"/>
          </w:rPr>
          <w:delText>x</w:delText>
        </w:r>
        <w:r w:rsidRPr="002C23F3" w:rsidDel="00D04EC6">
          <w:rPr>
            <w:rFonts w:ascii="Times New Roman" w:hAnsi="Times New Roman" w:cs="Times New Roman"/>
          </w:rPr>
          <w:delText xml:space="preserve"> </w:delText>
        </w:r>
      </w:del>
      <w:ins w:id="805" w:author="Jujia Li" w:date="2025-07-01T19:13:00Z" w16du:dateUtc="2025-07-02T00:13:00Z">
        <w:r w:rsidR="00D04EC6">
          <w:rPr>
            <w:rFonts w:ascii="Times New Roman" w:hAnsi="Times New Roman" w:cs="Times New Roman"/>
          </w:rPr>
          <w:t>9</w:t>
        </w:r>
        <w:r w:rsidR="00D04EC6" w:rsidRPr="002C23F3">
          <w:rPr>
            <w:rFonts w:ascii="Times New Roman" w:hAnsi="Times New Roman" w:cs="Times New Roman"/>
          </w:rPr>
          <w:t xml:space="preserve"> </w:t>
        </w:r>
      </w:ins>
      <w:r w:rsidRPr="002C23F3">
        <w:rPr>
          <w:rFonts w:ascii="Times New Roman" w:hAnsi="Times New Roman" w:cs="Times New Roman"/>
        </w:rPr>
        <w:t xml:space="preserve">illustrates </w:t>
      </w:r>
      <w:r w:rsidR="00BF1CA7" w:rsidRPr="002C23F3">
        <w:rPr>
          <w:rFonts w:ascii="Times New Roman" w:hAnsi="Times New Roman" w:cs="Times New Roman"/>
        </w:rPr>
        <w:t>declining</w:t>
      </w:r>
      <w:r w:rsidR="00BF1CA7">
        <w:rPr>
          <w:rFonts w:ascii="Times New Roman" w:hAnsi="Times New Roman" w:cs="Times New Roman"/>
        </w:rPr>
        <w:t xml:space="preserve"> </w:t>
      </w:r>
      <w:r w:rsidR="00BF1CA7" w:rsidRPr="002C23F3">
        <w:rPr>
          <w:rFonts w:ascii="Times New Roman" w:hAnsi="Times New Roman" w:cs="Times New Roman"/>
        </w:rPr>
        <w:t>monthly methadone consumption trend</w:t>
      </w:r>
      <w:r w:rsidR="00BF1CA7">
        <w:rPr>
          <w:rFonts w:ascii="Times New Roman" w:hAnsi="Times New Roman" w:cs="Times New Roman"/>
        </w:rPr>
        <w:t>s across</w:t>
      </w:r>
      <w:r w:rsidR="00BF1CA7" w:rsidRPr="00BF1CA7">
        <w:rPr>
          <w:rFonts w:ascii="Times New Roman" w:hAnsi="Times New Roman" w:cs="Times New Roman"/>
        </w:rPr>
        <w:t xml:space="preserve"> </w:t>
      </w:r>
      <w:r w:rsidR="00BF1CA7" w:rsidRPr="002C23F3">
        <w:rPr>
          <w:rFonts w:ascii="Times New Roman" w:hAnsi="Times New Roman" w:cs="Times New Roman"/>
        </w:rPr>
        <w:t>most counties in northwest Alabama exhibited</w:t>
      </w:r>
      <w:r w:rsidRPr="002C23F3">
        <w:rPr>
          <w:rFonts w:ascii="Times New Roman" w:hAnsi="Times New Roman" w:cs="Times New Roman"/>
        </w:rPr>
        <w:t xml:space="preserve">. </w:t>
      </w:r>
      <w:commentRangeStart w:id="806"/>
      <w:r w:rsidRPr="009019E8">
        <w:rPr>
          <w:rFonts w:ascii="Times New Roman" w:hAnsi="Times New Roman" w:cs="Times New Roman"/>
          <w:highlight w:val="yellow"/>
          <w:rPrChange w:id="807" w:author="Yuhui Yao" w:date="2025-07-08T10:01:00Z" w16du:dateUtc="2025-07-08T15:01:00Z">
            <w:rPr>
              <w:rFonts w:ascii="Times New Roman" w:hAnsi="Times New Roman" w:cs="Times New Roman"/>
            </w:rPr>
          </w:rPrChange>
        </w:rPr>
        <w:t>High-use counties such as Etowah</w:t>
      </w:r>
      <w:r w:rsidR="00477C16" w:rsidRPr="009019E8">
        <w:rPr>
          <w:rFonts w:ascii="Times New Roman" w:hAnsi="Times New Roman" w:cs="Times New Roman"/>
          <w:highlight w:val="yellow"/>
          <w:rPrChange w:id="808" w:author="Yuhui Yao" w:date="2025-07-08T10:01:00Z" w16du:dateUtc="2025-07-08T15:01:00Z">
            <w:rPr>
              <w:rFonts w:ascii="Times New Roman" w:hAnsi="Times New Roman" w:cs="Times New Roman"/>
            </w:rPr>
          </w:rPrChange>
        </w:rPr>
        <w:t xml:space="preserve"> </w:t>
      </w:r>
      <w:r w:rsidRPr="009019E8">
        <w:rPr>
          <w:rFonts w:ascii="Times New Roman" w:hAnsi="Times New Roman" w:cs="Times New Roman"/>
          <w:highlight w:val="yellow"/>
          <w:rPrChange w:id="809" w:author="Yuhui Yao" w:date="2025-07-08T10:01:00Z" w16du:dateUtc="2025-07-08T15:01:00Z">
            <w:rPr>
              <w:rFonts w:ascii="Times New Roman" w:hAnsi="Times New Roman" w:cs="Times New Roman"/>
            </w:rPr>
          </w:rPrChange>
        </w:rPr>
        <w:t xml:space="preserve">and </w:t>
      </w:r>
      <w:r w:rsidR="00477C16" w:rsidRPr="009019E8">
        <w:rPr>
          <w:rFonts w:ascii="Times New Roman" w:hAnsi="Times New Roman" w:cs="Times New Roman"/>
          <w:highlight w:val="yellow"/>
          <w:rPrChange w:id="810" w:author="Yuhui Yao" w:date="2025-07-08T10:01:00Z" w16du:dateUtc="2025-07-08T15:01:00Z">
            <w:rPr>
              <w:rFonts w:ascii="Times New Roman" w:hAnsi="Times New Roman" w:cs="Times New Roman"/>
            </w:rPr>
          </w:rPrChange>
        </w:rPr>
        <w:t>Marshall</w:t>
      </w:r>
      <w:r w:rsidRPr="009019E8">
        <w:rPr>
          <w:rFonts w:ascii="Times New Roman" w:hAnsi="Times New Roman" w:cs="Times New Roman"/>
          <w:highlight w:val="yellow"/>
          <w:rPrChange w:id="811" w:author="Yuhui Yao" w:date="2025-07-08T10:01:00Z" w16du:dateUtc="2025-07-08T15:01:00Z">
            <w:rPr>
              <w:rFonts w:ascii="Times New Roman" w:hAnsi="Times New Roman" w:cs="Times New Roman"/>
            </w:rPr>
          </w:rPrChange>
        </w:rPr>
        <w:t xml:space="preserve"> showed substantial decreases over time</w:t>
      </w:r>
      <w:r w:rsidRPr="002C23F3">
        <w:rPr>
          <w:rFonts w:ascii="Times New Roman" w:hAnsi="Times New Roman" w:cs="Times New Roman"/>
        </w:rPr>
        <w:t>,</w:t>
      </w:r>
      <w:commentRangeEnd w:id="806"/>
      <w:r w:rsidR="009019E8">
        <w:rPr>
          <w:rStyle w:val="CommentReference"/>
        </w:rPr>
        <w:commentReference w:id="806"/>
      </w:r>
      <w:r w:rsidRPr="002C23F3">
        <w:rPr>
          <w:rFonts w:ascii="Times New Roman" w:hAnsi="Times New Roman" w:cs="Times New Roman"/>
        </w:rPr>
        <w:t xml:space="preserve"> </w:t>
      </w:r>
      <w:commentRangeStart w:id="812"/>
      <w:r w:rsidRPr="002C23F3">
        <w:rPr>
          <w:rFonts w:ascii="Times New Roman" w:hAnsi="Times New Roman" w:cs="Times New Roman"/>
        </w:rPr>
        <w:t xml:space="preserve">suggesting possible policy changes, treatment shifts, or public health interventions targeting methadone-related opioid dependency. </w:t>
      </w:r>
      <w:commentRangeEnd w:id="812"/>
      <w:r w:rsidR="009019E8">
        <w:rPr>
          <w:rStyle w:val="CommentReference"/>
        </w:rPr>
        <w:commentReference w:id="812"/>
      </w:r>
      <w:r w:rsidRPr="002C23F3">
        <w:rPr>
          <w:rFonts w:ascii="Times New Roman" w:hAnsi="Times New Roman" w:cs="Times New Roman"/>
        </w:rPr>
        <w:t>Jefferson and Tuscaloosa counties, despite their larger populations, maintained moderate and stable</w:t>
      </w:r>
      <w:r w:rsidR="00477C16">
        <w:rPr>
          <w:rFonts w:ascii="Times New Roman" w:hAnsi="Times New Roman" w:cs="Times New Roman"/>
        </w:rPr>
        <w:t xml:space="preserve"> per-capita</w:t>
      </w:r>
      <w:r w:rsidRPr="002C23F3">
        <w:rPr>
          <w:rFonts w:ascii="Times New Roman" w:hAnsi="Times New Roman" w:cs="Times New Roman"/>
        </w:rPr>
        <w:t xml:space="preserve"> consumption patterns with slight downward slopes. Meanwhile, counties such as Lamar</w:t>
      </w:r>
      <w:r w:rsidR="00477C16">
        <w:rPr>
          <w:rFonts w:ascii="Times New Roman" w:hAnsi="Times New Roman" w:cs="Times New Roman"/>
        </w:rPr>
        <w:t xml:space="preserve"> </w:t>
      </w:r>
      <w:r w:rsidRPr="002C23F3">
        <w:rPr>
          <w:rFonts w:ascii="Times New Roman" w:hAnsi="Times New Roman" w:cs="Times New Roman"/>
        </w:rPr>
        <w:t xml:space="preserve">and </w:t>
      </w:r>
      <w:r w:rsidR="00477C16">
        <w:rPr>
          <w:rFonts w:ascii="Times New Roman" w:hAnsi="Times New Roman" w:cs="Times New Roman"/>
        </w:rPr>
        <w:t>Pickens</w:t>
      </w:r>
      <w:r w:rsidRPr="002C23F3">
        <w:rPr>
          <w:rFonts w:ascii="Times New Roman" w:hAnsi="Times New Roman" w:cs="Times New Roman"/>
        </w:rPr>
        <w:t xml:space="preserve"> demonstrated relatively steady trends, with minor fluctuations and no pronounced decline. </w:t>
      </w:r>
      <w:commentRangeStart w:id="813"/>
      <w:r w:rsidRPr="002C23F3">
        <w:rPr>
          <w:rFonts w:ascii="Times New Roman" w:hAnsi="Times New Roman" w:cs="Times New Roman"/>
        </w:rPr>
        <w:t>The widespread reduction in methadone consumption may reflect a regional move away from methadone in favor of other medication-assisted treatments (e.g., buprenorphine), or increased regulation and monitoring of opioid prescriptions in the area.</w:t>
      </w:r>
      <w:commentRangeEnd w:id="813"/>
      <w:r w:rsidR="009019E8">
        <w:rPr>
          <w:rStyle w:val="CommentReference"/>
        </w:rPr>
        <w:commentReference w:id="813"/>
      </w:r>
    </w:p>
    <w:p w14:paraId="01056A03" w14:textId="184B6267" w:rsidR="00CC2C37" w:rsidRPr="00DE3ECF" w:rsidRDefault="00CC2C37" w:rsidP="00CC2C37">
      <w:pPr>
        <w:spacing w:after="0" w:line="480" w:lineRule="auto"/>
        <w:rPr>
          <w:rFonts w:ascii="Times New Roman" w:hAnsi="Times New Roman" w:cs="Times New Roman"/>
        </w:rPr>
      </w:pPr>
      <w:r>
        <w:rPr>
          <w:rFonts w:ascii="Times New Roman" w:hAnsi="Times New Roman" w:cs="Times New Roman"/>
        </w:rPr>
        <w:t>Figure</w:t>
      </w:r>
      <w:r w:rsidR="00E33050">
        <w:rPr>
          <w:rFonts w:ascii="Times New Roman" w:hAnsi="Times New Roman" w:cs="Times New Roman"/>
        </w:rPr>
        <w:t xml:space="preserve"> </w:t>
      </w:r>
      <w:del w:id="814" w:author="Jujia Li" w:date="2025-07-01T16:04:00Z" w16du:dateUtc="2025-07-01T21:04:00Z">
        <w:r w:rsidR="00E33050" w:rsidDel="00503425">
          <w:rPr>
            <w:rFonts w:ascii="Times New Roman" w:hAnsi="Times New Roman" w:cs="Times New Roman"/>
          </w:rPr>
          <w:delText>x</w:delText>
        </w:r>
      </w:del>
      <w:ins w:id="815" w:author="Jujia Li" w:date="2025-07-01T16:04:00Z" w16du:dateUtc="2025-07-01T21:04:00Z">
        <w:r w:rsidR="00503425">
          <w:rPr>
            <w:rFonts w:ascii="Times New Roman" w:hAnsi="Times New Roman" w:cs="Times New Roman"/>
          </w:rPr>
          <w:t>1</w:t>
        </w:r>
      </w:ins>
      <w:ins w:id="816" w:author="Jujia Li" w:date="2025-07-01T19:13:00Z" w16du:dateUtc="2025-07-02T00:13:00Z">
        <w:r w:rsidR="00D04EC6">
          <w:rPr>
            <w:rFonts w:ascii="Times New Roman" w:hAnsi="Times New Roman" w:cs="Times New Roman"/>
          </w:rPr>
          <w:t>0</w:t>
        </w:r>
      </w:ins>
      <w:r>
        <w:rPr>
          <w:rFonts w:ascii="Times New Roman" w:hAnsi="Times New Roman" w:cs="Times New Roman"/>
        </w:rPr>
        <w:t xml:space="preserve">. </w:t>
      </w:r>
      <w:r w:rsidRPr="00DE3ECF">
        <w:rPr>
          <w:rFonts w:ascii="Times New Roman" w:hAnsi="Times New Roman" w:cs="Times New Roman"/>
        </w:rPr>
        <w:t>Hot Spot Analysis (Geti-Ord Gi*)</w:t>
      </w:r>
      <w:r>
        <w:rPr>
          <w:rFonts w:ascii="Times New Roman" w:hAnsi="Times New Roman" w:cs="Times New Roman"/>
        </w:rPr>
        <w:t xml:space="preserve"> of </w:t>
      </w:r>
      <w:r w:rsidR="00E33050">
        <w:rPr>
          <w:rFonts w:ascii="Times New Roman" w:hAnsi="Times New Roman" w:cs="Times New Roman"/>
        </w:rPr>
        <w:t>Medication</w:t>
      </w:r>
      <w:r>
        <w:rPr>
          <w:rFonts w:ascii="Times New Roman" w:hAnsi="Times New Roman" w:cs="Times New Roman"/>
        </w:rPr>
        <w:t xml:space="preserve"> Consumption</w:t>
      </w:r>
      <w:r w:rsidRPr="00985680">
        <w:rPr>
          <w:rFonts w:ascii="Times New Roman" w:hAnsi="Times New Roman" w:cs="Times New Roman"/>
        </w:rPr>
        <w:t xml:space="preserve"> </w:t>
      </w:r>
      <w:r>
        <w:rPr>
          <w:rFonts w:ascii="Times New Roman" w:hAnsi="Times New Roman" w:cs="Times New Roman"/>
        </w:rPr>
        <w:t>(Per Capita)</w:t>
      </w:r>
    </w:p>
    <w:p w14:paraId="47C09349" w14:textId="77777777" w:rsidR="00CC2C37" w:rsidRDefault="00CC2C37" w:rsidP="00CC2C37">
      <w:pPr>
        <w:spacing w:after="0" w:line="480" w:lineRule="auto"/>
        <w:rPr>
          <w:rFonts w:ascii="Times New Roman" w:hAnsi="Times New Roman" w:cs="Times New Roman"/>
          <w:noProof/>
        </w:rPr>
      </w:pPr>
      <w:r w:rsidRPr="00CF340A">
        <w:rPr>
          <w:rFonts w:ascii="Times New Roman" w:hAnsi="Times New Roman" w:cs="Times New Roman"/>
          <w:noProof/>
        </w:rPr>
        <w:lastRenderedPageBreak/>
        <w:t xml:space="preserve"> </w:t>
      </w:r>
      <w:r>
        <w:rPr>
          <w:rFonts w:ascii="Times New Roman" w:hAnsi="Times New Roman" w:cs="Times New Roman"/>
          <w:noProof/>
        </w:rPr>
        <w:drawing>
          <wp:inline distT="0" distB="0" distL="0" distR="0" wp14:anchorId="513A34D6" wp14:editId="06F47EB8">
            <wp:extent cx="2667000" cy="1782154"/>
            <wp:effectExtent l="0" t="0" r="0" b="8890"/>
            <wp:docPr id="402503085" name="Picture 1" descr="A map of state with several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03085" name="Picture 1" descr="A map of state with several states&#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l="36682" t="11827" r="29187" b="11291"/>
                    <a:stretch/>
                  </pic:blipFill>
                  <pic:spPr bwMode="auto">
                    <a:xfrm>
                      <a:off x="0" y="0"/>
                      <a:ext cx="2674765" cy="178734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31FCE6D3" wp14:editId="6CAE0952">
            <wp:extent cx="2657475" cy="1767530"/>
            <wp:effectExtent l="0" t="0" r="0" b="4445"/>
            <wp:docPr id="541855972" name="Picture 2" descr="A map of the state of missour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55972" name="Picture 2" descr="A map of the state of missouri&#10;&#10;AI-generated content may be incorrect."/>
                    <pic:cNvPicPr>
                      <a:picLocks noChangeAspect="1" noChangeArrowheads="1"/>
                    </pic:cNvPicPr>
                  </pic:nvPicPr>
                  <pic:blipFill rotWithShape="1">
                    <a:blip r:embed="rId31">
                      <a:extLst>
                        <a:ext uri="{28A0092B-C50C-407E-A947-70E740481C1C}">
                          <a14:useLocalDpi xmlns:a14="http://schemas.microsoft.com/office/drawing/2010/main" val="0"/>
                        </a:ext>
                      </a:extLst>
                    </a:blip>
                    <a:srcRect l="36204" t="11291" r="29506" b="11828"/>
                    <a:stretch/>
                  </pic:blipFill>
                  <pic:spPr bwMode="auto">
                    <a:xfrm>
                      <a:off x="0" y="0"/>
                      <a:ext cx="2668077" cy="1774581"/>
                    </a:xfrm>
                    <a:prstGeom prst="rect">
                      <a:avLst/>
                    </a:prstGeom>
                    <a:noFill/>
                    <a:ln>
                      <a:noFill/>
                    </a:ln>
                    <a:extLst>
                      <a:ext uri="{53640926-AAD7-44D8-BBD7-CCE9431645EC}">
                        <a14:shadowObscured xmlns:a14="http://schemas.microsoft.com/office/drawing/2010/main"/>
                      </a:ext>
                    </a:extLst>
                  </pic:spPr>
                </pic:pic>
              </a:graphicData>
            </a:graphic>
          </wp:inline>
        </w:drawing>
      </w:r>
    </w:p>
    <w:p w14:paraId="41DF3914" w14:textId="77777777" w:rsidR="00CC2C37" w:rsidRPr="004157A8" w:rsidRDefault="00CC2C37" w:rsidP="00CC2C37">
      <w:pPr>
        <w:spacing w:after="0" w:line="480" w:lineRule="auto"/>
        <w:ind w:left="720" w:firstLine="720"/>
        <w:rPr>
          <w:rFonts w:ascii="Times New Roman" w:hAnsi="Times New Roman" w:cs="Times New Roman"/>
          <w:noProof/>
        </w:rPr>
      </w:pPr>
      <w:r>
        <w:rPr>
          <w:rFonts w:ascii="Times New Roman" w:hAnsi="Times New Roman" w:cs="Times New Roman"/>
        </w:rPr>
        <w:t xml:space="preserve">(a) </w:t>
      </w:r>
      <w:r w:rsidRPr="00985680">
        <w:rPr>
          <w:rFonts w:ascii="Times New Roman" w:hAnsi="Times New Roman" w:cs="Times New Roman"/>
        </w:rPr>
        <w:t>Buprenorphine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(b) </w:t>
      </w:r>
      <w:r w:rsidRPr="003F3C02">
        <w:rPr>
          <w:rFonts w:ascii="Times New Roman" w:hAnsi="Times New Roman" w:cs="Times New Roman"/>
        </w:rPr>
        <w:t>Hydrocodone</w:t>
      </w:r>
    </w:p>
    <w:p w14:paraId="2B9D863D" w14:textId="77777777" w:rsidR="00CC2C37" w:rsidRDefault="00CC2C37" w:rsidP="00CC2C37">
      <w:pPr>
        <w:spacing w:after="0" w:line="480" w:lineRule="auto"/>
        <w:rPr>
          <w:rFonts w:ascii="Times New Roman" w:hAnsi="Times New Roman" w:cs="Times New Roman"/>
          <w:noProof/>
        </w:rPr>
      </w:pPr>
      <w:r w:rsidRPr="00CF340A">
        <w:rPr>
          <w:rFonts w:ascii="Times New Roman" w:hAnsi="Times New Roman" w:cs="Times New Roman"/>
          <w:noProof/>
        </w:rPr>
        <w:t xml:space="preserve"> </w:t>
      </w:r>
      <w:commentRangeStart w:id="817"/>
      <w:r>
        <w:rPr>
          <w:rFonts w:ascii="Times New Roman" w:hAnsi="Times New Roman" w:cs="Times New Roman"/>
          <w:noProof/>
        </w:rPr>
        <w:drawing>
          <wp:inline distT="0" distB="0" distL="0" distR="0" wp14:anchorId="23C93DB2" wp14:editId="1FD2F3D0">
            <wp:extent cx="2667000" cy="1832773"/>
            <wp:effectExtent l="0" t="0" r="0" b="0"/>
            <wp:docPr id="689260319" name="Picture 3"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60319" name="Picture 3" descr="A map of the state of mississippi&#10;&#10;AI-generated content may be incorrect."/>
                    <pic:cNvPicPr>
                      <a:picLocks noChangeAspect="1" noChangeArrowheads="1"/>
                    </pic:cNvPicPr>
                  </pic:nvPicPr>
                  <pic:blipFill rotWithShape="1">
                    <a:blip r:embed="rId32">
                      <a:extLst>
                        <a:ext uri="{28A0092B-C50C-407E-A947-70E740481C1C}">
                          <a14:useLocalDpi xmlns:a14="http://schemas.microsoft.com/office/drawing/2010/main" val="0"/>
                        </a:ext>
                      </a:extLst>
                    </a:blip>
                    <a:srcRect l="37003" t="10753" r="29345" b="11291"/>
                    <a:stretch/>
                  </pic:blipFill>
                  <pic:spPr bwMode="auto">
                    <a:xfrm>
                      <a:off x="0" y="0"/>
                      <a:ext cx="2673721" cy="1837391"/>
                    </a:xfrm>
                    <a:prstGeom prst="rect">
                      <a:avLst/>
                    </a:prstGeom>
                    <a:noFill/>
                    <a:ln>
                      <a:noFill/>
                    </a:ln>
                    <a:extLst>
                      <a:ext uri="{53640926-AAD7-44D8-BBD7-CCE9431645EC}">
                        <a14:shadowObscured xmlns:a14="http://schemas.microsoft.com/office/drawing/2010/main"/>
                      </a:ext>
                    </a:extLst>
                  </pic:spPr>
                </pic:pic>
              </a:graphicData>
            </a:graphic>
          </wp:inline>
        </w:drawing>
      </w:r>
      <w:commentRangeEnd w:id="817"/>
      <w:r w:rsidR="009019E8">
        <w:rPr>
          <w:rStyle w:val="CommentReference"/>
        </w:rPr>
        <w:commentReference w:id="817"/>
      </w:r>
      <w:r>
        <w:rPr>
          <w:rFonts w:ascii="Times New Roman" w:hAnsi="Times New Roman" w:cs="Times New Roman"/>
          <w:noProof/>
        </w:rPr>
        <w:drawing>
          <wp:inline distT="0" distB="0" distL="0" distR="0" wp14:anchorId="03AEE1F2" wp14:editId="7AE038EB">
            <wp:extent cx="2657475" cy="1813044"/>
            <wp:effectExtent l="0" t="0" r="0" b="0"/>
            <wp:docPr id="319918961" name="Picture 4" descr="A map of the state of arkans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18961" name="Picture 4" descr="A map of the state of arkansas&#10;&#10;AI-generated content may be incorrect."/>
                    <pic:cNvPicPr>
                      <a:picLocks noChangeAspect="1" noChangeArrowheads="1"/>
                    </pic:cNvPicPr>
                  </pic:nvPicPr>
                  <pic:blipFill rotWithShape="1">
                    <a:blip r:embed="rId33">
                      <a:extLst>
                        <a:ext uri="{28A0092B-C50C-407E-A947-70E740481C1C}">
                          <a14:useLocalDpi xmlns:a14="http://schemas.microsoft.com/office/drawing/2010/main" val="0"/>
                        </a:ext>
                      </a:extLst>
                    </a:blip>
                    <a:srcRect l="36842" t="10216" r="29027" b="11290"/>
                    <a:stretch/>
                  </pic:blipFill>
                  <pic:spPr bwMode="auto">
                    <a:xfrm>
                      <a:off x="0" y="0"/>
                      <a:ext cx="2661723" cy="1815942"/>
                    </a:xfrm>
                    <a:prstGeom prst="rect">
                      <a:avLst/>
                    </a:prstGeom>
                    <a:noFill/>
                    <a:ln>
                      <a:noFill/>
                    </a:ln>
                    <a:extLst>
                      <a:ext uri="{53640926-AAD7-44D8-BBD7-CCE9431645EC}">
                        <a14:shadowObscured xmlns:a14="http://schemas.microsoft.com/office/drawing/2010/main"/>
                      </a:ext>
                    </a:extLst>
                  </pic:spPr>
                </pic:pic>
              </a:graphicData>
            </a:graphic>
          </wp:inline>
        </w:drawing>
      </w:r>
    </w:p>
    <w:p w14:paraId="5533A10F" w14:textId="77777777" w:rsidR="00CC2C37" w:rsidRDefault="00CC2C37" w:rsidP="00CC2C37">
      <w:pPr>
        <w:spacing w:after="0" w:line="480" w:lineRule="auto"/>
        <w:ind w:left="720" w:firstLine="720"/>
        <w:rPr>
          <w:rFonts w:ascii="Times New Roman" w:hAnsi="Times New Roman" w:cs="Times New Roman"/>
        </w:rPr>
      </w:pPr>
      <w:r>
        <w:rPr>
          <w:rFonts w:ascii="Times New Roman" w:hAnsi="Times New Roman" w:cs="Times New Roman"/>
        </w:rPr>
        <w:t xml:space="preserve">(c) </w:t>
      </w:r>
      <w:r w:rsidRPr="003F3C02">
        <w:rPr>
          <w:rFonts w:ascii="Times New Roman" w:hAnsi="Times New Roman" w:cs="Times New Roman"/>
        </w:rPr>
        <w:t>Methadone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(d) </w:t>
      </w:r>
      <w:r w:rsidRPr="00AE4440">
        <w:rPr>
          <w:rFonts w:ascii="Times New Roman" w:hAnsi="Times New Roman" w:cs="Times New Roman"/>
        </w:rPr>
        <w:t>Oxycodone</w:t>
      </w:r>
    </w:p>
    <w:p w14:paraId="31DD570D" w14:textId="58F8E883" w:rsidR="006E19D6" w:rsidRDefault="00800CB7" w:rsidP="006E19D6">
      <w:pPr>
        <w:spacing w:after="0" w:line="480" w:lineRule="auto"/>
        <w:ind w:firstLine="720"/>
        <w:rPr>
          <w:rFonts w:ascii="Times New Roman" w:hAnsi="Times New Roman" w:cs="Times New Roman"/>
          <w:noProof/>
        </w:rPr>
      </w:pPr>
      <w:r w:rsidRPr="00800CB7">
        <w:rPr>
          <w:rFonts w:ascii="Times New Roman" w:hAnsi="Times New Roman" w:cs="Times New Roman"/>
          <w:noProof/>
        </w:rPr>
        <w:t xml:space="preserve">Figure </w:t>
      </w:r>
      <w:del w:id="818" w:author="Jujia Li" w:date="2025-07-01T16:04:00Z" w16du:dateUtc="2025-07-01T21:04:00Z">
        <w:r w:rsidDel="00503425">
          <w:rPr>
            <w:rFonts w:ascii="Times New Roman" w:hAnsi="Times New Roman" w:cs="Times New Roman"/>
            <w:noProof/>
          </w:rPr>
          <w:delText>x</w:delText>
        </w:r>
        <w:r w:rsidR="002A0097" w:rsidDel="00503425">
          <w:rPr>
            <w:rFonts w:ascii="Times New Roman" w:hAnsi="Times New Roman" w:cs="Times New Roman"/>
            <w:noProof/>
          </w:rPr>
          <w:delText xml:space="preserve"> </w:delText>
        </w:r>
      </w:del>
      <w:ins w:id="819" w:author="Jujia Li" w:date="2025-07-01T16:04:00Z" w16du:dateUtc="2025-07-01T21:04:00Z">
        <w:r w:rsidR="00503425">
          <w:rPr>
            <w:rFonts w:ascii="Times New Roman" w:hAnsi="Times New Roman" w:cs="Times New Roman"/>
            <w:noProof/>
          </w:rPr>
          <w:t>1</w:t>
        </w:r>
      </w:ins>
      <w:ins w:id="820" w:author="Jujia Li" w:date="2025-07-01T19:13:00Z" w16du:dateUtc="2025-07-02T00:13:00Z">
        <w:r w:rsidR="00D04EC6">
          <w:rPr>
            <w:rFonts w:ascii="Times New Roman" w:hAnsi="Times New Roman" w:cs="Times New Roman"/>
            <w:noProof/>
          </w:rPr>
          <w:t>0</w:t>
        </w:r>
      </w:ins>
      <w:ins w:id="821" w:author="Jujia Li" w:date="2025-07-01T16:04:00Z" w16du:dateUtc="2025-07-01T21:04:00Z">
        <w:r w:rsidR="00503425">
          <w:rPr>
            <w:rFonts w:ascii="Times New Roman" w:hAnsi="Times New Roman" w:cs="Times New Roman"/>
            <w:noProof/>
          </w:rPr>
          <w:t xml:space="preserve"> </w:t>
        </w:r>
      </w:ins>
      <w:r w:rsidR="002A0097">
        <w:rPr>
          <w:rFonts w:ascii="Times New Roman" w:hAnsi="Times New Roman" w:cs="Times New Roman"/>
          <w:noProof/>
        </w:rPr>
        <w:t>(c)</w:t>
      </w:r>
      <w:r w:rsidRPr="00800CB7">
        <w:rPr>
          <w:rFonts w:ascii="Times New Roman" w:hAnsi="Times New Roman" w:cs="Times New Roman"/>
          <w:noProof/>
        </w:rPr>
        <w:t xml:space="preserve"> illustrates the spatial clustering of methadone consumption per capita using Getis-Ord Gi* statistics. The results identify a significant hot spot in the southwestern portion of the region, particularly in Tuscaloosa, Fayette, Walker, and Lamar counties. This suggests that residents in these counties have higher access to or greater utilization of methadone treatment programs, potentially reflecting</w:t>
      </w:r>
      <w:commentRangeStart w:id="822"/>
      <w:r w:rsidRPr="00800CB7">
        <w:rPr>
          <w:rFonts w:ascii="Times New Roman" w:hAnsi="Times New Roman" w:cs="Times New Roman"/>
          <w:noProof/>
        </w:rPr>
        <w:t xml:space="preserve"> localized public health strategies or higher opioid dependence treatment demand. </w:t>
      </w:r>
      <w:commentRangeEnd w:id="822"/>
      <w:r w:rsidR="009019E8">
        <w:rPr>
          <w:rStyle w:val="CommentReference"/>
        </w:rPr>
        <w:commentReference w:id="822"/>
      </w:r>
      <w:r w:rsidRPr="00800CB7">
        <w:rPr>
          <w:rFonts w:ascii="Times New Roman" w:hAnsi="Times New Roman" w:cs="Times New Roman"/>
          <w:noProof/>
        </w:rPr>
        <w:t xml:space="preserve">Conversely, </w:t>
      </w:r>
      <w:commentRangeStart w:id="823"/>
      <w:r w:rsidRPr="00800CB7">
        <w:rPr>
          <w:rFonts w:ascii="Times New Roman" w:hAnsi="Times New Roman" w:cs="Times New Roman"/>
          <w:noProof/>
        </w:rPr>
        <w:t>a cold spot cluster comprising Madison, Limestone, and Morgan counties may indicate limited methadone distribution, possibly due to policy, access, or demographic factors</w:t>
      </w:r>
      <w:commentRangeEnd w:id="823"/>
      <w:r w:rsidR="009019E8">
        <w:rPr>
          <w:rStyle w:val="CommentReference"/>
        </w:rPr>
        <w:commentReference w:id="823"/>
      </w:r>
      <w:r w:rsidRPr="00800CB7">
        <w:rPr>
          <w:rFonts w:ascii="Times New Roman" w:hAnsi="Times New Roman" w:cs="Times New Roman"/>
          <w:noProof/>
        </w:rPr>
        <w:t xml:space="preserve">. </w:t>
      </w:r>
    </w:p>
    <w:p w14:paraId="4ED0D873" w14:textId="174AAC64" w:rsidR="006E19D6" w:rsidRDefault="006E19D6" w:rsidP="006E19D6">
      <w:pPr>
        <w:spacing w:after="0" w:line="480" w:lineRule="auto"/>
        <w:ind w:firstLine="720"/>
        <w:rPr>
          <w:ins w:id="824" w:author="Jujia Li" w:date="2025-07-01T18:15:00Z" w16du:dateUtc="2025-07-01T23:15:00Z"/>
          <w:rFonts w:ascii="Times New Roman" w:hAnsi="Times New Roman" w:cs="Times New Roman"/>
          <w:noProof/>
        </w:rPr>
      </w:pPr>
      <w:r w:rsidRPr="006E19D6">
        <w:rPr>
          <w:rFonts w:ascii="Times New Roman" w:hAnsi="Times New Roman" w:cs="Times New Roman"/>
          <w:noProof/>
        </w:rPr>
        <w:lastRenderedPageBreak/>
        <w:t xml:space="preserve">Although the Global Moran’s I values for hydrocodone, methadone, and oxycodone were not statistically significant (p &gt; 0.05), </w:t>
      </w:r>
      <w:r>
        <w:rPr>
          <w:rFonts w:ascii="Times New Roman" w:hAnsi="Times New Roman" w:cs="Times New Roman"/>
          <w:noProof/>
        </w:rPr>
        <w:t>we still offer the hot spot figure for reference</w:t>
      </w:r>
      <w:r w:rsidRPr="006E19D6">
        <w:rPr>
          <w:rFonts w:ascii="Times New Roman" w:hAnsi="Times New Roman" w:cs="Times New Roman"/>
          <w:noProof/>
        </w:rPr>
        <w:t xml:space="preserve"> (Figure </w:t>
      </w:r>
      <w:del w:id="825" w:author="Jujia Li" w:date="2025-07-01T16:04:00Z" w16du:dateUtc="2025-07-01T21:04:00Z">
        <w:r w:rsidRPr="006E19D6" w:rsidDel="00503425">
          <w:rPr>
            <w:rFonts w:ascii="Times New Roman" w:hAnsi="Times New Roman" w:cs="Times New Roman"/>
            <w:noProof/>
          </w:rPr>
          <w:delText>X</w:delText>
        </w:r>
        <w:r w:rsidDel="00503425">
          <w:rPr>
            <w:rFonts w:ascii="Times New Roman" w:hAnsi="Times New Roman" w:cs="Times New Roman"/>
            <w:noProof/>
          </w:rPr>
          <w:delText xml:space="preserve"> </w:delText>
        </w:r>
      </w:del>
      <w:ins w:id="826" w:author="Jujia Li" w:date="2025-07-01T16:04:00Z" w16du:dateUtc="2025-07-01T21:04:00Z">
        <w:r w:rsidR="00503425">
          <w:rPr>
            <w:rFonts w:ascii="Times New Roman" w:hAnsi="Times New Roman" w:cs="Times New Roman"/>
            <w:noProof/>
          </w:rPr>
          <w:t>1</w:t>
        </w:r>
      </w:ins>
      <w:ins w:id="827" w:author="Jujia Li" w:date="2025-07-01T19:13:00Z" w16du:dateUtc="2025-07-02T00:13:00Z">
        <w:r w:rsidR="00D04EC6">
          <w:rPr>
            <w:rFonts w:ascii="Times New Roman" w:hAnsi="Times New Roman" w:cs="Times New Roman"/>
            <w:noProof/>
          </w:rPr>
          <w:t>0</w:t>
        </w:r>
      </w:ins>
      <w:ins w:id="828" w:author="Jujia Li" w:date="2025-07-01T16:04:00Z" w16du:dateUtc="2025-07-01T21:04:00Z">
        <w:r w:rsidR="00503425">
          <w:rPr>
            <w:rFonts w:ascii="Times New Roman" w:hAnsi="Times New Roman" w:cs="Times New Roman"/>
            <w:noProof/>
          </w:rPr>
          <w:t xml:space="preserve"> </w:t>
        </w:r>
      </w:ins>
      <w:r>
        <w:rPr>
          <w:rFonts w:ascii="Times New Roman" w:hAnsi="Times New Roman" w:cs="Times New Roman"/>
          <w:noProof/>
        </w:rPr>
        <w:t>(a), (b), and (d)</w:t>
      </w:r>
      <w:r w:rsidRPr="006E19D6">
        <w:rPr>
          <w:rFonts w:ascii="Times New Roman" w:hAnsi="Times New Roman" w:cs="Times New Roman"/>
          <w:noProof/>
        </w:rPr>
        <w:t xml:space="preserve">). </w:t>
      </w:r>
    </w:p>
    <w:p w14:paraId="6E2D7851" w14:textId="77777777" w:rsidR="00F96139" w:rsidRDefault="00F96139" w:rsidP="00F96139">
      <w:pPr>
        <w:spacing w:after="0" w:line="480" w:lineRule="auto"/>
        <w:rPr>
          <w:ins w:id="829" w:author="Yuhui Yao" w:date="2025-07-08T10:13:00Z" w16du:dateUtc="2025-07-08T15:13:00Z"/>
          <w:rFonts w:ascii="Times New Roman" w:hAnsi="Times New Roman" w:cs="Times New Roman"/>
          <w:noProof/>
        </w:rPr>
      </w:pPr>
    </w:p>
    <w:p w14:paraId="696815EF" w14:textId="77777777" w:rsidR="009019E8" w:rsidRDefault="009019E8" w:rsidP="00F96139">
      <w:pPr>
        <w:spacing w:after="0" w:line="480" w:lineRule="auto"/>
        <w:rPr>
          <w:ins w:id="830" w:author="Yuhui Yao" w:date="2025-07-08T10:13:00Z" w16du:dateUtc="2025-07-08T15:13:00Z"/>
          <w:rFonts w:ascii="Times New Roman" w:hAnsi="Times New Roman" w:cs="Times New Roman"/>
          <w:noProof/>
        </w:rPr>
      </w:pPr>
      <w:commentRangeStart w:id="831"/>
      <w:commentRangeEnd w:id="831"/>
      <w:ins w:id="832" w:author="Yuhui Yao" w:date="2025-07-08T10:13:00Z" w16du:dateUtc="2025-07-08T15:13:00Z">
        <w:r>
          <w:rPr>
            <w:rStyle w:val="CommentReference"/>
          </w:rPr>
          <w:commentReference w:id="831"/>
        </w:r>
      </w:ins>
    </w:p>
    <w:p w14:paraId="4FD96A3A" w14:textId="77777777" w:rsidR="009019E8" w:rsidRDefault="009019E8" w:rsidP="00F96139">
      <w:pPr>
        <w:spacing w:after="0" w:line="480" w:lineRule="auto"/>
        <w:rPr>
          <w:ins w:id="833" w:author="Jujia Li" w:date="2025-07-01T18:16:00Z" w16du:dateUtc="2025-07-01T23:16:00Z"/>
          <w:rFonts w:ascii="Times New Roman" w:hAnsi="Times New Roman" w:cs="Times New Roman"/>
          <w:noProof/>
        </w:rPr>
      </w:pPr>
    </w:p>
    <w:p w14:paraId="3728C7D0" w14:textId="77777777" w:rsidR="00F96139" w:rsidRDefault="00F96139" w:rsidP="00F96139">
      <w:pPr>
        <w:spacing w:after="0" w:line="480" w:lineRule="auto"/>
        <w:rPr>
          <w:ins w:id="834" w:author="Jujia Li" w:date="2025-07-01T18:16:00Z" w16du:dateUtc="2025-07-01T23:16:00Z"/>
          <w:rFonts w:ascii="Times New Roman" w:hAnsi="Times New Roman" w:cs="Times New Roman"/>
          <w:noProof/>
        </w:rPr>
      </w:pPr>
    </w:p>
    <w:p w14:paraId="16896012" w14:textId="79105493" w:rsidR="00F96139" w:rsidRPr="00E449A0" w:rsidRDefault="00F96139">
      <w:pPr>
        <w:spacing w:after="0" w:line="480" w:lineRule="auto"/>
        <w:jc w:val="center"/>
        <w:rPr>
          <w:ins w:id="835" w:author="Jujia Li" w:date="2025-07-01T18:16:00Z" w16du:dateUtc="2025-07-01T23:16:00Z"/>
          <w:rFonts w:ascii="Times New Roman" w:hAnsi="Times New Roman" w:cs="Times New Roman"/>
          <w:b/>
          <w:bCs/>
          <w:noProof/>
          <w:rPrChange w:id="836" w:author="Jujia Li" w:date="2025-07-01T18:16:00Z" w16du:dateUtc="2025-07-01T23:16:00Z">
            <w:rPr>
              <w:ins w:id="837" w:author="Jujia Li" w:date="2025-07-01T18:16:00Z" w16du:dateUtc="2025-07-01T23:16:00Z"/>
              <w:rFonts w:ascii="Times New Roman" w:hAnsi="Times New Roman" w:cs="Times New Roman"/>
              <w:noProof/>
            </w:rPr>
          </w:rPrChange>
        </w:rPr>
        <w:pPrChange w:id="838" w:author="Jujia Li" w:date="2025-07-01T18:16:00Z" w16du:dateUtc="2025-07-01T23:16:00Z">
          <w:pPr>
            <w:spacing w:after="0" w:line="480" w:lineRule="auto"/>
          </w:pPr>
        </w:pPrChange>
      </w:pPr>
      <w:ins w:id="839" w:author="Jujia Li" w:date="2025-07-01T18:16:00Z" w16du:dateUtc="2025-07-01T23:16:00Z">
        <w:r w:rsidRPr="00E449A0">
          <w:rPr>
            <w:rFonts w:ascii="Times New Roman" w:hAnsi="Times New Roman" w:cs="Times New Roman"/>
            <w:b/>
            <w:bCs/>
            <w:noProof/>
            <w:rPrChange w:id="840" w:author="Jujia Li" w:date="2025-07-01T18:16:00Z" w16du:dateUtc="2025-07-01T23:16:00Z">
              <w:rPr>
                <w:rFonts w:ascii="Times New Roman" w:hAnsi="Times New Roman" w:cs="Times New Roman"/>
                <w:noProof/>
              </w:rPr>
            </w:rPrChange>
          </w:rPr>
          <w:t>Appendix</w:t>
        </w:r>
      </w:ins>
      <w:ins w:id="841" w:author="Jujia Li" w:date="2025-07-01T18:17:00Z" w16du:dateUtc="2025-07-01T23:17:00Z">
        <w:r w:rsidR="00B45BE9">
          <w:rPr>
            <w:rFonts w:ascii="Times New Roman" w:hAnsi="Times New Roman" w:cs="Times New Roman"/>
            <w:b/>
            <w:bCs/>
            <w:noProof/>
          </w:rPr>
          <w:t xml:space="preserve"> A</w:t>
        </w:r>
      </w:ins>
    </w:p>
    <w:p w14:paraId="2EC460C4" w14:textId="3AB889AC" w:rsidR="00F96139" w:rsidRPr="00DE3ECF" w:rsidRDefault="00F96139" w:rsidP="00F96139">
      <w:pPr>
        <w:rPr>
          <w:ins w:id="842" w:author="Jujia Li" w:date="2025-07-01T18:16:00Z" w16du:dateUtc="2025-07-01T23:16:00Z"/>
          <w:rFonts w:ascii="Times New Roman" w:hAnsi="Times New Roman" w:cs="Times New Roman"/>
        </w:rPr>
      </w:pPr>
      <w:ins w:id="843" w:author="Jujia Li" w:date="2025-07-01T18:16:00Z" w16du:dateUtc="2025-07-01T23:16:00Z">
        <w:r w:rsidRPr="00DE3ECF">
          <w:rPr>
            <w:rFonts w:ascii="Times New Roman" w:hAnsi="Times New Roman" w:cs="Times New Roman"/>
          </w:rPr>
          <w:t xml:space="preserve">Table </w:t>
        </w:r>
        <w:r w:rsidR="00E449A0">
          <w:rPr>
            <w:rFonts w:ascii="Times New Roman" w:hAnsi="Times New Roman" w:cs="Times New Roman"/>
          </w:rPr>
          <w:t>A</w:t>
        </w:r>
        <w:r>
          <w:rPr>
            <w:rFonts w:ascii="Times New Roman" w:hAnsi="Times New Roman" w:cs="Times New Roman"/>
          </w:rPr>
          <w:t>1</w:t>
        </w:r>
        <w:r w:rsidRPr="00DE3ECF">
          <w:rPr>
            <w:rFonts w:ascii="Times New Roman" w:hAnsi="Times New Roman" w:cs="Times New Roman"/>
          </w:rPr>
          <w:t xml:space="preserve">. Global Moran’s </w:t>
        </w:r>
        <w:r>
          <w:rPr>
            <w:rFonts w:ascii="Times New Roman" w:hAnsi="Times New Roman" w:cs="Times New Roman"/>
          </w:rPr>
          <w:t>I of ER Visits (Total and Per Capita)</w:t>
        </w:r>
      </w:ins>
    </w:p>
    <w:tbl>
      <w:tblPr>
        <w:tblW w:w="0" w:type="auto"/>
        <w:tblBorders>
          <w:top w:val="single" w:sz="4" w:space="0" w:color="auto"/>
          <w:bottom w:val="single" w:sz="4" w:space="0" w:color="auto"/>
          <w:insideH w:val="single" w:sz="6" w:space="0" w:color="C6C6C6"/>
          <w:insideV w:val="single" w:sz="6" w:space="0" w:color="C6C6C6"/>
        </w:tblBorders>
        <w:shd w:val="clear" w:color="auto" w:fill="FFFFFF"/>
        <w:tblCellMar>
          <w:left w:w="0" w:type="dxa"/>
          <w:right w:w="0" w:type="dxa"/>
        </w:tblCellMar>
        <w:tblLook w:val="04A0" w:firstRow="1" w:lastRow="0" w:firstColumn="1" w:lastColumn="0" w:noHBand="0" w:noVBand="1"/>
      </w:tblPr>
      <w:tblGrid>
        <w:gridCol w:w="1650"/>
        <w:gridCol w:w="960"/>
        <w:gridCol w:w="1710"/>
      </w:tblGrid>
      <w:tr w:rsidR="00F96139" w:rsidRPr="004157A8" w14:paraId="14FFF94C" w14:textId="77777777" w:rsidTr="008D3FA0">
        <w:trPr>
          <w:trHeight w:val="20"/>
          <w:ins w:id="844" w:author="Jujia Li" w:date="2025-07-01T18:16:00Z"/>
        </w:trPr>
        <w:tc>
          <w:tcPr>
            <w:tcW w:w="0" w:type="auto"/>
            <w:shd w:val="clear" w:color="auto" w:fill="auto"/>
            <w:tcMar>
              <w:top w:w="75" w:type="dxa"/>
              <w:left w:w="75" w:type="dxa"/>
              <w:bottom w:w="75" w:type="dxa"/>
              <w:right w:w="75" w:type="dxa"/>
            </w:tcMar>
            <w:vAlign w:val="center"/>
          </w:tcPr>
          <w:p w14:paraId="3EC1105A" w14:textId="77777777" w:rsidR="00F96139" w:rsidRPr="00417426" w:rsidRDefault="00F96139" w:rsidP="008D3FA0">
            <w:pPr>
              <w:spacing w:after="0" w:line="240" w:lineRule="auto"/>
              <w:jc w:val="center"/>
              <w:rPr>
                <w:ins w:id="845" w:author="Jujia Li" w:date="2025-07-01T18:16:00Z" w16du:dateUtc="2025-07-01T23:16:00Z"/>
                <w:rFonts w:ascii="Times New Roman" w:hAnsi="Times New Roman" w:cs="Times New Roman"/>
              </w:rPr>
            </w:pPr>
          </w:p>
        </w:tc>
        <w:tc>
          <w:tcPr>
            <w:tcW w:w="960" w:type="dxa"/>
            <w:shd w:val="clear" w:color="auto" w:fill="auto"/>
            <w:tcMar>
              <w:top w:w="75" w:type="dxa"/>
              <w:left w:w="75" w:type="dxa"/>
              <w:bottom w:w="75" w:type="dxa"/>
              <w:right w:w="75" w:type="dxa"/>
            </w:tcMar>
            <w:vAlign w:val="center"/>
          </w:tcPr>
          <w:p w14:paraId="0F9D1BAC" w14:textId="77777777" w:rsidR="00F96139" w:rsidRPr="00417426" w:rsidRDefault="00F96139" w:rsidP="008D3FA0">
            <w:pPr>
              <w:spacing w:after="0" w:line="240" w:lineRule="auto"/>
              <w:jc w:val="center"/>
              <w:rPr>
                <w:ins w:id="846" w:author="Jujia Li" w:date="2025-07-01T18:16:00Z" w16du:dateUtc="2025-07-01T23:16:00Z"/>
                <w:rFonts w:ascii="Times New Roman" w:hAnsi="Times New Roman" w:cs="Times New Roman"/>
              </w:rPr>
            </w:pPr>
          </w:p>
        </w:tc>
        <w:tc>
          <w:tcPr>
            <w:tcW w:w="1710" w:type="dxa"/>
            <w:vAlign w:val="center"/>
          </w:tcPr>
          <w:p w14:paraId="193B5A32" w14:textId="77777777" w:rsidR="00F96139" w:rsidRPr="00417426" w:rsidRDefault="00F96139" w:rsidP="008D3FA0">
            <w:pPr>
              <w:spacing w:after="0" w:line="240" w:lineRule="auto"/>
              <w:jc w:val="center"/>
              <w:rPr>
                <w:ins w:id="847" w:author="Jujia Li" w:date="2025-07-01T18:16:00Z" w16du:dateUtc="2025-07-01T23:16:00Z"/>
                <w:rFonts w:ascii="Times New Roman" w:hAnsi="Times New Roman" w:cs="Times New Roman"/>
              </w:rPr>
            </w:pPr>
            <w:ins w:id="848" w:author="Jujia Li" w:date="2025-07-01T18:16:00Z" w16du:dateUtc="2025-07-01T23:16:00Z">
              <w:r w:rsidRPr="00417426">
                <w:rPr>
                  <w:rFonts w:ascii="Times New Roman" w:hAnsi="Times New Roman" w:cs="Times New Roman"/>
                </w:rPr>
                <w:t>Per Capita</w:t>
              </w:r>
            </w:ins>
          </w:p>
        </w:tc>
      </w:tr>
      <w:tr w:rsidR="00F96139" w:rsidRPr="004157A8" w14:paraId="5BE7453A" w14:textId="77777777" w:rsidTr="008D3FA0">
        <w:trPr>
          <w:trHeight w:val="20"/>
          <w:ins w:id="849" w:author="Jujia Li" w:date="2025-07-01T18:16:00Z"/>
        </w:trPr>
        <w:tc>
          <w:tcPr>
            <w:tcW w:w="0" w:type="auto"/>
            <w:shd w:val="clear" w:color="auto" w:fill="auto"/>
            <w:tcMar>
              <w:top w:w="75" w:type="dxa"/>
              <w:left w:w="75" w:type="dxa"/>
              <w:bottom w:w="75" w:type="dxa"/>
              <w:right w:w="75" w:type="dxa"/>
            </w:tcMar>
            <w:vAlign w:val="center"/>
          </w:tcPr>
          <w:p w14:paraId="3B0B96E0" w14:textId="77777777" w:rsidR="00F96139" w:rsidRPr="00417426" w:rsidRDefault="00F96139" w:rsidP="008D3FA0">
            <w:pPr>
              <w:spacing w:after="0" w:line="240" w:lineRule="auto"/>
              <w:jc w:val="center"/>
              <w:rPr>
                <w:ins w:id="850" w:author="Jujia Li" w:date="2025-07-01T18:16:00Z" w16du:dateUtc="2025-07-01T23:16:00Z"/>
                <w:rFonts w:ascii="Times New Roman" w:hAnsi="Times New Roman" w:cs="Times New Roman"/>
              </w:rPr>
            </w:pPr>
            <w:ins w:id="851" w:author="Jujia Li" w:date="2025-07-01T18:16:00Z" w16du:dateUtc="2025-07-01T23:16:00Z">
              <w:r w:rsidRPr="00417426">
                <w:rPr>
                  <w:rFonts w:ascii="Times New Roman" w:hAnsi="Times New Roman" w:cs="Times New Roman"/>
                </w:rPr>
                <w:t>Moran's Index</w:t>
              </w:r>
            </w:ins>
          </w:p>
        </w:tc>
        <w:tc>
          <w:tcPr>
            <w:tcW w:w="960" w:type="dxa"/>
            <w:shd w:val="clear" w:color="auto" w:fill="auto"/>
            <w:tcMar>
              <w:top w:w="75" w:type="dxa"/>
              <w:left w:w="75" w:type="dxa"/>
              <w:bottom w:w="75" w:type="dxa"/>
              <w:right w:w="75" w:type="dxa"/>
            </w:tcMar>
            <w:vAlign w:val="center"/>
          </w:tcPr>
          <w:p w14:paraId="46A7E70B" w14:textId="77777777" w:rsidR="00F96139" w:rsidRPr="00417426" w:rsidRDefault="00F96139" w:rsidP="008D3FA0">
            <w:pPr>
              <w:spacing w:after="0" w:line="240" w:lineRule="auto"/>
              <w:jc w:val="center"/>
              <w:rPr>
                <w:ins w:id="852" w:author="Jujia Li" w:date="2025-07-01T18:16:00Z" w16du:dateUtc="2025-07-01T23:16:00Z"/>
                <w:rFonts w:ascii="Times New Roman" w:hAnsi="Times New Roman" w:cs="Times New Roman"/>
              </w:rPr>
            </w:pPr>
          </w:p>
        </w:tc>
        <w:tc>
          <w:tcPr>
            <w:tcW w:w="1710" w:type="dxa"/>
            <w:vAlign w:val="center"/>
          </w:tcPr>
          <w:p w14:paraId="32575867" w14:textId="77777777" w:rsidR="00F96139" w:rsidRPr="00417426" w:rsidRDefault="00F96139" w:rsidP="008D3FA0">
            <w:pPr>
              <w:spacing w:after="0" w:line="240" w:lineRule="auto"/>
              <w:jc w:val="center"/>
              <w:rPr>
                <w:ins w:id="853" w:author="Jujia Li" w:date="2025-07-01T18:16:00Z" w16du:dateUtc="2025-07-01T23:16:00Z"/>
                <w:rFonts w:ascii="Times New Roman" w:hAnsi="Times New Roman" w:cs="Times New Roman"/>
              </w:rPr>
            </w:pPr>
            <w:ins w:id="854" w:author="Jujia Li" w:date="2025-07-01T18:16:00Z" w16du:dateUtc="2025-07-01T23:16:00Z">
              <w:r w:rsidRPr="00417426">
                <w:rPr>
                  <w:rFonts w:ascii="Times New Roman" w:hAnsi="Times New Roman" w:cs="Times New Roman"/>
                </w:rPr>
                <w:t>0.206</w:t>
              </w:r>
            </w:ins>
          </w:p>
        </w:tc>
      </w:tr>
      <w:tr w:rsidR="00F96139" w:rsidRPr="004157A8" w14:paraId="0BEEBA24" w14:textId="77777777" w:rsidTr="008D3FA0">
        <w:trPr>
          <w:trHeight w:val="20"/>
          <w:ins w:id="855" w:author="Jujia Li" w:date="2025-07-01T18:16:00Z"/>
        </w:trPr>
        <w:tc>
          <w:tcPr>
            <w:tcW w:w="0" w:type="auto"/>
            <w:shd w:val="clear" w:color="auto" w:fill="auto"/>
            <w:tcMar>
              <w:top w:w="75" w:type="dxa"/>
              <w:left w:w="75" w:type="dxa"/>
              <w:bottom w:w="75" w:type="dxa"/>
              <w:right w:w="75" w:type="dxa"/>
            </w:tcMar>
            <w:vAlign w:val="center"/>
            <w:hideMark/>
          </w:tcPr>
          <w:p w14:paraId="5257ABCB" w14:textId="77777777" w:rsidR="00F96139" w:rsidRPr="00417426" w:rsidRDefault="00F96139" w:rsidP="008D3FA0">
            <w:pPr>
              <w:spacing w:after="0" w:line="240" w:lineRule="auto"/>
              <w:jc w:val="center"/>
              <w:rPr>
                <w:ins w:id="856" w:author="Jujia Li" w:date="2025-07-01T18:16:00Z" w16du:dateUtc="2025-07-01T23:16:00Z"/>
                <w:rFonts w:ascii="Times New Roman" w:hAnsi="Times New Roman" w:cs="Times New Roman"/>
              </w:rPr>
            </w:pPr>
            <w:ins w:id="857" w:author="Jujia Li" w:date="2025-07-01T18:16:00Z" w16du:dateUtc="2025-07-01T23:16:00Z">
              <w:r w:rsidRPr="00417426">
                <w:rPr>
                  <w:rFonts w:ascii="Times New Roman" w:hAnsi="Times New Roman" w:cs="Times New Roman"/>
                </w:rPr>
                <w:t>Expected Index</w:t>
              </w:r>
            </w:ins>
          </w:p>
        </w:tc>
        <w:tc>
          <w:tcPr>
            <w:tcW w:w="960" w:type="dxa"/>
            <w:shd w:val="clear" w:color="auto" w:fill="auto"/>
            <w:tcMar>
              <w:top w:w="75" w:type="dxa"/>
              <w:left w:w="75" w:type="dxa"/>
              <w:bottom w:w="75" w:type="dxa"/>
              <w:right w:w="75" w:type="dxa"/>
            </w:tcMar>
            <w:vAlign w:val="center"/>
            <w:hideMark/>
          </w:tcPr>
          <w:p w14:paraId="08666FE7" w14:textId="77777777" w:rsidR="00F96139" w:rsidRPr="00417426" w:rsidRDefault="00F96139" w:rsidP="008D3FA0">
            <w:pPr>
              <w:spacing w:after="0" w:line="240" w:lineRule="auto"/>
              <w:jc w:val="center"/>
              <w:rPr>
                <w:ins w:id="858" w:author="Jujia Li" w:date="2025-07-01T18:16:00Z" w16du:dateUtc="2025-07-01T23:16:00Z"/>
                <w:rFonts w:ascii="Times New Roman" w:hAnsi="Times New Roman" w:cs="Times New Roman"/>
              </w:rPr>
            </w:pPr>
          </w:p>
        </w:tc>
        <w:tc>
          <w:tcPr>
            <w:tcW w:w="1710" w:type="dxa"/>
            <w:vAlign w:val="center"/>
          </w:tcPr>
          <w:p w14:paraId="5CDFACA2" w14:textId="77777777" w:rsidR="00F96139" w:rsidRPr="00417426" w:rsidRDefault="00F96139" w:rsidP="008D3FA0">
            <w:pPr>
              <w:spacing w:after="0" w:line="240" w:lineRule="auto"/>
              <w:jc w:val="center"/>
              <w:rPr>
                <w:ins w:id="859" w:author="Jujia Li" w:date="2025-07-01T18:16:00Z" w16du:dateUtc="2025-07-01T23:16:00Z"/>
                <w:rFonts w:ascii="Times New Roman" w:hAnsi="Times New Roman" w:cs="Times New Roman"/>
              </w:rPr>
            </w:pPr>
            <w:ins w:id="860" w:author="Jujia Li" w:date="2025-07-01T18:16:00Z" w16du:dateUtc="2025-07-01T23:16:00Z">
              <w:r w:rsidRPr="00417426">
                <w:rPr>
                  <w:rFonts w:ascii="Times New Roman" w:hAnsi="Times New Roman" w:cs="Times New Roman"/>
                </w:rPr>
                <w:t>-0.048</w:t>
              </w:r>
            </w:ins>
          </w:p>
        </w:tc>
      </w:tr>
      <w:tr w:rsidR="00F96139" w:rsidRPr="004157A8" w14:paraId="12B81238" w14:textId="77777777" w:rsidTr="008D3FA0">
        <w:trPr>
          <w:trHeight w:val="20"/>
          <w:ins w:id="861" w:author="Jujia Li" w:date="2025-07-01T18:16:00Z"/>
        </w:trPr>
        <w:tc>
          <w:tcPr>
            <w:tcW w:w="0" w:type="auto"/>
            <w:shd w:val="clear" w:color="auto" w:fill="auto"/>
            <w:tcMar>
              <w:top w:w="75" w:type="dxa"/>
              <w:left w:w="75" w:type="dxa"/>
              <w:bottom w:w="75" w:type="dxa"/>
              <w:right w:w="75" w:type="dxa"/>
            </w:tcMar>
            <w:vAlign w:val="center"/>
            <w:hideMark/>
          </w:tcPr>
          <w:p w14:paraId="6067B125" w14:textId="77777777" w:rsidR="00F96139" w:rsidRPr="00417426" w:rsidRDefault="00F96139" w:rsidP="008D3FA0">
            <w:pPr>
              <w:spacing w:after="0" w:line="240" w:lineRule="auto"/>
              <w:jc w:val="center"/>
              <w:rPr>
                <w:ins w:id="862" w:author="Jujia Li" w:date="2025-07-01T18:16:00Z" w16du:dateUtc="2025-07-01T23:16:00Z"/>
                <w:rFonts w:ascii="Times New Roman" w:hAnsi="Times New Roman" w:cs="Times New Roman"/>
              </w:rPr>
            </w:pPr>
            <w:ins w:id="863" w:author="Jujia Li" w:date="2025-07-01T18:16:00Z" w16du:dateUtc="2025-07-01T23:16:00Z">
              <w:r w:rsidRPr="00417426">
                <w:rPr>
                  <w:rFonts w:ascii="Times New Roman" w:hAnsi="Times New Roman" w:cs="Times New Roman"/>
                </w:rPr>
                <w:t>Variance</w:t>
              </w:r>
            </w:ins>
          </w:p>
        </w:tc>
        <w:tc>
          <w:tcPr>
            <w:tcW w:w="960" w:type="dxa"/>
            <w:shd w:val="clear" w:color="auto" w:fill="auto"/>
            <w:tcMar>
              <w:top w:w="75" w:type="dxa"/>
              <w:left w:w="75" w:type="dxa"/>
              <w:bottom w:w="75" w:type="dxa"/>
              <w:right w:w="75" w:type="dxa"/>
            </w:tcMar>
            <w:vAlign w:val="center"/>
            <w:hideMark/>
          </w:tcPr>
          <w:p w14:paraId="0503CFE2" w14:textId="77777777" w:rsidR="00F96139" w:rsidRPr="00417426" w:rsidRDefault="00F96139" w:rsidP="008D3FA0">
            <w:pPr>
              <w:spacing w:after="0" w:line="240" w:lineRule="auto"/>
              <w:jc w:val="center"/>
              <w:rPr>
                <w:ins w:id="864" w:author="Jujia Li" w:date="2025-07-01T18:16:00Z" w16du:dateUtc="2025-07-01T23:16:00Z"/>
                <w:rFonts w:ascii="Times New Roman" w:hAnsi="Times New Roman" w:cs="Times New Roman"/>
              </w:rPr>
            </w:pPr>
          </w:p>
        </w:tc>
        <w:tc>
          <w:tcPr>
            <w:tcW w:w="1710" w:type="dxa"/>
            <w:vAlign w:val="center"/>
          </w:tcPr>
          <w:p w14:paraId="7E4AB2BE" w14:textId="77777777" w:rsidR="00F96139" w:rsidRPr="00417426" w:rsidRDefault="00F96139" w:rsidP="008D3FA0">
            <w:pPr>
              <w:spacing w:after="0" w:line="240" w:lineRule="auto"/>
              <w:jc w:val="center"/>
              <w:rPr>
                <w:ins w:id="865" w:author="Jujia Li" w:date="2025-07-01T18:16:00Z" w16du:dateUtc="2025-07-01T23:16:00Z"/>
                <w:rFonts w:ascii="Times New Roman" w:hAnsi="Times New Roman" w:cs="Times New Roman"/>
              </w:rPr>
            </w:pPr>
            <w:ins w:id="866" w:author="Jujia Li" w:date="2025-07-01T18:16:00Z" w16du:dateUtc="2025-07-01T23:16:00Z">
              <w:r w:rsidRPr="00417426">
                <w:rPr>
                  <w:rFonts w:ascii="Times New Roman" w:hAnsi="Times New Roman" w:cs="Times New Roman"/>
                </w:rPr>
                <w:t>0.035</w:t>
              </w:r>
            </w:ins>
          </w:p>
        </w:tc>
      </w:tr>
      <w:tr w:rsidR="00F96139" w:rsidRPr="004157A8" w14:paraId="12766E4A" w14:textId="77777777" w:rsidTr="008D3FA0">
        <w:trPr>
          <w:trHeight w:val="20"/>
          <w:ins w:id="867" w:author="Jujia Li" w:date="2025-07-01T18:16:00Z"/>
        </w:trPr>
        <w:tc>
          <w:tcPr>
            <w:tcW w:w="0" w:type="auto"/>
            <w:shd w:val="clear" w:color="auto" w:fill="auto"/>
            <w:tcMar>
              <w:top w:w="75" w:type="dxa"/>
              <w:left w:w="75" w:type="dxa"/>
              <w:bottom w:w="75" w:type="dxa"/>
              <w:right w:w="75" w:type="dxa"/>
            </w:tcMar>
            <w:vAlign w:val="center"/>
            <w:hideMark/>
          </w:tcPr>
          <w:p w14:paraId="3A9FB71A" w14:textId="77777777" w:rsidR="00F96139" w:rsidRPr="004157A8" w:rsidRDefault="00F96139" w:rsidP="008D3FA0">
            <w:pPr>
              <w:spacing w:after="0" w:line="240" w:lineRule="auto"/>
              <w:jc w:val="center"/>
              <w:rPr>
                <w:ins w:id="868" w:author="Jujia Li" w:date="2025-07-01T18:16:00Z" w16du:dateUtc="2025-07-01T23:16:00Z"/>
                <w:rFonts w:ascii="Times New Roman" w:hAnsi="Times New Roman" w:cs="Times New Roman"/>
              </w:rPr>
            </w:pPr>
            <w:ins w:id="869" w:author="Jujia Li" w:date="2025-07-01T18:16:00Z" w16du:dateUtc="2025-07-01T23:16:00Z">
              <w:r w:rsidRPr="004157A8">
                <w:rPr>
                  <w:rFonts w:ascii="Times New Roman" w:hAnsi="Times New Roman" w:cs="Times New Roman"/>
                </w:rPr>
                <w:t>z-score</w:t>
              </w:r>
            </w:ins>
          </w:p>
        </w:tc>
        <w:tc>
          <w:tcPr>
            <w:tcW w:w="960" w:type="dxa"/>
            <w:shd w:val="clear" w:color="auto" w:fill="auto"/>
            <w:tcMar>
              <w:top w:w="75" w:type="dxa"/>
              <w:left w:w="75" w:type="dxa"/>
              <w:bottom w:w="75" w:type="dxa"/>
              <w:right w:w="75" w:type="dxa"/>
            </w:tcMar>
            <w:vAlign w:val="center"/>
            <w:hideMark/>
          </w:tcPr>
          <w:p w14:paraId="1C40223C" w14:textId="77777777" w:rsidR="00F96139" w:rsidRPr="004157A8" w:rsidRDefault="00F96139" w:rsidP="008D3FA0">
            <w:pPr>
              <w:spacing w:after="0" w:line="240" w:lineRule="auto"/>
              <w:jc w:val="center"/>
              <w:rPr>
                <w:ins w:id="870" w:author="Jujia Li" w:date="2025-07-01T18:16:00Z" w16du:dateUtc="2025-07-01T23:16:00Z"/>
                <w:rFonts w:ascii="Times New Roman" w:hAnsi="Times New Roman" w:cs="Times New Roman"/>
              </w:rPr>
            </w:pPr>
          </w:p>
        </w:tc>
        <w:tc>
          <w:tcPr>
            <w:tcW w:w="1710" w:type="dxa"/>
            <w:vAlign w:val="center"/>
          </w:tcPr>
          <w:p w14:paraId="636E1DB4" w14:textId="77777777" w:rsidR="00F96139" w:rsidRPr="004157A8" w:rsidRDefault="00F96139" w:rsidP="008D3FA0">
            <w:pPr>
              <w:spacing w:after="0" w:line="240" w:lineRule="auto"/>
              <w:jc w:val="center"/>
              <w:rPr>
                <w:ins w:id="871" w:author="Jujia Li" w:date="2025-07-01T18:16:00Z" w16du:dateUtc="2025-07-01T23:16:00Z"/>
              </w:rPr>
            </w:pPr>
            <w:ins w:id="872" w:author="Jujia Li" w:date="2025-07-01T18:16:00Z" w16du:dateUtc="2025-07-01T23:16:00Z">
              <w:r w:rsidRPr="004157A8">
                <w:rPr>
                  <w:rFonts w:ascii="Times New Roman" w:hAnsi="Times New Roman" w:cs="Times New Roman"/>
                </w:rPr>
                <w:t>1.355</w:t>
              </w:r>
            </w:ins>
          </w:p>
        </w:tc>
      </w:tr>
      <w:tr w:rsidR="00F96139" w:rsidRPr="004157A8" w14:paraId="3C5C17DF" w14:textId="77777777" w:rsidTr="008D3FA0">
        <w:trPr>
          <w:trHeight w:val="20"/>
          <w:ins w:id="873" w:author="Jujia Li" w:date="2025-07-01T18:16:00Z"/>
        </w:trPr>
        <w:tc>
          <w:tcPr>
            <w:tcW w:w="0" w:type="auto"/>
            <w:shd w:val="clear" w:color="auto" w:fill="auto"/>
            <w:tcMar>
              <w:top w:w="75" w:type="dxa"/>
              <w:left w:w="75" w:type="dxa"/>
              <w:bottom w:w="75" w:type="dxa"/>
              <w:right w:w="75" w:type="dxa"/>
            </w:tcMar>
            <w:vAlign w:val="center"/>
            <w:hideMark/>
          </w:tcPr>
          <w:p w14:paraId="6471D5F0" w14:textId="77777777" w:rsidR="00F96139" w:rsidRPr="004157A8" w:rsidRDefault="00F96139" w:rsidP="008D3FA0">
            <w:pPr>
              <w:spacing w:after="0" w:line="240" w:lineRule="auto"/>
              <w:jc w:val="center"/>
              <w:rPr>
                <w:ins w:id="874" w:author="Jujia Li" w:date="2025-07-01T18:16:00Z" w16du:dateUtc="2025-07-01T23:16:00Z"/>
                <w:rFonts w:ascii="Times New Roman" w:hAnsi="Times New Roman" w:cs="Times New Roman"/>
              </w:rPr>
            </w:pPr>
            <w:ins w:id="875" w:author="Jujia Li" w:date="2025-07-01T18:16:00Z" w16du:dateUtc="2025-07-01T23:16:00Z">
              <w:r w:rsidRPr="004157A8">
                <w:rPr>
                  <w:rFonts w:ascii="Times New Roman" w:hAnsi="Times New Roman" w:cs="Times New Roman"/>
                </w:rPr>
                <w:t>p-value</w:t>
              </w:r>
            </w:ins>
          </w:p>
        </w:tc>
        <w:tc>
          <w:tcPr>
            <w:tcW w:w="960" w:type="dxa"/>
            <w:shd w:val="clear" w:color="auto" w:fill="auto"/>
            <w:tcMar>
              <w:top w:w="75" w:type="dxa"/>
              <w:left w:w="75" w:type="dxa"/>
              <w:bottom w:w="75" w:type="dxa"/>
              <w:right w:w="75" w:type="dxa"/>
            </w:tcMar>
            <w:vAlign w:val="center"/>
            <w:hideMark/>
          </w:tcPr>
          <w:p w14:paraId="7E2935D8" w14:textId="77777777" w:rsidR="00F96139" w:rsidRPr="004157A8" w:rsidRDefault="00F96139" w:rsidP="008D3FA0">
            <w:pPr>
              <w:spacing w:after="0" w:line="240" w:lineRule="auto"/>
              <w:jc w:val="center"/>
              <w:rPr>
                <w:ins w:id="876" w:author="Jujia Li" w:date="2025-07-01T18:16:00Z" w16du:dateUtc="2025-07-01T23:16:00Z"/>
                <w:rFonts w:ascii="Times New Roman" w:hAnsi="Times New Roman" w:cs="Times New Roman"/>
              </w:rPr>
            </w:pPr>
          </w:p>
        </w:tc>
        <w:tc>
          <w:tcPr>
            <w:tcW w:w="1710" w:type="dxa"/>
            <w:vAlign w:val="center"/>
          </w:tcPr>
          <w:p w14:paraId="0E03A19F" w14:textId="77777777" w:rsidR="00F96139" w:rsidRPr="004157A8" w:rsidRDefault="00F96139" w:rsidP="008D3FA0">
            <w:pPr>
              <w:spacing w:after="0" w:line="240" w:lineRule="auto"/>
              <w:jc w:val="center"/>
              <w:rPr>
                <w:ins w:id="877" w:author="Jujia Li" w:date="2025-07-01T18:16:00Z" w16du:dateUtc="2025-07-01T23:16:00Z"/>
              </w:rPr>
            </w:pPr>
            <w:ins w:id="878" w:author="Jujia Li" w:date="2025-07-01T18:16:00Z" w16du:dateUtc="2025-07-01T23:16:00Z">
              <w:r w:rsidRPr="004157A8">
                <w:rPr>
                  <w:rFonts w:ascii="Times New Roman" w:hAnsi="Times New Roman" w:cs="Times New Roman"/>
                </w:rPr>
                <w:t>0.175</w:t>
              </w:r>
            </w:ins>
          </w:p>
        </w:tc>
      </w:tr>
    </w:tbl>
    <w:p w14:paraId="790268AB" w14:textId="77777777" w:rsidR="00F96139" w:rsidRDefault="00F96139" w:rsidP="00F96139">
      <w:pPr>
        <w:spacing w:after="0" w:line="480" w:lineRule="auto"/>
        <w:rPr>
          <w:ins w:id="879" w:author="Jujia Li" w:date="2025-07-01T18:18:00Z" w16du:dateUtc="2025-07-01T23:18:00Z"/>
          <w:rFonts w:ascii="Times New Roman" w:hAnsi="Times New Roman" w:cs="Times New Roman"/>
          <w:noProof/>
        </w:rPr>
      </w:pPr>
    </w:p>
    <w:p w14:paraId="0EA42A5E" w14:textId="6382A2D3" w:rsidR="009B15C1" w:rsidRPr="00DE3ECF" w:rsidRDefault="009B15C1" w:rsidP="009B15C1">
      <w:pPr>
        <w:rPr>
          <w:ins w:id="880" w:author="Jujia Li" w:date="2025-07-01T18:18:00Z" w16du:dateUtc="2025-07-01T23:18:00Z"/>
          <w:rFonts w:ascii="Times New Roman" w:hAnsi="Times New Roman" w:cs="Times New Roman"/>
        </w:rPr>
      </w:pPr>
      <w:ins w:id="881" w:author="Jujia Li" w:date="2025-07-01T18:18:00Z" w16du:dateUtc="2025-07-01T23:18:00Z">
        <w:r>
          <w:rPr>
            <w:rFonts w:ascii="Times New Roman" w:hAnsi="Times New Roman" w:cs="Times New Roman"/>
          </w:rPr>
          <w:t xml:space="preserve">Figure A1. </w:t>
        </w:r>
        <w:r w:rsidRPr="00DE3ECF">
          <w:rPr>
            <w:rFonts w:ascii="Times New Roman" w:hAnsi="Times New Roman" w:cs="Times New Roman"/>
          </w:rPr>
          <w:t>Hot Spot Analysis (Geti-Ord Gi*)</w:t>
        </w:r>
        <w:r>
          <w:rPr>
            <w:rFonts w:ascii="Times New Roman" w:hAnsi="Times New Roman" w:cs="Times New Roman"/>
          </w:rPr>
          <w:t xml:space="preserve"> of ER Visits (</w:t>
        </w:r>
      </w:ins>
      <w:ins w:id="882" w:author="Jujia Li" w:date="2025-07-01T18:19:00Z" w16du:dateUtc="2025-07-01T23:19:00Z">
        <w:r w:rsidR="00053FE7">
          <w:rPr>
            <w:rFonts w:ascii="Times New Roman" w:hAnsi="Times New Roman" w:cs="Times New Roman"/>
          </w:rPr>
          <w:t xml:space="preserve">Total and </w:t>
        </w:r>
      </w:ins>
      <w:ins w:id="883" w:author="Jujia Li" w:date="2025-07-01T18:18:00Z" w16du:dateUtc="2025-07-01T23:18:00Z">
        <w:r>
          <w:rPr>
            <w:rFonts w:ascii="Times New Roman" w:hAnsi="Times New Roman" w:cs="Times New Roman"/>
          </w:rPr>
          <w:t>Per Capita)</w:t>
        </w:r>
      </w:ins>
    </w:p>
    <w:p w14:paraId="4AFA0E79" w14:textId="77777777" w:rsidR="009B15C1" w:rsidRDefault="009B15C1" w:rsidP="009B15C1">
      <w:pPr>
        <w:rPr>
          <w:ins w:id="884" w:author="Jujia Li" w:date="2025-07-01T18:18:00Z" w16du:dateUtc="2025-07-01T23:18:00Z"/>
          <w:rFonts w:ascii="Times New Roman" w:hAnsi="Times New Roman" w:cs="Times New Roman"/>
          <w:b/>
          <w:bCs/>
        </w:rPr>
      </w:pPr>
      <w:ins w:id="885" w:author="Jujia Li" w:date="2025-07-01T18:18:00Z" w16du:dateUtc="2025-07-01T23:18:00Z">
        <w:r>
          <w:rPr>
            <w:rFonts w:ascii="Times New Roman" w:hAnsi="Times New Roman" w:cs="Times New Roman"/>
            <w:b/>
            <w:bCs/>
            <w:noProof/>
          </w:rPr>
          <w:drawing>
            <wp:inline distT="0" distB="0" distL="0" distR="0" wp14:anchorId="38585D82" wp14:editId="3108044B">
              <wp:extent cx="2646809" cy="1828800"/>
              <wp:effectExtent l="0" t="0" r="1270" b="0"/>
              <wp:docPr id="524565589" name="Picture 1"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01308" name="Picture 1" descr="A map of the state of pennsylvania&#10;&#10;AI-generated content may be incorrect."/>
                      <pic:cNvPicPr/>
                    </pic:nvPicPr>
                    <pic:blipFill rotWithShape="1">
                      <a:blip r:embed="rId21">
                        <a:extLst>
                          <a:ext uri="{28A0092B-C50C-407E-A947-70E740481C1C}">
                            <a14:useLocalDpi xmlns:a14="http://schemas.microsoft.com/office/drawing/2010/main" val="0"/>
                          </a:ext>
                        </a:extLst>
                      </a:blip>
                      <a:srcRect l="36877" t="9366" r="28610" b="10464"/>
                      <a:stretch>
                        <a:fillRect/>
                      </a:stretch>
                    </pic:blipFill>
                    <pic:spPr bwMode="auto">
                      <a:xfrm>
                        <a:off x="0" y="0"/>
                        <a:ext cx="2646809" cy="1828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i/>
            <w:iCs/>
            <w:noProof/>
          </w:rPr>
          <w:drawing>
            <wp:inline distT="0" distB="0" distL="0" distR="0" wp14:anchorId="1B997057" wp14:editId="68776AD5">
              <wp:extent cx="2839115" cy="1828800"/>
              <wp:effectExtent l="0" t="0" r="0" b="0"/>
              <wp:docPr id="4208901" name="Picture 7"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4104" name="Picture 7" descr="A map of the state of mississippi&#10;&#10;AI-generated content may be incorrect."/>
                      <pic:cNvPicPr/>
                    </pic:nvPicPr>
                    <pic:blipFill rotWithShape="1">
                      <a:blip r:embed="rId22">
                        <a:extLst>
                          <a:ext uri="{28A0092B-C50C-407E-A947-70E740481C1C}">
                            <a14:useLocalDpi xmlns:a14="http://schemas.microsoft.com/office/drawing/2010/main" val="0"/>
                          </a:ext>
                        </a:extLst>
                      </a:blip>
                      <a:srcRect l="36539" t="10776" r="27884" b="12177"/>
                      <a:stretch/>
                    </pic:blipFill>
                    <pic:spPr bwMode="auto">
                      <a:xfrm>
                        <a:off x="0" y="0"/>
                        <a:ext cx="2839115" cy="1828800"/>
                      </a:xfrm>
                      <a:prstGeom prst="rect">
                        <a:avLst/>
                      </a:prstGeom>
                      <a:ln>
                        <a:noFill/>
                      </a:ln>
                      <a:extLst>
                        <a:ext uri="{53640926-AAD7-44D8-BBD7-CCE9431645EC}">
                          <a14:shadowObscured xmlns:a14="http://schemas.microsoft.com/office/drawing/2010/main"/>
                        </a:ext>
                      </a:extLst>
                    </pic:spPr>
                  </pic:pic>
                </a:graphicData>
              </a:graphic>
            </wp:inline>
          </w:drawing>
        </w:r>
      </w:ins>
    </w:p>
    <w:p w14:paraId="760A05E1" w14:textId="77777777" w:rsidR="009B15C1" w:rsidRPr="00F2636B" w:rsidRDefault="009B15C1" w:rsidP="009B15C1">
      <w:pPr>
        <w:ind w:left="720" w:firstLine="720"/>
        <w:rPr>
          <w:ins w:id="886" w:author="Jujia Li" w:date="2025-07-01T18:18:00Z" w16du:dateUtc="2025-07-01T23:18:00Z"/>
          <w:rFonts w:ascii="Times New Roman" w:hAnsi="Times New Roman" w:cs="Times New Roman"/>
        </w:rPr>
      </w:pPr>
      <w:ins w:id="887" w:author="Jujia Li" w:date="2025-07-01T18:18:00Z" w16du:dateUtc="2025-07-01T23:18:00Z">
        <w:r w:rsidRPr="00F2636B">
          <w:rPr>
            <w:rFonts w:ascii="Times New Roman" w:hAnsi="Times New Roman" w:cs="Times New Roman"/>
          </w:rPr>
          <w:t>(</w:t>
        </w:r>
        <w:r>
          <w:rPr>
            <w:rFonts w:ascii="Times New Roman" w:hAnsi="Times New Roman" w:cs="Times New Roman"/>
          </w:rPr>
          <w:t>a</w:t>
        </w:r>
        <w:r w:rsidRPr="00F2636B">
          <w:rPr>
            <w:rFonts w:ascii="Times New Roman" w:hAnsi="Times New Roman" w:cs="Times New Roman"/>
          </w:rPr>
          <w:t>)</w:t>
        </w:r>
        <w:r>
          <w:rPr>
            <w:rFonts w:ascii="Times New Roman" w:hAnsi="Times New Roman" w:cs="Times New Roman"/>
          </w:rPr>
          <w:t xml:space="preserve"> </w:t>
        </w:r>
        <w:r w:rsidRPr="00F2636B">
          <w:rPr>
            <w:rFonts w:ascii="Times New Roman" w:hAnsi="Times New Roman" w:cs="Times New Roman"/>
          </w:rPr>
          <w:t>Total ER Visits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 xml:space="preserve">   </w:t>
        </w:r>
        <w:r w:rsidRPr="00F2636B">
          <w:rPr>
            <w:rFonts w:ascii="Times New Roman" w:hAnsi="Times New Roman" w:cs="Times New Roman"/>
          </w:rPr>
          <w:t>(</w:t>
        </w:r>
        <w:proofErr w:type="gramEnd"/>
        <w:r>
          <w:rPr>
            <w:rFonts w:ascii="Times New Roman" w:hAnsi="Times New Roman" w:cs="Times New Roman"/>
          </w:rPr>
          <w:t>b) Per Capita</w:t>
        </w:r>
        <w:r w:rsidRPr="00F2636B">
          <w:rPr>
            <w:rFonts w:ascii="Times New Roman" w:hAnsi="Times New Roman" w:cs="Times New Roman"/>
          </w:rPr>
          <w:t xml:space="preserve"> ER Visits</w:t>
        </w:r>
      </w:ins>
    </w:p>
    <w:p w14:paraId="79908557" w14:textId="77777777" w:rsidR="009B15C1" w:rsidRDefault="009B15C1" w:rsidP="009B15C1">
      <w:pPr>
        <w:rPr>
          <w:ins w:id="888" w:author="Jujia Li" w:date="2025-07-01T18:18:00Z" w16du:dateUtc="2025-07-01T23:18:00Z"/>
          <w:rFonts w:ascii="Times New Roman" w:hAnsi="Times New Roman" w:cs="Times New Roman"/>
        </w:rPr>
      </w:pPr>
      <w:ins w:id="889" w:author="Jujia Li" w:date="2025-07-01T18:18:00Z" w16du:dateUtc="2025-07-01T23:18:00Z">
        <w:r>
          <w:rPr>
            <w:rFonts w:ascii="Times New Roman" w:hAnsi="Times New Roman" w:cs="Times New Roman"/>
            <w:b/>
            <w:bCs/>
          </w:rPr>
          <w:tab/>
        </w:r>
        <w:r w:rsidRPr="00A23AE0">
          <w:rPr>
            <w:rFonts w:ascii="Times New Roman" w:hAnsi="Times New Roman" w:cs="Times New Roman"/>
          </w:rPr>
          <w:t xml:space="preserve">A closer examination of total ER visit counts (Figure </w:t>
        </w:r>
        <w:r>
          <w:rPr>
            <w:rFonts w:ascii="Times New Roman" w:hAnsi="Times New Roman" w:cs="Times New Roman"/>
          </w:rPr>
          <w:t>6</w:t>
        </w:r>
        <w:r w:rsidRPr="00A23AE0">
          <w:rPr>
            <w:rFonts w:ascii="Times New Roman" w:hAnsi="Times New Roman" w:cs="Times New Roman"/>
          </w:rPr>
          <w:t xml:space="preserve">(a)) reveals a potential hot spot in Jefferson and Shelby counties. However, this clustering is likely influenced by the high </w:t>
        </w:r>
        <w:r w:rsidRPr="00A23AE0">
          <w:rPr>
            <w:rFonts w:ascii="Times New Roman" w:hAnsi="Times New Roman" w:cs="Times New Roman"/>
          </w:rPr>
          <w:lastRenderedPageBreak/>
          <w:t xml:space="preserve">population density in these areas. In contrast, </w:t>
        </w:r>
        <w:r>
          <w:rPr>
            <w:rFonts w:ascii="Times New Roman" w:hAnsi="Times New Roman" w:cs="Times New Roman"/>
          </w:rPr>
          <w:t xml:space="preserve">using per capita data, </w:t>
        </w:r>
        <w:r w:rsidRPr="00A23AE0">
          <w:rPr>
            <w:rFonts w:ascii="Times New Roman" w:hAnsi="Times New Roman" w:cs="Times New Roman"/>
          </w:rPr>
          <w:t xml:space="preserve">Figure </w:t>
        </w:r>
        <w:r>
          <w:rPr>
            <w:rFonts w:ascii="Times New Roman" w:hAnsi="Times New Roman" w:cs="Times New Roman"/>
          </w:rPr>
          <w:t>6</w:t>
        </w:r>
        <w:r w:rsidRPr="00A23AE0">
          <w:rPr>
            <w:rFonts w:ascii="Times New Roman" w:hAnsi="Times New Roman" w:cs="Times New Roman"/>
          </w:rPr>
          <w:t>(b) shows that Colbert, Franklin, and Lawrence counties exhibited increasing trends in ER visits, while Pickens and Madison counties demonstrated a decreasing pattern. Despite these localized variations, Moran’s I was not statistically significant for either total or per capita ER visits, indicating no strong spatial autocorrelation overall.</w:t>
        </w:r>
      </w:ins>
    </w:p>
    <w:p w14:paraId="1808615E" w14:textId="77777777" w:rsidR="009B15C1" w:rsidRDefault="009B15C1" w:rsidP="00F96139">
      <w:pPr>
        <w:spacing w:after="0" w:line="480" w:lineRule="auto"/>
        <w:rPr>
          <w:ins w:id="890" w:author="Jujia Li" w:date="2025-07-01T18:52:00Z" w16du:dateUtc="2025-07-01T23:52:00Z"/>
          <w:rFonts w:ascii="Times New Roman" w:hAnsi="Times New Roman" w:cs="Times New Roman"/>
          <w:noProof/>
        </w:rPr>
      </w:pPr>
    </w:p>
    <w:p w14:paraId="583CDBC9" w14:textId="77777777" w:rsidR="000174F9" w:rsidRDefault="000174F9" w:rsidP="00F96139">
      <w:pPr>
        <w:spacing w:after="0" w:line="480" w:lineRule="auto"/>
        <w:rPr>
          <w:ins w:id="891" w:author="Jujia Li" w:date="2025-07-01T18:52:00Z" w16du:dateUtc="2025-07-01T23:52:00Z"/>
          <w:rFonts w:ascii="Times New Roman" w:hAnsi="Times New Roman" w:cs="Times New Roman"/>
          <w:noProof/>
        </w:rPr>
      </w:pPr>
    </w:p>
    <w:p w14:paraId="1336B92B" w14:textId="03855045" w:rsidR="000174F9" w:rsidRPr="000174F9" w:rsidRDefault="000174F9">
      <w:pPr>
        <w:spacing w:after="0" w:line="480" w:lineRule="auto"/>
        <w:jc w:val="center"/>
        <w:rPr>
          <w:ins w:id="892" w:author="Jujia Li" w:date="2025-07-01T18:52:00Z" w16du:dateUtc="2025-07-01T23:52:00Z"/>
          <w:rFonts w:ascii="Times New Roman" w:hAnsi="Times New Roman" w:cs="Times New Roman"/>
          <w:b/>
          <w:bCs/>
          <w:noProof/>
          <w:rPrChange w:id="893" w:author="Jujia Li" w:date="2025-07-01T18:52:00Z" w16du:dateUtc="2025-07-01T23:52:00Z">
            <w:rPr>
              <w:ins w:id="894" w:author="Jujia Li" w:date="2025-07-01T18:52:00Z" w16du:dateUtc="2025-07-01T23:52:00Z"/>
              <w:rFonts w:ascii="Times New Roman" w:hAnsi="Times New Roman" w:cs="Times New Roman"/>
              <w:noProof/>
            </w:rPr>
          </w:rPrChange>
        </w:rPr>
        <w:pPrChange w:id="895" w:author="Jujia Li" w:date="2025-07-01T18:52:00Z" w16du:dateUtc="2025-07-01T23:52:00Z">
          <w:pPr>
            <w:spacing w:after="0" w:line="480" w:lineRule="auto"/>
          </w:pPr>
        </w:pPrChange>
      </w:pPr>
      <w:ins w:id="896" w:author="Jujia Li" w:date="2025-07-01T18:52:00Z" w16du:dateUtc="2025-07-01T23:52:00Z">
        <w:r w:rsidRPr="008D3FA0">
          <w:rPr>
            <w:rFonts w:ascii="Times New Roman" w:hAnsi="Times New Roman" w:cs="Times New Roman"/>
            <w:b/>
            <w:bCs/>
            <w:noProof/>
          </w:rPr>
          <w:t>Appendix</w:t>
        </w:r>
        <w:r>
          <w:rPr>
            <w:rFonts w:ascii="Times New Roman" w:hAnsi="Times New Roman" w:cs="Times New Roman"/>
            <w:b/>
            <w:bCs/>
            <w:noProof/>
          </w:rPr>
          <w:t xml:space="preserve"> B</w:t>
        </w:r>
      </w:ins>
    </w:p>
    <w:p w14:paraId="1A52551C" w14:textId="7F116E94" w:rsidR="003B0A67" w:rsidRPr="003B0A67" w:rsidRDefault="003B0A67" w:rsidP="000174F9">
      <w:pPr>
        <w:rPr>
          <w:ins w:id="897" w:author="Jujia Li" w:date="2025-07-01T18:59:00Z" w16du:dateUtc="2025-07-01T23:59:00Z"/>
          <w:rFonts w:ascii="Times New Roman" w:hAnsi="Times New Roman" w:cs="Times New Roman"/>
          <w:b/>
          <w:bCs/>
          <w:rPrChange w:id="898" w:author="Jujia Li" w:date="2025-07-01T18:59:00Z" w16du:dateUtc="2025-07-01T23:59:00Z">
            <w:rPr>
              <w:ins w:id="899" w:author="Jujia Li" w:date="2025-07-01T18:59:00Z" w16du:dateUtc="2025-07-01T23:59:00Z"/>
              <w:rFonts w:ascii="Times New Roman" w:hAnsi="Times New Roman" w:cs="Times New Roman"/>
            </w:rPr>
          </w:rPrChange>
        </w:rPr>
      </w:pPr>
      <w:ins w:id="900" w:author="Jujia Li" w:date="2025-07-01T18:59:00Z" w16du:dateUtc="2025-07-01T23:59:00Z">
        <w:r w:rsidRPr="00864B74">
          <w:rPr>
            <w:rFonts w:ascii="Times New Roman" w:hAnsi="Times New Roman" w:cs="Times New Roman"/>
            <w:b/>
            <w:bCs/>
          </w:rPr>
          <w:t xml:space="preserve">Opioid Medication </w:t>
        </w:r>
        <w:r>
          <w:rPr>
            <w:rFonts w:ascii="Times New Roman" w:hAnsi="Times New Roman" w:cs="Times New Roman"/>
            <w:b/>
            <w:bCs/>
          </w:rPr>
          <w:t>Distribution</w:t>
        </w:r>
        <w:r w:rsidRPr="00864B74">
          <w:rPr>
            <w:rFonts w:ascii="Times New Roman" w:hAnsi="Times New Roman" w:cs="Times New Roman"/>
            <w:b/>
            <w:bCs/>
          </w:rPr>
          <w:t xml:space="preserve"> Analysis</w:t>
        </w:r>
      </w:ins>
    </w:p>
    <w:p w14:paraId="5AD596C3" w14:textId="054099A0" w:rsidR="000174F9" w:rsidRPr="004157A8" w:rsidRDefault="000174F9" w:rsidP="000174F9">
      <w:pPr>
        <w:rPr>
          <w:ins w:id="901" w:author="Jujia Li" w:date="2025-07-01T18:52:00Z" w16du:dateUtc="2025-07-01T23:52:00Z"/>
          <w:rFonts w:ascii="Times New Roman" w:hAnsi="Times New Roman" w:cs="Times New Roman"/>
        </w:rPr>
      </w:pPr>
      <w:ins w:id="902" w:author="Jujia Li" w:date="2025-07-01T18:52:00Z" w16du:dateUtc="2025-07-01T23:52:00Z">
        <w:r w:rsidRPr="004157A8">
          <w:rPr>
            <w:rFonts w:ascii="Times New Roman" w:hAnsi="Times New Roman" w:cs="Times New Roman"/>
          </w:rPr>
          <w:t xml:space="preserve">Table </w:t>
        </w:r>
        <w:r>
          <w:rPr>
            <w:rFonts w:ascii="Times New Roman" w:hAnsi="Times New Roman" w:cs="Times New Roman"/>
          </w:rPr>
          <w:t>B1</w:t>
        </w:r>
        <w:r w:rsidRPr="004157A8">
          <w:rPr>
            <w:rFonts w:ascii="Times New Roman" w:hAnsi="Times New Roman" w:cs="Times New Roman"/>
          </w:rPr>
          <w:t>. Global Moran's I Summary</w:t>
        </w:r>
        <w:r>
          <w:rPr>
            <w:rFonts w:ascii="Times New Roman" w:hAnsi="Times New Roman" w:cs="Times New Roman"/>
          </w:rPr>
          <w:t xml:space="preserve"> of Medication Consumption (Total)</w:t>
        </w:r>
        <w:r w:rsidRPr="00F34DC7">
          <w:rPr>
            <w:rFonts w:ascii="Times New Roman" w:hAnsi="Times New Roman" w:cs="Times New Roman"/>
          </w:rPr>
          <w:t xml:space="preserve"> </w:t>
        </w:r>
        <w:r>
          <w:rPr>
            <w:rFonts w:ascii="Times New Roman" w:hAnsi="Times New Roman" w:cs="Times New Roman"/>
          </w:rPr>
          <w:t>for Counties in Northwest Alabama</w:t>
        </w:r>
      </w:ins>
    </w:p>
    <w:tbl>
      <w:tblPr>
        <w:tblStyle w:val="TableGrid"/>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9"/>
        <w:gridCol w:w="1786"/>
        <w:gridCol w:w="1708"/>
        <w:gridCol w:w="1674"/>
        <w:gridCol w:w="1673"/>
      </w:tblGrid>
      <w:tr w:rsidR="000174F9" w:rsidRPr="008C68DD" w14:paraId="5B78360D" w14:textId="77777777" w:rsidTr="008D3FA0">
        <w:trPr>
          <w:trHeight w:val="288"/>
          <w:ins w:id="903" w:author="Jujia Li" w:date="2025-07-01T18:52:00Z"/>
        </w:trPr>
        <w:tc>
          <w:tcPr>
            <w:tcW w:w="1799" w:type="dxa"/>
            <w:tcBorders>
              <w:top w:val="single" w:sz="4" w:space="0" w:color="auto"/>
              <w:bottom w:val="single" w:sz="4" w:space="0" w:color="auto"/>
            </w:tcBorders>
            <w:vAlign w:val="center"/>
          </w:tcPr>
          <w:p w14:paraId="4F05A655" w14:textId="77777777" w:rsidR="000174F9" w:rsidRPr="008C68DD" w:rsidRDefault="000174F9" w:rsidP="008D3FA0">
            <w:pPr>
              <w:jc w:val="center"/>
              <w:rPr>
                <w:ins w:id="904" w:author="Jujia Li" w:date="2025-07-01T18:52:00Z" w16du:dateUtc="2025-07-01T23:52:00Z"/>
                <w:rFonts w:ascii="Times New Roman" w:hAnsi="Times New Roman" w:cs="Times New Roman"/>
              </w:rPr>
            </w:pPr>
          </w:p>
        </w:tc>
        <w:tc>
          <w:tcPr>
            <w:tcW w:w="1786" w:type="dxa"/>
            <w:tcBorders>
              <w:top w:val="single" w:sz="4" w:space="0" w:color="auto"/>
              <w:bottom w:val="single" w:sz="4" w:space="0" w:color="auto"/>
            </w:tcBorders>
            <w:vAlign w:val="center"/>
          </w:tcPr>
          <w:p w14:paraId="26CAEF82" w14:textId="77777777" w:rsidR="000174F9" w:rsidRPr="008C68DD" w:rsidRDefault="000174F9" w:rsidP="008D3FA0">
            <w:pPr>
              <w:jc w:val="center"/>
              <w:rPr>
                <w:ins w:id="905" w:author="Jujia Li" w:date="2025-07-01T18:52:00Z" w16du:dateUtc="2025-07-01T23:52:00Z"/>
                <w:rFonts w:ascii="Times New Roman" w:hAnsi="Times New Roman" w:cs="Times New Roman"/>
                <w:b/>
                <w:bCs/>
              </w:rPr>
            </w:pPr>
            <w:ins w:id="906" w:author="Jujia Li" w:date="2025-07-01T18:52:00Z" w16du:dateUtc="2025-07-01T23:52:00Z">
              <w:r w:rsidRPr="008C68DD">
                <w:rPr>
                  <w:rFonts w:ascii="Times New Roman" w:hAnsi="Times New Roman" w:cs="Times New Roman"/>
                  <w:b/>
                  <w:bCs/>
                </w:rPr>
                <w:t>Buprenorphine</w:t>
              </w:r>
            </w:ins>
          </w:p>
        </w:tc>
        <w:tc>
          <w:tcPr>
            <w:tcW w:w="1708" w:type="dxa"/>
            <w:tcBorders>
              <w:top w:val="single" w:sz="4" w:space="0" w:color="auto"/>
              <w:bottom w:val="single" w:sz="4" w:space="0" w:color="auto"/>
            </w:tcBorders>
            <w:vAlign w:val="center"/>
          </w:tcPr>
          <w:p w14:paraId="525325E4" w14:textId="77777777" w:rsidR="000174F9" w:rsidRPr="008C68DD" w:rsidRDefault="000174F9" w:rsidP="008D3FA0">
            <w:pPr>
              <w:jc w:val="center"/>
              <w:rPr>
                <w:ins w:id="907" w:author="Jujia Li" w:date="2025-07-01T18:52:00Z" w16du:dateUtc="2025-07-01T23:52:00Z"/>
                <w:rFonts w:ascii="Times New Roman" w:hAnsi="Times New Roman" w:cs="Times New Roman"/>
                <w:b/>
                <w:bCs/>
              </w:rPr>
            </w:pPr>
            <w:ins w:id="908" w:author="Jujia Li" w:date="2025-07-01T18:52:00Z" w16du:dateUtc="2025-07-01T23:52:00Z">
              <w:r w:rsidRPr="008C68DD">
                <w:rPr>
                  <w:rFonts w:ascii="Times New Roman" w:hAnsi="Times New Roman" w:cs="Times New Roman"/>
                  <w:b/>
                  <w:bCs/>
                </w:rPr>
                <w:t>Hydrocodone</w:t>
              </w:r>
            </w:ins>
          </w:p>
        </w:tc>
        <w:tc>
          <w:tcPr>
            <w:tcW w:w="1674" w:type="dxa"/>
            <w:tcBorders>
              <w:top w:val="single" w:sz="4" w:space="0" w:color="auto"/>
              <w:bottom w:val="single" w:sz="4" w:space="0" w:color="auto"/>
            </w:tcBorders>
            <w:vAlign w:val="center"/>
          </w:tcPr>
          <w:p w14:paraId="5AE18999" w14:textId="77777777" w:rsidR="000174F9" w:rsidRPr="008C68DD" w:rsidRDefault="000174F9" w:rsidP="008D3FA0">
            <w:pPr>
              <w:jc w:val="center"/>
              <w:rPr>
                <w:ins w:id="909" w:author="Jujia Li" w:date="2025-07-01T18:52:00Z" w16du:dateUtc="2025-07-01T23:52:00Z"/>
                <w:rFonts w:ascii="Times New Roman" w:hAnsi="Times New Roman" w:cs="Times New Roman"/>
                <w:b/>
                <w:bCs/>
              </w:rPr>
            </w:pPr>
            <w:ins w:id="910" w:author="Jujia Li" w:date="2025-07-01T18:52:00Z" w16du:dateUtc="2025-07-01T23:52:00Z">
              <w:r w:rsidRPr="008C68DD">
                <w:rPr>
                  <w:rFonts w:ascii="Times New Roman" w:hAnsi="Times New Roman" w:cs="Times New Roman"/>
                  <w:b/>
                  <w:bCs/>
                </w:rPr>
                <w:t>Methadone</w:t>
              </w:r>
            </w:ins>
          </w:p>
        </w:tc>
        <w:tc>
          <w:tcPr>
            <w:tcW w:w="1673" w:type="dxa"/>
            <w:tcBorders>
              <w:top w:val="single" w:sz="4" w:space="0" w:color="auto"/>
              <w:bottom w:val="single" w:sz="4" w:space="0" w:color="auto"/>
            </w:tcBorders>
            <w:vAlign w:val="center"/>
          </w:tcPr>
          <w:p w14:paraId="19689065" w14:textId="77777777" w:rsidR="000174F9" w:rsidRPr="008C68DD" w:rsidRDefault="000174F9" w:rsidP="008D3FA0">
            <w:pPr>
              <w:jc w:val="center"/>
              <w:rPr>
                <w:ins w:id="911" w:author="Jujia Li" w:date="2025-07-01T18:52:00Z" w16du:dateUtc="2025-07-01T23:52:00Z"/>
                <w:rFonts w:ascii="Times New Roman" w:hAnsi="Times New Roman" w:cs="Times New Roman"/>
                <w:b/>
                <w:bCs/>
              </w:rPr>
            </w:pPr>
            <w:ins w:id="912" w:author="Jujia Li" w:date="2025-07-01T18:52:00Z" w16du:dateUtc="2025-07-01T23:52:00Z">
              <w:r w:rsidRPr="008C68DD">
                <w:rPr>
                  <w:rFonts w:ascii="Times New Roman" w:hAnsi="Times New Roman" w:cs="Times New Roman"/>
                  <w:b/>
                  <w:bCs/>
                </w:rPr>
                <w:t>Oxycodone</w:t>
              </w:r>
            </w:ins>
          </w:p>
        </w:tc>
      </w:tr>
      <w:tr w:rsidR="000174F9" w:rsidRPr="008C68DD" w14:paraId="3F17D331" w14:textId="77777777" w:rsidTr="008D3FA0">
        <w:trPr>
          <w:trHeight w:val="288"/>
          <w:ins w:id="913" w:author="Jujia Li" w:date="2025-07-01T18:52:00Z"/>
        </w:trPr>
        <w:tc>
          <w:tcPr>
            <w:tcW w:w="1799" w:type="dxa"/>
            <w:tcBorders>
              <w:top w:val="single" w:sz="4" w:space="0" w:color="auto"/>
            </w:tcBorders>
            <w:vAlign w:val="center"/>
          </w:tcPr>
          <w:p w14:paraId="2DBE75E1" w14:textId="77777777" w:rsidR="000174F9" w:rsidRPr="008C68DD" w:rsidRDefault="000174F9" w:rsidP="008D3FA0">
            <w:pPr>
              <w:jc w:val="right"/>
              <w:rPr>
                <w:ins w:id="914" w:author="Jujia Li" w:date="2025-07-01T18:52:00Z" w16du:dateUtc="2025-07-01T23:52:00Z"/>
                <w:rFonts w:ascii="Times New Roman" w:hAnsi="Times New Roman" w:cs="Times New Roman"/>
              </w:rPr>
            </w:pPr>
            <w:ins w:id="915" w:author="Jujia Li" w:date="2025-07-01T18:52:00Z" w16du:dateUtc="2025-07-01T23:52:00Z">
              <w:r w:rsidRPr="008C68DD">
                <w:rPr>
                  <w:rFonts w:ascii="Times New Roman" w:hAnsi="Times New Roman" w:cs="Times New Roman"/>
                </w:rPr>
                <w:t>Moran's Index</w:t>
              </w:r>
            </w:ins>
          </w:p>
        </w:tc>
        <w:tc>
          <w:tcPr>
            <w:tcW w:w="1786" w:type="dxa"/>
            <w:tcBorders>
              <w:top w:val="single" w:sz="4" w:space="0" w:color="auto"/>
            </w:tcBorders>
          </w:tcPr>
          <w:p w14:paraId="7EBCF474" w14:textId="77777777" w:rsidR="000174F9" w:rsidRPr="008C68DD" w:rsidRDefault="000174F9" w:rsidP="008D3FA0">
            <w:pPr>
              <w:jc w:val="right"/>
              <w:rPr>
                <w:ins w:id="916" w:author="Jujia Li" w:date="2025-07-01T18:52:00Z" w16du:dateUtc="2025-07-01T23:52:00Z"/>
                <w:rFonts w:ascii="Times New Roman" w:hAnsi="Times New Roman" w:cs="Times New Roman"/>
              </w:rPr>
            </w:pPr>
            <w:ins w:id="917" w:author="Jujia Li" w:date="2025-07-01T18:52:00Z" w16du:dateUtc="2025-07-01T23:52:00Z">
              <w:r w:rsidRPr="008C68DD">
                <w:rPr>
                  <w:rFonts w:ascii="Times New Roman" w:hAnsi="Times New Roman" w:cs="Times New Roman"/>
                </w:rPr>
                <w:t>0.188</w:t>
              </w:r>
            </w:ins>
          </w:p>
        </w:tc>
        <w:tc>
          <w:tcPr>
            <w:tcW w:w="1708" w:type="dxa"/>
            <w:tcBorders>
              <w:top w:val="single" w:sz="4" w:space="0" w:color="auto"/>
            </w:tcBorders>
            <w:vAlign w:val="bottom"/>
          </w:tcPr>
          <w:p w14:paraId="31FAFD6D" w14:textId="77777777" w:rsidR="000174F9" w:rsidRPr="008C68DD" w:rsidRDefault="000174F9" w:rsidP="008D3FA0">
            <w:pPr>
              <w:jc w:val="right"/>
              <w:rPr>
                <w:ins w:id="918" w:author="Jujia Li" w:date="2025-07-01T18:52:00Z" w16du:dateUtc="2025-07-01T23:52:00Z"/>
                <w:rFonts w:ascii="Times New Roman" w:hAnsi="Times New Roman" w:cs="Times New Roman"/>
              </w:rPr>
            </w:pPr>
            <w:ins w:id="919" w:author="Jujia Li" w:date="2025-07-01T18:52:00Z" w16du:dateUtc="2025-07-01T23:52:00Z">
              <w:r w:rsidRPr="008C68DD">
                <w:rPr>
                  <w:rFonts w:ascii="Times New Roman" w:hAnsi="Times New Roman" w:cs="Times New Roman"/>
                </w:rPr>
                <w:t>0.0</w:t>
              </w:r>
              <w:r>
                <w:rPr>
                  <w:rFonts w:ascii="Times New Roman" w:hAnsi="Times New Roman" w:cs="Times New Roman"/>
                </w:rPr>
                <w:t>70</w:t>
              </w:r>
            </w:ins>
          </w:p>
        </w:tc>
        <w:tc>
          <w:tcPr>
            <w:tcW w:w="1674" w:type="dxa"/>
            <w:tcBorders>
              <w:top w:val="single" w:sz="4" w:space="0" w:color="auto"/>
            </w:tcBorders>
            <w:vAlign w:val="bottom"/>
          </w:tcPr>
          <w:p w14:paraId="04D91F09" w14:textId="77777777" w:rsidR="000174F9" w:rsidRPr="008C68DD" w:rsidRDefault="000174F9" w:rsidP="008D3FA0">
            <w:pPr>
              <w:jc w:val="right"/>
              <w:rPr>
                <w:ins w:id="920" w:author="Jujia Li" w:date="2025-07-01T18:52:00Z" w16du:dateUtc="2025-07-01T23:52:00Z"/>
                <w:rFonts w:ascii="Times New Roman" w:hAnsi="Times New Roman" w:cs="Times New Roman"/>
              </w:rPr>
            </w:pPr>
            <w:ins w:id="921" w:author="Jujia Li" w:date="2025-07-01T18:52:00Z" w16du:dateUtc="2025-07-01T23:52:00Z">
              <w:r w:rsidRPr="008C68DD">
                <w:rPr>
                  <w:rFonts w:ascii="Times New Roman" w:hAnsi="Times New Roman" w:cs="Times New Roman"/>
                </w:rPr>
                <w:t>0.04</w:t>
              </w:r>
              <w:r>
                <w:rPr>
                  <w:rFonts w:ascii="Times New Roman" w:hAnsi="Times New Roman" w:cs="Times New Roman"/>
                </w:rPr>
                <w:t>8</w:t>
              </w:r>
            </w:ins>
          </w:p>
        </w:tc>
        <w:tc>
          <w:tcPr>
            <w:tcW w:w="1673" w:type="dxa"/>
            <w:tcBorders>
              <w:top w:val="single" w:sz="4" w:space="0" w:color="auto"/>
            </w:tcBorders>
            <w:vAlign w:val="bottom"/>
          </w:tcPr>
          <w:p w14:paraId="188846FB" w14:textId="77777777" w:rsidR="000174F9" w:rsidRPr="008C68DD" w:rsidRDefault="000174F9" w:rsidP="008D3FA0">
            <w:pPr>
              <w:jc w:val="right"/>
              <w:rPr>
                <w:ins w:id="922" w:author="Jujia Li" w:date="2025-07-01T18:52:00Z" w16du:dateUtc="2025-07-01T23:52:00Z"/>
                <w:rFonts w:ascii="Times New Roman" w:hAnsi="Times New Roman" w:cs="Times New Roman"/>
              </w:rPr>
            </w:pPr>
            <w:ins w:id="923" w:author="Jujia Li" w:date="2025-07-01T18:52:00Z" w16du:dateUtc="2025-07-01T23:52:00Z">
              <w:r w:rsidRPr="008C68DD">
                <w:rPr>
                  <w:rFonts w:ascii="Times New Roman" w:hAnsi="Times New Roman" w:cs="Times New Roman"/>
                </w:rPr>
                <w:t>0.192</w:t>
              </w:r>
            </w:ins>
          </w:p>
        </w:tc>
      </w:tr>
      <w:tr w:rsidR="000174F9" w:rsidRPr="008C68DD" w14:paraId="729D74D9" w14:textId="77777777" w:rsidTr="008D3FA0">
        <w:trPr>
          <w:trHeight w:val="288"/>
          <w:ins w:id="924" w:author="Jujia Li" w:date="2025-07-01T18:52:00Z"/>
        </w:trPr>
        <w:tc>
          <w:tcPr>
            <w:tcW w:w="1799" w:type="dxa"/>
            <w:vAlign w:val="center"/>
          </w:tcPr>
          <w:p w14:paraId="100DC7A2" w14:textId="77777777" w:rsidR="000174F9" w:rsidRPr="008C68DD" w:rsidRDefault="000174F9" w:rsidP="008D3FA0">
            <w:pPr>
              <w:jc w:val="right"/>
              <w:rPr>
                <w:ins w:id="925" w:author="Jujia Li" w:date="2025-07-01T18:52:00Z" w16du:dateUtc="2025-07-01T23:52:00Z"/>
                <w:rFonts w:ascii="Times New Roman" w:hAnsi="Times New Roman" w:cs="Times New Roman"/>
              </w:rPr>
            </w:pPr>
            <w:ins w:id="926" w:author="Jujia Li" w:date="2025-07-01T18:52:00Z" w16du:dateUtc="2025-07-01T23:52:00Z">
              <w:r w:rsidRPr="008C68DD">
                <w:rPr>
                  <w:rFonts w:ascii="Times New Roman" w:hAnsi="Times New Roman" w:cs="Times New Roman"/>
                </w:rPr>
                <w:t>Expected Index</w:t>
              </w:r>
            </w:ins>
          </w:p>
        </w:tc>
        <w:tc>
          <w:tcPr>
            <w:tcW w:w="1786" w:type="dxa"/>
          </w:tcPr>
          <w:p w14:paraId="7BB05A9B" w14:textId="77777777" w:rsidR="000174F9" w:rsidRPr="008C68DD" w:rsidRDefault="000174F9" w:rsidP="008D3FA0">
            <w:pPr>
              <w:jc w:val="right"/>
              <w:rPr>
                <w:ins w:id="927" w:author="Jujia Li" w:date="2025-07-01T18:52:00Z" w16du:dateUtc="2025-07-01T23:52:00Z"/>
                <w:rFonts w:ascii="Times New Roman" w:hAnsi="Times New Roman" w:cs="Times New Roman"/>
              </w:rPr>
            </w:pPr>
            <w:ins w:id="928" w:author="Jujia Li" w:date="2025-07-01T18:52:00Z" w16du:dateUtc="2025-07-01T23:52:00Z">
              <w:r w:rsidRPr="008C68DD">
                <w:rPr>
                  <w:rFonts w:ascii="Times New Roman" w:hAnsi="Times New Roman" w:cs="Times New Roman"/>
                </w:rPr>
                <w:t>-0.04</w:t>
              </w:r>
              <w:r>
                <w:rPr>
                  <w:rFonts w:ascii="Times New Roman" w:hAnsi="Times New Roman" w:cs="Times New Roman"/>
                </w:rPr>
                <w:t>8</w:t>
              </w:r>
            </w:ins>
          </w:p>
        </w:tc>
        <w:tc>
          <w:tcPr>
            <w:tcW w:w="1708" w:type="dxa"/>
            <w:vAlign w:val="bottom"/>
          </w:tcPr>
          <w:p w14:paraId="3790D476" w14:textId="77777777" w:rsidR="000174F9" w:rsidRPr="008C68DD" w:rsidRDefault="000174F9" w:rsidP="008D3FA0">
            <w:pPr>
              <w:jc w:val="right"/>
              <w:rPr>
                <w:ins w:id="929" w:author="Jujia Li" w:date="2025-07-01T18:52:00Z" w16du:dateUtc="2025-07-01T23:52:00Z"/>
                <w:rFonts w:ascii="Times New Roman" w:hAnsi="Times New Roman" w:cs="Times New Roman"/>
              </w:rPr>
            </w:pPr>
            <w:ins w:id="930" w:author="Jujia Li" w:date="2025-07-01T18:52:00Z" w16du:dateUtc="2025-07-01T23:52:00Z">
              <w:r w:rsidRPr="008C68DD">
                <w:rPr>
                  <w:rFonts w:ascii="Times New Roman" w:hAnsi="Times New Roman" w:cs="Times New Roman"/>
                </w:rPr>
                <w:t>-0.04</w:t>
              </w:r>
              <w:r>
                <w:rPr>
                  <w:rFonts w:ascii="Times New Roman" w:hAnsi="Times New Roman" w:cs="Times New Roman"/>
                </w:rPr>
                <w:t>8</w:t>
              </w:r>
            </w:ins>
          </w:p>
        </w:tc>
        <w:tc>
          <w:tcPr>
            <w:tcW w:w="1674" w:type="dxa"/>
            <w:vAlign w:val="bottom"/>
          </w:tcPr>
          <w:p w14:paraId="4A3378ED" w14:textId="77777777" w:rsidR="000174F9" w:rsidRPr="008C68DD" w:rsidRDefault="000174F9" w:rsidP="008D3FA0">
            <w:pPr>
              <w:jc w:val="right"/>
              <w:rPr>
                <w:ins w:id="931" w:author="Jujia Li" w:date="2025-07-01T18:52:00Z" w16du:dateUtc="2025-07-01T23:52:00Z"/>
                <w:rFonts w:ascii="Times New Roman" w:hAnsi="Times New Roman" w:cs="Times New Roman"/>
              </w:rPr>
            </w:pPr>
            <w:ins w:id="932" w:author="Jujia Li" w:date="2025-07-01T18:52:00Z" w16du:dateUtc="2025-07-01T23:52:00Z">
              <w:r w:rsidRPr="008C68DD">
                <w:rPr>
                  <w:rFonts w:ascii="Times New Roman" w:hAnsi="Times New Roman" w:cs="Times New Roman"/>
                </w:rPr>
                <w:t>-0.04</w:t>
              </w:r>
              <w:r>
                <w:rPr>
                  <w:rFonts w:ascii="Times New Roman" w:hAnsi="Times New Roman" w:cs="Times New Roman"/>
                </w:rPr>
                <w:t>8</w:t>
              </w:r>
            </w:ins>
          </w:p>
        </w:tc>
        <w:tc>
          <w:tcPr>
            <w:tcW w:w="1673" w:type="dxa"/>
            <w:vAlign w:val="bottom"/>
          </w:tcPr>
          <w:p w14:paraId="33B2EF92" w14:textId="77777777" w:rsidR="000174F9" w:rsidRPr="008C68DD" w:rsidRDefault="000174F9" w:rsidP="008D3FA0">
            <w:pPr>
              <w:jc w:val="right"/>
              <w:rPr>
                <w:ins w:id="933" w:author="Jujia Li" w:date="2025-07-01T18:52:00Z" w16du:dateUtc="2025-07-01T23:52:00Z"/>
                <w:rFonts w:ascii="Times New Roman" w:hAnsi="Times New Roman" w:cs="Times New Roman"/>
              </w:rPr>
            </w:pPr>
            <w:ins w:id="934" w:author="Jujia Li" w:date="2025-07-01T18:52:00Z" w16du:dateUtc="2025-07-01T23:52:00Z">
              <w:r w:rsidRPr="008C68DD">
                <w:rPr>
                  <w:rFonts w:ascii="Times New Roman" w:hAnsi="Times New Roman" w:cs="Times New Roman"/>
                </w:rPr>
                <w:t>-0.04</w:t>
              </w:r>
              <w:r>
                <w:rPr>
                  <w:rFonts w:ascii="Times New Roman" w:hAnsi="Times New Roman" w:cs="Times New Roman"/>
                </w:rPr>
                <w:t>8</w:t>
              </w:r>
            </w:ins>
          </w:p>
        </w:tc>
      </w:tr>
      <w:tr w:rsidR="000174F9" w:rsidRPr="008C68DD" w14:paraId="4D4EFFA1" w14:textId="77777777" w:rsidTr="008D3FA0">
        <w:trPr>
          <w:trHeight w:val="288"/>
          <w:ins w:id="935" w:author="Jujia Li" w:date="2025-07-01T18:52:00Z"/>
        </w:trPr>
        <w:tc>
          <w:tcPr>
            <w:tcW w:w="1799" w:type="dxa"/>
            <w:vAlign w:val="center"/>
          </w:tcPr>
          <w:p w14:paraId="1D98AD9B" w14:textId="77777777" w:rsidR="000174F9" w:rsidRPr="008C68DD" w:rsidRDefault="000174F9" w:rsidP="008D3FA0">
            <w:pPr>
              <w:jc w:val="right"/>
              <w:rPr>
                <w:ins w:id="936" w:author="Jujia Li" w:date="2025-07-01T18:52:00Z" w16du:dateUtc="2025-07-01T23:52:00Z"/>
                <w:rFonts w:ascii="Times New Roman" w:hAnsi="Times New Roman" w:cs="Times New Roman"/>
              </w:rPr>
            </w:pPr>
            <w:ins w:id="937" w:author="Jujia Li" w:date="2025-07-01T18:52:00Z" w16du:dateUtc="2025-07-01T23:52:00Z">
              <w:r w:rsidRPr="008C68DD">
                <w:rPr>
                  <w:rFonts w:ascii="Times New Roman" w:hAnsi="Times New Roman" w:cs="Times New Roman"/>
                </w:rPr>
                <w:t>Variance</w:t>
              </w:r>
            </w:ins>
          </w:p>
        </w:tc>
        <w:tc>
          <w:tcPr>
            <w:tcW w:w="1786" w:type="dxa"/>
          </w:tcPr>
          <w:p w14:paraId="0548E80E" w14:textId="77777777" w:rsidR="000174F9" w:rsidRPr="008C68DD" w:rsidRDefault="000174F9" w:rsidP="008D3FA0">
            <w:pPr>
              <w:jc w:val="right"/>
              <w:rPr>
                <w:ins w:id="938" w:author="Jujia Li" w:date="2025-07-01T18:52:00Z" w16du:dateUtc="2025-07-01T23:52:00Z"/>
                <w:rFonts w:ascii="Times New Roman" w:hAnsi="Times New Roman" w:cs="Times New Roman"/>
              </w:rPr>
            </w:pPr>
            <w:ins w:id="939" w:author="Jujia Li" w:date="2025-07-01T18:52:00Z" w16du:dateUtc="2025-07-01T23:52:00Z">
              <w:r w:rsidRPr="008C68DD">
                <w:rPr>
                  <w:rFonts w:ascii="Times New Roman" w:hAnsi="Times New Roman" w:cs="Times New Roman"/>
                </w:rPr>
                <w:t>0.013</w:t>
              </w:r>
            </w:ins>
          </w:p>
        </w:tc>
        <w:tc>
          <w:tcPr>
            <w:tcW w:w="1708" w:type="dxa"/>
            <w:vAlign w:val="bottom"/>
          </w:tcPr>
          <w:p w14:paraId="58FB2545" w14:textId="77777777" w:rsidR="000174F9" w:rsidRPr="008C68DD" w:rsidRDefault="000174F9" w:rsidP="008D3FA0">
            <w:pPr>
              <w:jc w:val="right"/>
              <w:rPr>
                <w:ins w:id="940" w:author="Jujia Li" w:date="2025-07-01T18:52:00Z" w16du:dateUtc="2025-07-01T23:52:00Z"/>
                <w:rFonts w:ascii="Times New Roman" w:hAnsi="Times New Roman" w:cs="Times New Roman"/>
              </w:rPr>
            </w:pPr>
            <w:ins w:id="941" w:author="Jujia Li" w:date="2025-07-01T18:52:00Z" w16du:dateUtc="2025-07-01T23:52:00Z">
              <w:r w:rsidRPr="008C68DD">
                <w:rPr>
                  <w:rFonts w:ascii="Times New Roman" w:hAnsi="Times New Roman" w:cs="Times New Roman"/>
                </w:rPr>
                <w:t>0.017</w:t>
              </w:r>
            </w:ins>
          </w:p>
        </w:tc>
        <w:tc>
          <w:tcPr>
            <w:tcW w:w="1674" w:type="dxa"/>
            <w:vAlign w:val="bottom"/>
          </w:tcPr>
          <w:p w14:paraId="35D1AD25" w14:textId="77777777" w:rsidR="000174F9" w:rsidRPr="008C68DD" w:rsidRDefault="000174F9" w:rsidP="008D3FA0">
            <w:pPr>
              <w:jc w:val="right"/>
              <w:rPr>
                <w:ins w:id="942" w:author="Jujia Li" w:date="2025-07-01T18:52:00Z" w16du:dateUtc="2025-07-01T23:52:00Z"/>
                <w:rFonts w:ascii="Times New Roman" w:hAnsi="Times New Roman" w:cs="Times New Roman"/>
              </w:rPr>
            </w:pPr>
            <w:ins w:id="943" w:author="Jujia Li" w:date="2025-07-01T18:52:00Z" w16du:dateUtc="2025-07-01T23:52:00Z">
              <w:r w:rsidRPr="008C68DD">
                <w:rPr>
                  <w:rFonts w:ascii="Times New Roman" w:hAnsi="Times New Roman" w:cs="Times New Roman"/>
                </w:rPr>
                <w:t>0.02</w:t>
              </w:r>
              <w:r>
                <w:rPr>
                  <w:rFonts w:ascii="Times New Roman" w:hAnsi="Times New Roman" w:cs="Times New Roman"/>
                </w:rPr>
                <w:t>6</w:t>
              </w:r>
            </w:ins>
          </w:p>
        </w:tc>
        <w:tc>
          <w:tcPr>
            <w:tcW w:w="1673" w:type="dxa"/>
            <w:vAlign w:val="bottom"/>
          </w:tcPr>
          <w:p w14:paraId="47EC3F8E" w14:textId="77777777" w:rsidR="000174F9" w:rsidRPr="008C68DD" w:rsidRDefault="000174F9" w:rsidP="008D3FA0">
            <w:pPr>
              <w:jc w:val="right"/>
              <w:rPr>
                <w:ins w:id="944" w:author="Jujia Li" w:date="2025-07-01T18:52:00Z" w16du:dateUtc="2025-07-01T23:52:00Z"/>
                <w:rFonts w:ascii="Times New Roman" w:hAnsi="Times New Roman" w:cs="Times New Roman"/>
              </w:rPr>
            </w:pPr>
            <w:ins w:id="945" w:author="Jujia Li" w:date="2025-07-01T18:52:00Z" w16du:dateUtc="2025-07-01T23:52:00Z">
              <w:r w:rsidRPr="008C68DD">
                <w:rPr>
                  <w:rFonts w:ascii="Times New Roman" w:hAnsi="Times New Roman" w:cs="Times New Roman"/>
                </w:rPr>
                <w:t>0.02</w:t>
              </w:r>
              <w:r>
                <w:rPr>
                  <w:rFonts w:ascii="Times New Roman" w:hAnsi="Times New Roman" w:cs="Times New Roman"/>
                </w:rPr>
                <w:t>3</w:t>
              </w:r>
            </w:ins>
          </w:p>
        </w:tc>
      </w:tr>
      <w:tr w:rsidR="000174F9" w:rsidRPr="008C68DD" w14:paraId="4F941402" w14:textId="77777777" w:rsidTr="008D3FA0">
        <w:trPr>
          <w:trHeight w:val="288"/>
          <w:ins w:id="946" w:author="Jujia Li" w:date="2025-07-01T18:52:00Z"/>
        </w:trPr>
        <w:tc>
          <w:tcPr>
            <w:tcW w:w="1799" w:type="dxa"/>
            <w:vAlign w:val="center"/>
          </w:tcPr>
          <w:p w14:paraId="6AB1A38B" w14:textId="77777777" w:rsidR="000174F9" w:rsidRPr="008C68DD" w:rsidRDefault="000174F9" w:rsidP="008D3FA0">
            <w:pPr>
              <w:jc w:val="right"/>
              <w:rPr>
                <w:ins w:id="947" w:author="Jujia Li" w:date="2025-07-01T18:52:00Z" w16du:dateUtc="2025-07-01T23:52:00Z"/>
                <w:rFonts w:ascii="Times New Roman" w:hAnsi="Times New Roman" w:cs="Times New Roman"/>
              </w:rPr>
            </w:pPr>
            <w:ins w:id="948" w:author="Jujia Li" w:date="2025-07-01T18:52:00Z" w16du:dateUtc="2025-07-01T23:52:00Z">
              <w:r w:rsidRPr="008C68DD">
                <w:rPr>
                  <w:rFonts w:ascii="Times New Roman" w:hAnsi="Times New Roman" w:cs="Times New Roman"/>
                </w:rPr>
                <w:t>z-score</w:t>
              </w:r>
            </w:ins>
          </w:p>
        </w:tc>
        <w:tc>
          <w:tcPr>
            <w:tcW w:w="1786" w:type="dxa"/>
          </w:tcPr>
          <w:p w14:paraId="3BDC0674" w14:textId="77777777" w:rsidR="000174F9" w:rsidRPr="008C68DD" w:rsidRDefault="000174F9" w:rsidP="008D3FA0">
            <w:pPr>
              <w:jc w:val="right"/>
              <w:rPr>
                <w:ins w:id="949" w:author="Jujia Li" w:date="2025-07-01T18:52:00Z" w16du:dateUtc="2025-07-01T23:52:00Z"/>
                <w:rFonts w:ascii="Times New Roman" w:hAnsi="Times New Roman" w:cs="Times New Roman"/>
              </w:rPr>
            </w:pPr>
            <w:ins w:id="950" w:author="Jujia Li" w:date="2025-07-01T18:52:00Z" w16du:dateUtc="2025-07-01T23:52:00Z">
              <w:r w:rsidRPr="008C68DD">
                <w:rPr>
                  <w:rFonts w:ascii="Times New Roman" w:hAnsi="Times New Roman" w:cs="Times New Roman"/>
                </w:rPr>
                <w:t>2.03</w:t>
              </w:r>
              <w:r>
                <w:rPr>
                  <w:rFonts w:ascii="Times New Roman" w:hAnsi="Times New Roman" w:cs="Times New Roman"/>
                </w:rPr>
                <w:t>6</w:t>
              </w:r>
            </w:ins>
          </w:p>
        </w:tc>
        <w:tc>
          <w:tcPr>
            <w:tcW w:w="1708" w:type="dxa"/>
            <w:vAlign w:val="bottom"/>
          </w:tcPr>
          <w:p w14:paraId="02F06CC2" w14:textId="77777777" w:rsidR="000174F9" w:rsidRPr="008C68DD" w:rsidRDefault="000174F9" w:rsidP="008D3FA0">
            <w:pPr>
              <w:jc w:val="right"/>
              <w:rPr>
                <w:ins w:id="951" w:author="Jujia Li" w:date="2025-07-01T18:52:00Z" w16du:dateUtc="2025-07-01T23:52:00Z"/>
                <w:rFonts w:ascii="Times New Roman" w:hAnsi="Times New Roman" w:cs="Times New Roman"/>
              </w:rPr>
            </w:pPr>
            <w:ins w:id="952" w:author="Jujia Li" w:date="2025-07-01T18:52:00Z" w16du:dateUtc="2025-07-01T23:52:00Z">
              <w:r w:rsidRPr="008C68DD">
                <w:rPr>
                  <w:rFonts w:ascii="Times New Roman" w:hAnsi="Times New Roman" w:cs="Times New Roman"/>
                </w:rPr>
                <w:t>0.898</w:t>
              </w:r>
            </w:ins>
          </w:p>
        </w:tc>
        <w:tc>
          <w:tcPr>
            <w:tcW w:w="1674" w:type="dxa"/>
            <w:vAlign w:val="bottom"/>
          </w:tcPr>
          <w:p w14:paraId="5C88EF12" w14:textId="77777777" w:rsidR="000174F9" w:rsidRPr="008C68DD" w:rsidRDefault="000174F9" w:rsidP="008D3FA0">
            <w:pPr>
              <w:jc w:val="right"/>
              <w:rPr>
                <w:ins w:id="953" w:author="Jujia Li" w:date="2025-07-01T18:52:00Z" w16du:dateUtc="2025-07-01T23:52:00Z"/>
                <w:rFonts w:ascii="Times New Roman" w:hAnsi="Times New Roman" w:cs="Times New Roman"/>
              </w:rPr>
            </w:pPr>
            <w:ins w:id="954" w:author="Jujia Li" w:date="2025-07-01T18:52:00Z" w16du:dateUtc="2025-07-01T23:52:00Z">
              <w:r w:rsidRPr="008C68DD">
                <w:rPr>
                  <w:rFonts w:ascii="Times New Roman" w:hAnsi="Times New Roman" w:cs="Times New Roman"/>
                </w:rPr>
                <w:t>0.591</w:t>
              </w:r>
            </w:ins>
          </w:p>
        </w:tc>
        <w:tc>
          <w:tcPr>
            <w:tcW w:w="1673" w:type="dxa"/>
            <w:vAlign w:val="bottom"/>
          </w:tcPr>
          <w:p w14:paraId="0C485FE9" w14:textId="77777777" w:rsidR="000174F9" w:rsidRPr="008C68DD" w:rsidRDefault="000174F9" w:rsidP="008D3FA0">
            <w:pPr>
              <w:jc w:val="right"/>
              <w:rPr>
                <w:ins w:id="955" w:author="Jujia Li" w:date="2025-07-01T18:52:00Z" w16du:dateUtc="2025-07-01T23:52:00Z"/>
                <w:rFonts w:ascii="Times New Roman" w:hAnsi="Times New Roman" w:cs="Times New Roman"/>
              </w:rPr>
            </w:pPr>
            <w:ins w:id="956" w:author="Jujia Li" w:date="2025-07-01T18:52:00Z" w16du:dateUtc="2025-07-01T23:52:00Z">
              <w:r w:rsidRPr="008C68DD">
                <w:rPr>
                  <w:rFonts w:ascii="Times New Roman" w:hAnsi="Times New Roman" w:cs="Times New Roman"/>
                </w:rPr>
                <w:t>1.58</w:t>
              </w:r>
              <w:r>
                <w:rPr>
                  <w:rFonts w:ascii="Times New Roman" w:hAnsi="Times New Roman" w:cs="Times New Roman"/>
                </w:rPr>
                <w:t>4</w:t>
              </w:r>
            </w:ins>
          </w:p>
        </w:tc>
      </w:tr>
      <w:tr w:rsidR="000174F9" w:rsidRPr="008C68DD" w14:paraId="18B7B9A7" w14:textId="77777777" w:rsidTr="008D3FA0">
        <w:trPr>
          <w:trHeight w:val="288"/>
          <w:ins w:id="957" w:author="Jujia Li" w:date="2025-07-01T18:52:00Z"/>
        </w:trPr>
        <w:tc>
          <w:tcPr>
            <w:tcW w:w="1799" w:type="dxa"/>
            <w:vAlign w:val="center"/>
          </w:tcPr>
          <w:p w14:paraId="7ED06A90" w14:textId="77777777" w:rsidR="000174F9" w:rsidRPr="008C68DD" w:rsidRDefault="000174F9" w:rsidP="008D3FA0">
            <w:pPr>
              <w:jc w:val="right"/>
              <w:rPr>
                <w:ins w:id="958" w:author="Jujia Li" w:date="2025-07-01T18:52:00Z" w16du:dateUtc="2025-07-01T23:52:00Z"/>
                <w:rFonts w:ascii="Times New Roman" w:hAnsi="Times New Roman" w:cs="Times New Roman"/>
              </w:rPr>
            </w:pPr>
            <w:ins w:id="959" w:author="Jujia Li" w:date="2025-07-01T18:52:00Z" w16du:dateUtc="2025-07-01T23:52:00Z">
              <w:r w:rsidRPr="008C68DD">
                <w:rPr>
                  <w:rFonts w:ascii="Times New Roman" w:hAnsi="Times New Roman" w:cs="Times New Roman"/>
                </w:rPr>
                <w:t>p-value</w:t>
              </w:r>
            </w:ins>
          </w:p>
        </w:tc>
        <w:tc>
          <w:tcPr>
            <w:tcW w:w="1786" w:type="dxa"/>
          </w:tcPr>
          <w:p w14:paraId="1C950E5A" w14:textId="77777777" w:rsidR="000174F9" w:rsidRPr="008C68DD" w:rsidRDefault="000174F9" w:rsidP="008D3FA0">
            <w:pPr>
              <w:jc w:val="right"/>
              <w:rPr>
                <w:ins w:id="960" w:author="Jujia Li" w:date="2025-07-01T18:52:00Z" w16du:dateUtc="2025-07-01T23:52:00Z"/>
                <w:rFonts w:ascii="Times New Roman" w:hAnsi="Times New Roman" w:cs="Times New Roman"/>
              </w:rPr>
            </w:pPr>
            <w:ins w:id="961" w:author="Jujia Li" w:date="2025-07-01T18:52:00Z" w16du:dateUtc="2025-07-01T23:52:00Z">
              <w:r w:rsidRPr="008C68DD">
                <w:rPr>
                  <w:rFonts w:ascii="Times New Roman" w:hAnsi="Times New Roman" w:cs="Times New Roman"/>
                </w:rPr>
                <w:t>0.04</w:t>
              </w:r>
              <w:r>
                <w:rPr>
                  <w:rFonts w:ascii="Times New Roman" w:hAnsi="Times New Roman" w:cs="Times New Roman"/>
                </w:rPr>
                <w:t>2</w:t>
              </w:r>
            </w:ins>
          </w:p>
        </w:tc>
        <w:tc>
          <w:tcPr>
            <w:tcW w:w="1708" w:type="dxa"/>
            <w:vAlign w:val="bottom"/>
          </w:tcPr>
          <w:p w14:paraId="1D5445E0" w14:textId="77777777" w:rsidR="000174F9" w:rsidRPr="008C68DD" w:rsidRDefault="000174F9" w:rsidP="008D3FA0">
            <w:pPr>
              <w:jc w:val="right"/>
              <w:rPr>
                <w:ins w:id="962" w:author="Jujia Li" w:date="2025-07-01T18:52:00Z" w16du:dateUtc="2025-07-01T23:52:00Z"/>
                <w:rFonts w:ascii="Times New Roman" w:hAnsi="Times New Roman" w:cs="Times New Roman"/>
              </w:rPr>
            </w:pPr>
            <w:ins w:id="963" w:author="Jujia Li" w:date="2025-07-01T18:52:00Z" w16du:dateUtc="2025-07-01T23:52:00Z">
              <w:r w:rsidRPr="008C68DD">
                <w:rPr>
                  <w:rFonts w:ascii="Times New Roman" w:hAnsi="Times New Roman" w:cs="Times New Roman"/>
                </w:rPr>
                <w:t>0.369</w:t>
              </w:r>
            </w:ins>
          </w:p>
        </w:tc>
        <w:tc>
          <w:tcPr>
            <w:tcW w:w="1674" w:type="dxa"/>
            <w:vAlign w:val="bottom"/>
          </w:tcPr>
          <w:p w14:paraId="4509582C" w14:textId="77777777" w:rsidR="000174F9" w:rsidRPr="008C68DD" w:rsidRDefault="000174F9" w:rsidP="008D3FA0">
            <w:pPr>
              <w:jc w:val="right"/>
              <w:rPr>
                <w:ins w:id="964" w:author="Jujia Li" w:date="2025-07-01T18:52:00Z" w16du:dateUtc="2025-07-01T23:52:00Z"/>
                <w:rFonts w:ascii="Times New Roman" w:hAnsi="Times New Roman" w:cs="Times New Roman"/>
              </w:rPr>
            </w:pPr>
            <w:ins w:id="965" w:author="Jujia Li" w:date="2025-07-01T18:52:00Z" w16du:dateUtc="2025-07-01T23:52:00Z">
              <w:r w:rsidRPr="008C68DD">
                <w:rPr>
                  <w:rFonts w:ascii="Times New Roman" w:hAnsi="Times New Roman" w:cs="Times New Roman"/>
                </w:rPr>
                <w:t>0.554</w:t>
              </w:r>
            </w:ins>
          </w:p>
        </w:tc>
        <w:tc>
          <w:tcPr>
            <w:tcW w:w="1673" w:type="dxa"/>
            <w:vAlign w:val="bottom"/>
          </w:tcPr>
          <w:p w14:paraId="128879DC" w14:textId="77777777" w:rsidR="000174F9" w:rsidRPr="008C68DD" w:rsidRDefault="000174F9" w:rsidP="008D3FA0">
            <w:pPr>
              <w:jc w:val="right"/>
              <w:rPr>
                <w:ins w:id="966" w:author="Jujia Li" w:date="2025-07-01T18:52:00Z" w16du:dateUtc="2025-07-01T23:52:00Z"/>
                <w:rFonts w:ascii="Times New Roman" w:hAnsi="Times New Roman" w:cs="Times New Roman"/>
              </w:rPr>
            </w:pPr>
            <w:ins w:id="967" w:author="Jujia Li" w:date="2025-07-01T18:52:00Z" w16du:dateUtc="2025-07-01T23:52:00Z">
              <w:r w:rsidRPr="008C68DD">
                <w:rPr>
                  <w:rFonts w:ascii="Times New Roman" w:hAnsi="Times New Roman" w:cs="Times New Roman"/>
                </w:rPr>
                <w:t>0.113</w:t>
              </w:r>
            </w:ins>
          </w:p>
        </w:tc>
      </w:tr>
    </w:tbl>
    <w:p w14:paraId="5B59EF24" w14:textId="5A2FE384" w:rsidR="000174F9" w:rsidRDefault="000174F9" w:rsidP="000174F9">
      <w:pPr>
        <w:ind w:firstLine="720"/>
        <w:rPr>
          <w:ins w:id="968" w:author="Jujia Li" w:date="2025-07-01T18:52:00Z" w16du:dateUtc="2025-07-01T23:52:00Z"/>
          <w:rFonts w:ascii="Times New Roman" w:hAnsi="Times New Roman" w:cs="Times New Roman"/>
        </w:rPr>
      </w:pPr>
      <w:ins w:id="969" w:author="Jujia Li" w:date="2025-07-01T18:52:00Z" w16du:dateUtc="2025-07-01T23:52:00Z">
        <w:r w:rsidRPr="00094FCA">
          <w:rPr>
            <w:rFonts w:ascii="Times New Roman" w:hAnsi="Times New Roman" w:cs="Times New Roman"/>
          </w:rPr>
          <w:t xml:space="preserve">Table </w:t>
        </w:r>
      </w:ins>
      <w:ins w:id="970" w:author="Jujia Li" w:date="2025-07-01T18:53:00Z" w16du:dateUtc="2025-07-01T23:53:00Z">
        <w:r>
          <w:rPr>
            <w:rFonts w:ascii="Times New Roman" w:hAnsi="Times New Roman" w:cs="Times New Roman"/>
          </w:rPr>
          <w:t>B1</w:t>
        </w:r>
      </w:ins>
      <w:ins w:id="971" w:author="Jujia Li" w:date="2025-07-01T18:52:00Z" w16du:dateUtc="2025-07-01T23:52:00Z">
        <w:r w:rsidRPr="00094FCA">
          <w:rPr>
            <w:rFonts w:ascii="Times New Roman" w:hAnsi="Times New Roman" w:cs="Times New Roman"/>
          </w:rPr>
          <w:t xml:space="preserve"> presents the results of Global Moran’s I analysis for the total consumption of four major opioid medications across counties in Northwest Alabama. Among the four drugs, only buprenorphine exhibited a statistically significant spatial autocorrelation, with a Moran’s I of 0.188 and a p-value of 0.042. This suggests a moderate positive spatial clustering of buprenorphine consumption—counties with high (or low) consumption are likely near other counties with similar levels.</w:t>
        </w:r>
        <w:r>
          <w:rPr>
            <w:rFonts w:ascii="Times New Roman" w:hAnsi="Times New Roman" w:cs="Times New Roman"/>
          </w:rPr>
          <w:t xml:space="preserve"> </w:t>
        </w:r>
        <w:r w:rsidRPr="00094FCA">
          <w:rPr>
            <w:rFonts w:ascii="Times New Roman" w:hAnsi="Times New Roman" w:cs="Times New Roman"/>
          </w:rPr>
          <w:t>In contrast, hydrocodone, methadone, and oxycodone all showed non-significant Moran’s I values (p &gt; 0.05), indicating that their consumption patterns were not significantly clustered across the region.</w:t>
        </w:r>
        <w:r>
          <w:rPr>
            <w:rFonts w:ascii="Times New Roman" w:hAnsi="Times New Roman" w:cs="Times New Roman"/>
          </w:rPr>
          <w:t xml:space="preserve"> </w:t>
        </w:r>
        <w:r w:rsidRPr="00094FCA">
          <w:rPr>
            <w:rFonts w:ascii="Times New Roman" w:hAnsi="Times New Roman" w:cs="Times New Roman"/>
          </w:rPr>
          <w:t>These results imply that buprenorphine use may be influenced by localized factors, such as treatment access, provider availability, or targeted public health interventions, while the other drugs show a more diffuse or random spatial pattern in this region.</w:t>
        </w:r>
        <w:r>
          <w:rPr>
            <w:rFonts w:ascii="Times New Roman" w:hAnsi="Times New Roman" w:cs="Times New Roman"/>
          </w:rPr>
          <w:t xml:space="preserve"> Sequentially, the monthly Buprenorphine consumption and hot spot graph will be demonstrated for future study.</w:t>
        </w:r>
      </w:ins>
    </w:p>
    <w:p w14:paraId="2438301E" w14:textId="4755EE54" w:rsidR="000174F9" w:rsidRDefault="000174F9" w:rsidP="000174F9">
      <w:pPr>
        <w:spacing w:after="0" w:line="480" w:lineRule="auto"/>
        <w:rPr>
          <w:ins w:id="972" w:author="Jujia Li" w:date="2025-07-01T18:52:00Z" w16du:dateUtc="2025-07-01T23:52:00Z"/>
          <w:rFonts w:ascii="Times New Roman" w:hAnsi="Times New Roman" w:cs="Times New Roman"/>
        </w:rPr>
      </w:pPr>
      <w:ins w:id="973" w:author="Jujia Li" w:date="2025-07-01T18:52:00Z" w16du:dateUtc="2025-07-01T23:52:00Z">
        <w:r>
          <w:rPr>
            <w:rFonts w:ascii="Times New Roman" w:hAnsi="Times New Roman" w:cs="Times New Roman"/>
          </w:rPr>
          <w:t>Figure B1. Monthly Buprenorphine Consumption by County</w:t>
        </w:r>
      </w:ins>
    </w:p>
    <w:p w14:paraId="1A9AA1ED" w14:textId="77777777" w:rsidR="000174F9" w:rsidRDefault="000174F9" w:rsidP="000174F9">
      <w:pPr>
        <w:spacing w:after="0" w:line="480" w:lineRule="auto"/>
        <w:rPr>
          <w:ins w:id="974" w:author="Jujia Li" w:date="2025-07-01T18:52:00Z" w16du:dateUtc="2025-07-01T23:52:00Z"/>
          <w:rFonts w:ascii="Times New Roman" w:hAnsi="Times New Roman" w:cs="Times New Roman"/>
        </w:rPr>
      </w:pPr>
    </w:p>
    <w:p w14:paraId="3942CF53" w14:textId="77777777" w:rsidR="000174F9" w:rsidRDefault="000174F9" w:rsidP="000174F9">
      <w:pPr>
        <w:spacing w:after="0" w:line="480" w:lineRule="auto"/>
        <w:rPr>
          <w:ins w:id="975" w:author="Jujia Li" w:date="2025-07-01T18:52:00Z" w16du:dateUtc="2025-07-01T23:52:00Z"/>
          <w:rFonts w:ascii="Times New Roman" w:hAnsi="Times New Roman" w:cs="Times New Roman"/>
        </w:rPr>
      </w:pPr>
      <w:ins w:id="976" w:author="Jujia Li" w:date="2025-07-01T18:52:00Z" w16du:dateUtc="2025-07-01T23:52:00Z">
        <w:r>
          <w:rPr>
            <w:rFonts w:ascii="Times New Roman" w:hAnsi="Times New Roman" w:cs="Times New Roman"/>
            <w:noProof/>
          </w:rPr>
          <w:lastRenderedPageBreak/>
          <w:drawing>
            <wp:inline distT="0" distB="0" distL="0" distR="0" wp14:anchorId="7468F0D2" wp14:editId="6AE0A76E">
              <wp:extent cx="5029200" cy="2937524"/>
              <wp:effectExtent l="0" t="0" r="0" b="0"/>
              <wp:docPr id="201643944" name="Picture 10" descr="A chart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3944" name="Picture 10" descr="A chart of numbers and lines&#10;&#10;AI-generated content may be incorrect."/>
                      <pic:cNvPicPr>
                        <a:picLocks noChangeAspect="1" noChangeArrowheads="1"/>
                      </pic:cNvPicPr>
                    </pic:nvPicPr>
                    <pic:blipFill rotWithShape="1">
                      <a:blip r:embed="rId34">
                        <a:extLst>
                          <a:ext uri="{28A0092B-C50C-407E-A947-70E740481C1C}">
                            <a14:useLocalDpi xmlns:a14="http://schemas.microsoft.com/office/drawing/2010/main" val="0"/>
                          </a:ext>
                        </a:extLst>
                      </a:blip>
                      <a:srcRect t="6553"/>
                      <a:stretch>
                        <a:fillRect/>
                      </a:stretch>
                    </pic:blipFill>
                    <pic:spPr bwMode="auto">
                      <a:xfrm>
                        <a:off x="0" y="0"/>
                        <a:ext cx="5029200" cy="2937524"/>
                      </a:xfrm>
                      <a:prstGeom prst="rect">
                        <a:avLst/>
                      </a:prstGeom>
                      <a:noFill/>
                      <a:ln>
                        <a:noFill/>
                      </a:ln>
                      <a:extLst>
                        <a:ext uri="{53640926-AAD7-44D8-BBD7-CCE9431645EC}">
                          <a14:shadowObscured xmlns:a14="http://schemas.microsoft.com/office/drawing/2010/main"/>
                        </a:ext>
                      </a:extLst>
                    </pic:spPr>
                  </pic:pic>
                </a:graphicData>
              </a:graphic>
            </wp:inline>
          </w:drawing>
        </w:r>
      </w:ins>
    </w:p>
    <w:p w14:paraId="53186EE7" w14:textId="5F503845" w:rsidR="000174F9" w:rsidRDefault="000174F9" w:rsidP="000174F9">
      <w:pPr>
        <w:ind w:firstLine="720"/>
        <w:rPr>
          <w:ins w:id="977" w:author="Jujia Li" w:date="2025-07-01T18:52:00Z" w16du:dateUtc="2025-07-01T23:52:00Z"/>
          <w:rFonts w:ascii="Times New Roman" w:hAnsi="Times New Roman" w:cs="Times New Roman"/>
        </w:rPr>
      </w:pPr>
      <w:ins w:id="978" w:author="Jujia Li" w:date="2025-07-01T18:52:00Z" w16du:dateUtc="2025-07-01T23:52:00Z">
        <w:r w:rsidRPr="00477C16">
          <w:rPr>
            <w:rFonts w:ascii="Times New Roman" w:hAnsi="Times New Roman" w:cs="Times New Roman"/>
          </w:rPr>
          <w:t xml:space="preserve">Figure </w:t>
        </w:r>
      </w:ins>
      <w:ins w:id="979" w:author="Jujia Li" w:date="2025-07-01T18:53:00Z" w16du:dateUtc="2025-07-01T23:53:00Z">
        <w:r>
          <w:rPr>
            <w:rFonts w:ascii="Times New Roman" w:hAnsi="Times New Roman" w:cs="Times New Roman"/>
          </w:rPr>
          <w:t>B1</w:t>
        </w:r>
      </w:ins>
      <w:ins w:id="980" w:author="Jujia Li" w:date="2025-07-01T18:52:00Z" w16du:dateUtc="2025-07-01T23:52:00Z">
        <w:r w:rsidRPr="00477C16">
          <w:rPr>
            <w:rFonts w:ascii="Times New Roman" w:hAnsi="Times New Roman" w:cs="Times New Roman"/>
          </w:rPr>
          <w:t xml:space="preserve"> shows</w:t>
        </w:r>
        <w:r>
          <w:rPr>
            <w:rFonts w:ascii="Times New Roman" w:hAnsi="Times New Roman" w:cs="Times New Roman"/>
          </w:rPr>
          <w:t xml:space="preserve"> that</w:t>
        </w:r>
        <w:r w:rsidRPr="00477C16">
          <w:rPr>
            <w:rFonts w:ascii="Times New Roman" w:hAnsi="Times New Roman" w:cs="Times New Roman"/>
          </w:rPr>
          <w:t xml:space="preserve"> </w:t>
        </w:r>
        <w:r>
          <w:rPr>
            <w:rFonts w:ascii="Times New Roman" w:hAnsi="Times New Roman" w:cs="Times New Roman"/>
          </w:rPr>
          <w:t>a</w:t>
        </w:r>
        <w:r w:rsidRPr="00477C16">
          <w:rPr>
            <w:rFonts w:ascii="Times New Roman" w:hAnsi="Times New Roman" w:cs="Times New Roman"/>
          </w:rPr>
          <w:t xml:space="preserve"> consistent upward trend </w:t>
        </w:r>
        <w:r>
          <w:rPr>
            <w:rFonts w:ascii="Times New Roman" w:hAnsi="Times New Roman" w:cs="Times New Roman"/>
          </w:rPr>
          <w:t xml:space="preserve">of </w:t>
        </w:r>
        <w:r w:rsidRPr="00477C16">
          <w:rPr>
            <w:rFonts w:ascii="Times New Roman" w:hAnsi="Times New Roman" w:cs="Times New Roman"/>
          </w:rPr>
          <w:t xml:space="preserve">monthly </w:t>
        </w:r>
        <w:r>
          <w:rPr>
            <w:rFonts w:ascii="Times New Roman" w:hAnsi="Times New Roman" w:cs="Times New Roman"/>
          </w:rPr>
          <w:t>B</w:t>
        </w:r>
        <w:r w:rsidRPr="00477C16">
          <w:rPr>
            <w:rFonts w:ascii="Times New Roman" w:hAnsi="Times New Roman" w:cs="Times New Roman"/>
          </w:rPr>
          <w:t>uprenorphine consumption is evident in most counties. This increase suggests a regional shift toward buprenorphine as a preferred opioid treatment option, potentially driven by expanding treatment programs or increased awareness of medication-assisted therapy. While urban counties reported the highest per capita use, even rural areas such as Marion, Franklin, and Lawrence exhibited gradual increases. These results support the hypothesis that buprenorphine availability and uptake have grown substantially across northwest Alabama during the study period.</w:t>
        </w:r>
      </w:ins>
    </w:p>
    <w:p w14:paraId="6B638642" w14:textId="225E58E7" w:rsidR="000174F9" w:rsidRPr="004157A8" w:rsidRDefault="000174F9" w:rsidP="000174F9">
      <w:pPr>
        <w:ind w:firstLine="720"/>
        <w:rPr>
          <w:ins w:id="981" w:author="Jujia Li" w:date="2025-07-01T18:52:00Z" w16du:dateUtc="2025-07-01T23:52:00Z"/>
          <w:rFonts w:ascii="Times New Roman" w:hAnsi="Times New Roman" w:cs="Times New Roman"/>
        </w:rPr>
      </w:pPr>
      <w:ins w:id="982" w:author="Jujia Li" w:date="2025-07-01T18:52:00Z" w16du:dateUtc="2025-07-01T23:52:00Z">
        <w:r w:rsidRPr="00994647">
          <w:rPr>
            <w:rFonts w:ascii="Times New Roman" w:hAnsi="Times New Roman" w:cs="Times New Roman"/>
          </w:rPr>
          <w:t>In contrast, Morgan County stands out as an exception. Unlike the general upward trajectory, buprenorphine consumption in Morgan County remained relatively flat throughout the study period. This stagnation may point to limited provider availability, regulatory barriers, or differences in local treatment infrastructure that warrant further investigation.</w:t>
        </w:r>
        <w:r w:rsidRPr="00CC6ACC">
          <w:rPr>
            <w:rFonts w:ascii="Times New Roman" w:hAnsi="Times New Roman" w:cs="Times New Roman"/>
            <w:b/>
            <w:bCs/>
            <w:color w:val="EE0000"/>
          </w:rPr>
          <w:t xml:space="preserve"> </w:t>
        </w:r>
      </w:ins>
    </w:p>
    <w:p w14:paraId="642272DB" w14:textId="286734F1" w:rsidR="000174F9" w:rsidRPr="00DE3ECF" w:rsidRDefault="000174F9" w:rsidP="000174F9">
      <w:pPr>
        <w:rPr>
          <w:ins w:id="983" w:author="Jujia Li" w:date="2025-07-01T18:52:00Z" w16du:dateUtc="2025-07-01T23:52:00Z"/>
          <w:rFonts w:ascii="Times New Roman" w:hAnsi="Times New Roman" w:cs="Times New Roman"/>
        </w:rPr>
      </w:pPr>
      <w:ins w:id="984" w:author="Jujia Li" w:date="2025-07-01T18:52:00Z" w16du:dateUtc="2025-07-01T23:52:00Z">
        <w:r>
          <w:rPr>
            <w:rFonts w:ascii="Times New Roman" w:hAnsi="Times New Roman" w:cs="Times New Roman"/>
          </w:rPr>
          <w:t xml:space="preserve">Figure </w:t>
        </w:r>
      </w:ins>
      <w:ins w:id="985" w:author="Jujia Li" w:date="2025-07-01T18:53:00Z" w16du:dateUtc="2025-07-01T23:53:00Z">
        <w:r w:rsidRPr="000174F9">
          <w:rPr>
            <w:rFonts w:ascii="Times New Roman" w:hAnsi="Times New Roman" w:cs="Times New Roman"/>
            <w:rPrChange w:id="986" w:author="Jujia Li" w:date="2025-07-01T18:53:00Z" w16du:dateUtc="2025-07-01T23:53:00Z">
              <w:rPr>
                <w:rFonts w:ascii="Times New Roman" w:hAnsi="Times New Roman" w:cs="Times New Roman"/>
                <w:b/>
                <w:bCs/>
              </w:rPr>
            </w:rPrChange>
          </w:rPr>
          <w:t>B</w:t>
        </w:r>
        <w:r>
          <w:rPr>
            <w:rFonts w:ascii="Times New Roman" w:hAnsi="Times New Roman" w:cs="Times New Roman"/>
          </w:rPr>
          <w:t>2</w:t>
        </w:r>
      </w:ins>
      <w:ins w:id="987" w:author="Jujia Li" w:date="2025-07-01T18:52:00Z" w16du:dateUtc="2025-07-01T23:52:00Z">
        <w:r>
          <w:rPr>
            <w:rFonts w:ascii="Times New Roman" w:hAnsi="Times New Roman" w:cs="Times New Roman"/>
          </w:rPr>
          <w:t xml:space="preserve">. </w:t>
        </w:r>
        <w:r w:rsidRPr="00DE3ECF">
          <w:rPr>
            <w:rFonts w:ascii="Times New Roman" w:hAnsi="Times New Roman" w:cs="Times New Roman"/>
          </w:rPr>
          <w:t>Hot Spot Analysis (Geti-Ord Gi*)</w:t>
        </w:r>
        <w:r>
          <w:rPr>
            <w:rFonts w:ascii="Times New Roman" w:hAnsi="Times New Roman" w:cs="Times New Roman"/>
          </w:rPr>
          <w:t xml:space="preserve"> of Medication Consumption</w:t>
        </w:r>
        <w:r w:rsidRPr="00985680">
          <w:rPr>
            <w:rFonts w:ascii="Times New Roman" w:hAnsi="Times New Roman" w:cs="Times New Roman"/>
          </w:rPr>
          <w:t xml:space="preserve"> </w:t>
        </w:r>
        <w:r>
          <w:rPr>
            <w:rFonts w:ascii="Times New Roman" w:hAnsi="Times New Roman" w:cs="Times New Roman"/>
          </w:rPr>
          <w:t>(Total)</w:t>
        </w:r>
      </w:ins>
    </w:p>
    <w:p w14:paraId="189D3685" w14:textId="77777777" w:rsidR="000174F9" w:rsidRDefault="000174F9" w:rsidP="000174F9">
      <w:pPr>
        <w:rPr>
          <w:ins w:id="988" w:author="Jujia Li" w:date="2025-07-01T18:52:00Z" w16du:dateUtc="2025-07-01T23:52:00Z"/>
          <w:rFonts w:ascii="Times New Roman" w:hAnsi="Times New Roman" w:cs="Times New Roman"/>
          <w:noProof/>
        </w:rPr>
      </w:pPr>
      <w:ins w:id="989" w:author="Jujia Li" w:date="2025-07-01T18:52:00Z" w16du:dateUtc="2025-07-01T23:52:00Z">
        <w:r>
          <w:rPr>
            <w:noProof/>
          </w:rPr>
          <w:drawing>
            <wp:inline distT="0" distB="0" distL="0" distR="0" wp14:anchorId="01169945" wp14:editId="5B029AE5">
              <wp:extent cx="2774731" cy="1828800"/>
              <wp:effectExtent l="0" t="0" r="6985" b="0"/>
              <wp:docPr id="1599069693" name="Picture 3" descr="A map of the state of tex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8991" name="Picture 3" descr="A map of the state of texas&#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l="36699" t="10237" r="28044" b="11639"/>
                      <a:stretch/>
                    </pic:blipFill>
                    <pic:spPr bwMode="auto">
                      <a:xfrm>
                        <a:off x="0" y="0"/>
                        <a:ext cx="2774731" cy="1828800"/>
                      </a:xfrm>
                      <a:prstGeom prst="rect">
                        <a:avLst/>
                      </a:prstGeom>
                      <a:noFill/>
                      <a:ln>
                        <a:noFill/>
                      </a:ln>
                      <a:extLst>
                        <a:ext uri="{53640926-AAD7-44D8-BBD7-CCE9431645EC}">
                          <a14:shadowObscured xmlns:a14="http://schemas.microsoft.com/office/drawing/2010/main"/>
                        </a:ext>
                      </a:extLst>
                    </pic:spPr>
                  </pic:pic>
                </a:graphicData>
              </a:graphic>
            </wp:inline>
          </w:drawing>
        </w:r>
        <w:r w:rsidRPr="00CF340A">
          <w:rPr>
            <w:rFonts w:ascii="Times New Roman" w:hAnsi="Times New Roman" w:cs="Times New Roman"/>
            <w:noProof/>
          </w:rPr>
          <w:t xml:space="preserve"> </w:t>
        </w:r>
        <w:r>
          <w:rPr>
            <w:rFonts w:ascii="Times New Roman" w:hAnsi="Times New Roman" w:cs="Times New Roman"/>
            <w:noProof/>
          </w:rPr>
          <w:drawing>
            <wp:inline distT="0" distB="0" distL="0" distR="0" wp14:anchorId="0DFD3131" wp14:editId="4554D641">
              <wp:extent cx="2731009" cy="1828800"/>
              <wp:effectExtent l="0" t="0" r="0" b="0"/>
              <wp:docPr id="565573249" name="Picture 4"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2899" name="Picture 4" descr="A map of the state of pennsylvania&#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l="36045" t="10215" r="28230" b="9140"/>
                      <a:stretch/>
                    </pic:blipFill>
                    <pic:spPr bwMode="auto">
                      <a:xfrm>
                        <a:off x="0" y="0"/>
                        <a:ext cx="2731009" cy="1828800"/>
                      </a:xfrm>
                      <a:prstGeom prst="rect">
                        <a:avLst/>
                      </a:prstGeom>
                      <a:noFill/>
                      <a:ln>
                        <a:noFill/>
                      </a:ln>
                      <a:extLst>
                        <a:ext uri="{53640926-AAD7-44D8-BBD7-CCE9431645EC}">
                          <a14:shadowObscured xmlns:a14="http://schemas.microsoft.com/office/drawing/2010/main"/>
                        </a:ext>
                      </a:extLst>
                    </pic:spPr>
                  </pic:pic>
                </a:graphicData>
              </a:graphic>
            </wp:inline>
          </w:drawing>
        </w:r>
      </w:ins>
    </w:p>
    <w:p w14:paraId="62414290" w14:textId="77777777" w:rsidR="000174F9" w:rsidRPr="004157A8" w:rsidRDefault="000174F9" w:rsidP="000174F9">
      <w:pPr>
        <w:ind w:left="720" w:firstLine="720"/>
        <w:rPr>
          <w:ins w:id="990" w:author="Jujia Li" w:date="2025-07-01T18:52:00Z" w16du:dateUtc="2025-07-01T23:52:00Z"/>
          <w:rFonts w:ascii="Times New Roman" w:hAnsi="Times New Roman" w:cs="Times New Roman"/>
          <w:noProof/>
        </w:rPr>
      </w:pPr>
      <w:ins w:id="991" w:author="Jujia Li" w:date="2025-07-01T18:52:00Z" w16du:dateUtc="2025-07-01T23:52:00Z">
        <w:r>
          <w:rPr>
            <w:rFonts w:ascii="Times New Roman" w:hAnsi="Times New Roman" w:cs="Times New Roman"/>
          </w:rPr>
          <w:t xml:space="preserve">(a) </w:t>
        </w:r>
        <w:r w:rsidRPr="00985680">
          <w:rPr>
            <w:rFonts w:ascii="Times New Roman" w:hAnsi="Times New Roman" w:cs="Times New Roman"/>
          </w:rPr>
          <w:t>Buprenorphine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(b) </w:t>
        </w:r>
        <w:r w:rsidRPr="003F3C02">
          <w:rPr>
            <w:rFonts w:ascii="Times New Roman" w:hAnsi="Times New Roman" w:cs="Times New Roman"/>
          </w:rPr>
          <w:t>Hydrocodone</w:t>
        </w:r>
      </w:ins>
    </w:p>
    <w:p w14:paraId="7CA37BA1" w14:textId="77777777" w:rsidR="000174F9" w:rsidRDefault="000174F9" w:rsidP="000174F9">
      <w:pPr>
        <w:rPr>
          <w:ins w:id="992" w:author="Jujia Li" w:date="2025-07-01T18:52:00Z" w16du:dateUtc="2025-07-01T23:52:00Z"/>
          <w:rFonts w:ascii="Times New Roman" w:hAnsi="Times New Roman" w:cs="Times New Roman"/>
          <w:noProof/>
        </w:rPr>
      </w:pPr>
      <w:ins w:id="993" w:author="Jujia Li" w:date="2025-07-01T18:52:00Z" w16du:dateUtc="2025-07-01T23:52:00Z">
        <w:r>
          <w:rPr>
            <w:rFonts w:ascii="Times New Roman" w:hAnsi="Times New Roman" w:cs="Times New Roman"/>
            <w:noProof/>
          </w:rPr>
          <w:lastRenderedPageBreak/>
          <w:drawing>
            <wp:inline distT="0" distB="0" distL="0" distR="0" wp14:anchorId="62AC50F4" wp14:editId="07AA9C93">
              <wp:extent cx="2730844" cy="1828800"/>
              <wp:effectExtent l="0" t="0" r="0" b="0"/>
              <wp:docPr id="1591660381" name="Picture 5" descr="A map of the state of arizo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7876" name="Picture 5" descr="A map of the state of arizona&#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l="35885" t="10215" r="28868" b="10215"/>
                      <a:stretch/>
                    </pic:blipFill>
                    <pic:spPr bwMode="auto">
                      <a:xfrm>
                        <a:off x="0" y="0"/>
                        <a:ext cx="2730844" cy="1828800"/>
                      </a:xfrm>
                      <a:prstGeom prst="rect">
                        <a:avLst/>
                      </a:prstGeom>
                      <a:noFill/>
                      <a:ln>
                        <a:noFill/>
                      </a:ln>
                      <a:extLst>
                        <a:ext uri="{53640926-AAD7-44D8-BBD7-CCE9431645EC}">
                          <a14:shadowObscured xmlns:a14="http://schemas.microsoft.com/office/drawing/2010/main"/>
                        </a:ext>
                      </a:extLst>
                    </pic:spPr>
                  </pic:pic>
                </a:graphicData>
              </a:graphic>
            </wp:inline>
          </w:drawing>
        </w:r>
        <w:r w:rsidRPr="00CF340A">
          <w:rPr>
            <w:rFonts w:ascii="Times New Roman" w:hAnsi="Times New Roman" w:cs="Times New Roman"/>
            <w:noProof/>
          </w:rPr>
          <w:t xml:space="preserve"> </w:t>
        </w:r>
        <w:r>
          <w:rPr>
            <w:rFonts w:ascii="Times New Roman" w:hAnsi="Times New Roman" w:cs="Times New Roman"/>
            <w:noProof/>
          </w:rPr>
          <w:drawing>
            <wp:inline distT="0" distB="0" distL="0" distR="0" wp14:anchorId="37457783" wp14:editId="7F06BAB2">
              <wp:extent cx="2825181" cy="1828800"/>
              <wp:effectExtent l="0" t="0" r="0" b="0"/>
              <wp:docPr id="592904745" name="Picture 6"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84153" name="Picture 6" descr="A map of the state of pennsylvania&#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l="36363" t="10753" r="27911" b="11291"/>
                      <a:stretch/>
                    </pic:blipFill>
                    <pic:spPr bwMode="auto">
                      <a:xfrm>
                        <a:off x="0" y="0"/>
                        <a:ext cx="2825181" cy="1828800"/>
                      </a:xfrm>
                      <a:prstGeom prst="rect">
                        <a:avLst/>
                      </a:prstGeom>
                      <a:noFill/>
                      <a:ln>
                        <a:noFill/>
                      </a:ln>
                      <a:extLst>
                        <a:ext uri="{53640926-AAD7-44D8-BBD7-CCE9431645EC}">
                          <a14:shadowObscured xmlns:a14="http://schemas.microsoft.com/office/drawing/2010/main"/>
                        </a:ext>
                      </a:extLst>
                    </pic:spPr>
                  </pic:pic>
                </a:graphicData>
              </a:graphic>
            </wp:inline>
          </w:drawing>
        </w:r>
      </w:ins>
    </w:p>
    <w:p w14:paraId="26CAD038" w14:textId="77777777" w:rsidR="000174F9" w:rsidRPr="004157A8" w:rsidRDefault="000174F9" w:rsidP="000174F9">
      <w:pPr>
        <w:ind w:left="720" w:firstLine="720"/>
        <w:rPr>
          <w:ins w:id="994" w:author="Jujia Li" w:date="2025-07-01T18:52:00Z" w16du:dateUtc="2025-07-01T23:52:00Z"/>
          <w:rFonts w:ascii="Times New Roman" w:hAnsi="Times New Roman" w:cs="Times New Roman"/>
          <w:noProof/>
        </w:rPr>
      </w:pPr>
      <w:ins w:id="995" w:author="Jujia Li" w:date="2025-07-01T18:52:00Z" w16du:dateUtc="2025-07-01T23:52:00Z">
        <w:r>
          <w:rPr>
            <w:rFonts w:ascii="Times New Roman" w:hAnsi="Times New Roman" w:cs="Times New Roman"/>
          </w:rPr>
          <w:t xml:space="preserve">(c) </w:t>
        </w:r>
        <w:r w:rsidRPr="003F3C02">
          <w:rPr>
            <w:rFonts w:ascii="Times New Roman" w:hAnsi="Times New Roman" w:cs="Times New Roman"/>
          </w:rPr>
          <w:t>Methadone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(d) </w:t>
        </w:r>
        <w:r w:rsidRPr="00AE4440">
          <w:rPr>
            <w:rFonts w:ascii="Times New Roman" w:hAnsi="Times New Roman" w:cs="Times New Roman"/>
          </w:rPr>
          <w:t>Oxycodone</w:t>
        </w:r>
      </w:ins>
    </w:p>
    <w:p w14:paraId="4DA2AA37" w14:textId="5756B4D4" w:rsidR="000174F9" w:rsidRDefault="000174F9" w:rsidP="000174F9">
      <w:pPr>
        <w:ind w:firstLine="720"/>
        <w:rPr>
          <w:ins w:id="996" w:author="Jujia Li" w:date="2025-07-01T18:52:00Z" w16du:dateUtc="2025-07-01T23:52:00Z"/>
          <w:rFonts w:ascii="Times New Roman" w:hAnsi="Times New Roman" w:cs="Times New Roman"/>
        </w:rPr>
      </w:pPr>
      <w:ins w:id="997" w:author="Jujia Li" w:date="2025-07-01T18:52:00Z" w16du:dateUtc="2025-07-01T23:52:00Z">
        <w:r w:rsidRPr="007B670C">
          <w:rPr>
            <w:rFonts w:ascii="Times New Roman" w:hAnsi="Times New Roman" w:cs="Times New Roman"/>
          </w:rPr>
          <w:t xml:space="preserve">Figure </w:t>
        </w:r>
      </w:ins>
      <w:ins w:id="998" w:author="Jujia Li" w:date="2025-07-01T18:53:00Z" w16du:dateUtc="2025-07-01T23:53:00Z">
        <w:r>
          <w:rPr>
            <w:rFonts w:ascii="Times New Roman" w:hAnsi="Times New Roman" w:cs="Times New Roman"/>
          </w:rPr>
          <w:t>B2</w:t>
        </w:r>
      </w:ins>
      <w:ins w:id="999" w:author="Jujia Li" w:date="2025-07-01T18:52:00Z" w16du:dateUtc="2025-07-01T23:52:00Z">
        <w:r>
          <w:rPr>
            <w:rFonts w:ascii="Times New Roman" w:hAnsi="Times New Roman" w:cs="Times New Roman"/>
          </w:rPr>
          <w:t xml:space="preserve"> (a)</w:t>
        </w:r>
        <w:r w:rsidRPr="007B670C">
          <w:rPr>
            <w:rFonts w:ascii="Times New Roman" w:hAnsi="Times New Roman" w:cs="Times New Roman"/>
          </w:rPr>
          <w:t xml:space="preserve"> presents the spatial distribution of Buprenorphine consumption across northwest Alabama counties. The map reveals a distinct concentration of higher consumption in Jefferson and Shelby counties, shown in dark red, indicating that these areas had the most substantial usage during the study period. Walker County, in a lighter red shade, also demonstrates moderately elevated consumption. In contrast, the remaining counties are displayed in light gray, signifying lower or negligible levels of Buprenorphine use. This pattern suggests that Buprenorphine treatment</w:t>
        </w:r>
        <w:r>
          <w:rPr>
            <w:rFonts w:ascii="Times New Roman" w:hAnsi="Times New Roman" w:cs="Times New Roman"/>
          </w:rPr>
          <w:t xml:space="preserve"> </w:t>
        </w:r>
        <w:r w:rsidRPr="007B670C">
          <w:rPr>
            <w:rFonts w:ascii="Times New Roman" w:hAnsi="Times New Roman" w:cs="Times New Roman"/>
          </w:rPr>
          <w:t xml:space="preserve">was more accessible or more widely utilized in metropolitan areas such as Jefferson and Shelby, possibly due to the presence of more healthcare providers or greater treatment-seeking populations. These findings may reflect regional differences in access to medication-assisted treatment (MAT) services and underscore the need to investigate disparities in treatment availability and uptake across rural and urban contexts. </w:t>
        </w:r>
        <w:r w:rsidRPr="00153F54">
          <w:rPr>
            <w:rFonts w:ascii="Times New Roman" w:hAnsi="Times New Roman" w:cs="Times New Roman"/>
          </w:rPr>
          <w:t xml:space="preserve">In Figure </w:t>
        </w:r>
        <w:r>
          <w:rPr>
            <w:rFonts w:ascii="Times New Roman" w:hAnsi="Times New Roman" w:cs="Times New Roman"/>
          </w:rPr>
          <w:t>x</w:t>
        </w:r>
        <w:r w:rsidRPr="00153F54">
          <w:rPr>
            <w:rFonts w:ascii="Times New Roman" w:hAnsi="Times New Roman" w:cs="Times New Roman"/>
          </w:rPr>
          <w:t xml:space="preserve">, we also present the spatial distribution of the other three opioid medications for comparison. Although the Moran’s I statistics for these drugs were not statistically significant, the maps still reveal notable concentrations of consumption in Jefferson and Shelby counties. </w:t>
        </w:r>
      </w:ins>
    </w:p>
    <w:p w14:paraId="5CB1B5B3" w14:textId="77777777" w:rsidR="000174F9" w:rsidRPr="006E19D6" w:rsidRDefault="000174F9">
      <w:pPr>
        <w:spacing w:after="0" w:line="480" w:lineRule="auto"/>
        <w:rPr>
          <w:rFonts w:ascii="Times New Roman" w:hAnsi="Times New Roman" w:cs="Times New Roman"/>
          <w:noProof/>
        </w:rPr>
        <w:pPrChange w:id="1000" w:author="Jujia Li" w:date="2025-07-01T18:15:00Z" w16du:dateUtc="2025-07-01T23:15:00Z">
          <w:pPr>
            <w:spacing w:after="0" w:line="480" w:lineRule="auto"/>
            <w:ind w:firstLine="720"/>
          </w:pPr>
        </w:pPrChange>
      </w:pPr>
    </w:p>
    <w:p w14:paraId="38B6A08E" w14:textId="2E5E353A" w:rsidR="008A4F0B" w:rsidRDefault="008A4F0B">
      <w:pPr>
        <w:rPr>
          <w:rFonts w:ascii="Times New Roman" w:hAnsi="Times New Roman" w:cs="Times New Roman"/>
        </w:rPr>
      </w:pPr>
      <w:r>
        <w:rPr>
          <w:rFonts w:ascii="Times New Roman" w:hAnsi="Times New Roman" w:cs="Times New Roman"/>
        </w:rPr>
        <w:br w:type="page"/>
      </w:r>
    </w:p>
    <w:sectPr w:rsidR="008A4F0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6" w:author="Yuhui Yao" w:date="2025-07-08T09:53:00Z" w:initials="YY">
    <w:p w14:paraId="558AAC3A" w14:textId="77777777" w:rsidR="009019E8" w:rsidRDefault="009019E8" w:rsidP="009019E8">
      <w:r>
        <w:rPr>
          <w:rStyle w:val="CommentReference"/>
        </w:rPr>
        <w:annotationRef/>
      </w:r>
      <w:r>
        <w:rPr>
          <w:sz w:val="20"/>
          <w:szCs w:val="20"/>
        </w:rPr>
        <w:t>We may not be able to keep Lamar, and Pickens.</w:t>
      </w:r>
    </w:p>
  </w:comment>
  <w:comment w:id="257" w:author="Yuhui Yao" w:date="2025-07-08T10:10:00Z" w:initials="YY">
    <w:p w14:paraId="4848EB7B" w14:textId="77777777" w:rsidR="009019E8" w:rsidRDefault="009019E8" w:rsidP="009019E8">
      <w:r>
        <w:rPr>
          <w:rStyle w:val="CommentReference"/>
        </w:rPr>
        <w:annotationRef/>
      </w:r>
      <w:r>
        <w:rPr>
          <w:sz w:val="20"/>
          <w:szCs w:val="20"/>
        </w:rPr>
        <w:t>Also, could you put the sum of the drugs consumption and the population here?</w:t>
      </w:r>
    </w:p>
  </w:comment>
  <w:comment w:id="574" w:author="Yuhui Yao" w:date="2025-07-08T09:52:00Z" w:initials="YY">
    <w:p w14:paraId="64D79C72" w14:textId="58739FC1" w:rsidR="009019E8" w:rsidRDefault="009019E8" w:rsidP="009019E8">
      <w:r>
        <w:rPr>
          <w:rStyle w:val="CommentReference"/>
        </w:rPr>
        <w:annotationRef/>
      </w:r>
      <w:r>
        <w:rPr>
          <w:sz w:val="20"/>
          <w:szCs w:val="20"/>
        </w:rPr>
        <w:t>We cannot keep this figure.</w:t>
      </w:r>
    </w:p>
  </w:comment>
  <w:comment w:id="581" w:author="Yuhui Yao" w:date="2025-07-08T09:54:00Z" w:initials="YY">
    <w:p w14:paraId="0B89AD02" w14:textId="77777777" w:rsidR="009019E8" w:rsidRDefault="009019E8" w:rsidP="009019E8">
      <w:r>
        <w:rPr>
          <w:rStyle w:val="CommentReference"/>
        </w:rPr>
        <w:annotationRef/>
      </w:r>
      <w:r>
        <w:rPr>
          <w:sz w:val="20"/>
          <w:szCs w:val="20"/>
        </w:rPr>
        <w:t>What about the rate?</w:t>
      </w:r>
    </w:p>
  </w:comment>
  <w:comment w:id="593" w:author="Yuhui Yao" w:date="2025-07-08T09:55:00Z" w:initials="YY">
    <w:p w14:paraId="3CA279F0" w14:textId="77777777" w:rsidR="009019E8" w:rsidRDefault="009019E8" w:rsidP="009019E8">
      <w:r>
        <w:rPr>
          <w:rStyle w:val="CommentReference"/>
        </w:rPr>
        <w:annotationRef/>
      </w:r>
      <w:r>
        <w:rPr>
          <w:sz w:val="20"/>
          <w:szCs w:val="20"/>
        </w:rPr>
        <w:t>What about the rate?</w:t>
      </w:r>
    </w:p>
  </w:comment>
  <w:comment w:id="604" w:author="Yuhui Yao" w:date="2025-07-08T09:55:00Z" w:initials="YY">
    <w:p w14:paraId="47AC7DE0" w14:textId="77777777" w:rsidR="009019E8" w:rsidRDefault="009019E8" w:rsidP="009019E8">
      <w:r>
        <w:rPr>
          <w:rStyle w:val="CommentReference"/>
        </w:rPr>
        <w:annotationRef/>
      </w:r>
      <w:r>
        <w:rPr>
          <w:sz w:val="20"/>
          <w:szCs w:val="20"/>
        </w:rPr>
        <w:t>What about the rate?</w:t>
      </w:r>
    </w:p>
  </w:comment>
  <w:comment w:id="616" w:author="Yuhui Yao" w:date="2025-07-08T09:55:00Z" w:initials="YY">
    <w:p w14:paraId="3F172670" w14:textId="77777777" w:rsidR="009019E8" w:rsidRDefault="009019E8" w:rsidP="009019E8">
      <w:r>
        <w:rPr>
          <w:rStyle w:val="CommentReference"/>
        </w:rPr>
        <w:annotationRef/>
      </w:r>
      <w:r>
        <w:rPr>
          <w:sz w:val="20"/>
          <w:szCs w:val="20"/>
        </w:rPr>
        <w:t>What about the rate?</w:t>
      </w:r>
    </w:p>
  </w:comment>
  <w:comment w:id="793" w:author="Yuhui Yao" w:date="2025-07-08T09:57:00Z" w:initials="YY">
    <w:p w14:paraId="3BE1D875" w14:textId="77777777" w:rsidR="009019E8" w:rsidRDefault="009019E8" w:rsidP="009019E8">
      <w:r>
        <w:rPr>
          <w:rStyle w:val="CommentReference"/>
        </w:rPr>
        <w:annotationRef/>
      </w:r>
      <w:r>
        <w:rPr>
          <w:sz w:val="20"/>
          <w:szCs w:val="20"/>
        </w:rPr>
        <w:t>So only methadone is something we are interested in.</w:t>
      </w:r>
    </w:p>
  </w:comment>
  <w:comment w:id="800" w:author="Yuhui Yao" w:date="2025-07-08T10:01:00Z" w:initials="YY">
    <w:p w14:paraId="1CB1019D" w14:textId="77777777" w:rsidR="009019E8" w:rsidRDefault="009019E8" w:rsidP="009019E8">
      <w:r>
        <w:rPr>
          <w:rStyle w:val="CommentReference"/>
        </w:rPr>
        <w:annotationRef/>
      </w:r>
      <w:r>
        <w:rPr>
          <w:sz w:val="20"/>
          <w:szCs w:val="20"/>
        </w:rPr>
        <w:t>Let move this down below figure 10 and only keep the hotspots.</w:t>
      </w:r>
    </w:p>
  </w:comment>
  <w:comment w:id="801" w:author="Yuhui Yao" w:date="2025-07-08T10:08:00Z" w:initials="YY">
    <w:p w14:paraId="24FBA8B3" w14:textId="77777777" w:rsidR="009019E8" w:rsidRDefault="009019E8" w:rsidP="009019E8">
      <w:r>
        <w:rPr>
          <w:rStyle w:val="CommentReference"/>
        </w:rPr>
        <w:annotationRef/>
      </w:r>
      <w:r>
        <w:rPr>
          <w:sz w:val="20"/>
          <w:szCs w:val="20"/>
        </w:rPr>
        <w:t>Also, I think we need to merge them into quarterly sums at least. Just put us to a safe place.</w:t>
      </w:r>
    </w:p>
  </w:comment>
  <w:comment w:id="806" w:author="Yuhui Yao" w:date="2025-07-08T10:06:00Z" w:initials="YY">
    <w:p w14:paraId="5B1CE8FB" w14:textId="56B7085A" w:rsidR="009019E8" w:rsidRDefault="009019E8" w:rsidP="009019E8">
      <w:r>
        <w:rPr>
          <w:rStyle w:val="CommentReference"/>
        </w:rPr>
        <w:annotationRef/>
      </w:r>
      <w:r>
        <w:rPr>
          <w:sz w:val="20"/>
          <w:szCs w:val="20"/>
        </w:rPr>
        <w:t xml:space="preserve">This may reflect one situation that fewer addictive quits drug programs.  Two possible explanations in my opinion: 1. indeed fewer people are abusing drugs; 2. Drug abusing demand has been transferred to other places, such as street drugs.   Could you help me take a look? </w:t>
      </w:r>
    </w:p>
  </w:comment>
  <w:comment w:id="812" w:author="Yuhui Yao" w:date="2025-07-08T10:07:00Z" w:initials="YY">
    <w:p w14:paraId="11FFDF62" w14:textId="77777777" w:rsidR="009019E8" w:rsidRDefault="009019E8" w:rsidP="009019E8">
      <w:r>
        <w:rPr>
          <w:rStyle w:val="CommentReference"/>
        </w:rPr>
        <w:annotationRef/>
      </w:r>
      <w:r>
        <w:rPr>
          <w:sz w:val="20"/>
          <w:szCs w:val="20"/>
        </w:rPr>
        <w:t>Do you have any papers supporting this argument?</w:t>
      </w:r>
    </w:p>
  </w:comment>
  <w:comment w:id="813" w:author="Yuhui Yao" w:date="2025-07-08T10:12:00Z" w:initials="YY">
    <w:p w14:paraId="4242909B" w14:textId="77777777" w:rsidR="009019E8" w:rsidRDefault="009019E8" w:rsidP="009019E8">
      <w:r>
        <w:rPr>
          <w:rStyle w:val="CommentReference"/>
        </w:rPr>
        <w:annotationRef/>
      </w:r>
      <w:r>
        <w:rPr>
          <w:sz w:val="20"/>
          <w:szCs w:val="20"/>
        </w:rPr>
        <w:t>Do you have any paper supporting this argument?</w:t>
      </w:r>
    </w:p>
  </w:comment>
  <w:comment w:id="817" w:author="Yuhui Yao" w:date="2025-07-08T09:57:00Z" w:initials="YY">
    <w:p w14:paraId="5AF03FA7" w14:textId="4B7C4969" w:rsidR="009019E8" w:rsidRDefault="009019E8" w:rsidP="009019E8">
      <w:r>
        <w:rPr>
          <w:rStyle w:val="CommentReference"/>
        </w:rPr>
        <w:annotationRef/>
      </w:r>
      <w:r>
        <w:rPr>
          <w:sz w:val="20"/>
          <w:szCs w:val="20"/>
        </w:rPr>
        <w:t>Keep this Methadone here and move others to the appendix.</w:t>
      </w:r>
    </w:p>
  </w:comment>
  <w:comment w:id="822" w:author="Yuhui Yao" w:date="2025-07-08T09:59:00Z" w:initials="YY">
    <w:p w14:paraId="59E45A26" w14:textId="77777777" w:rsidR="009019E8" w:rsidRDefault="009019E8" w:rsidP="009019E8">
      <w:r>
        <w:rPr>
          <w:rStyle w:val="CommentReference"/>
        </w:rPr>
        <w:annotationRef/>
      </w:r>
      <w:r>
        <w:rPr>
          <w:sz w:val="20"/>
          <w:szCs w:val="20"/>
        </w:rPr>
        <w:t>This is an interesting comment in my opinion.  Do you have any paper talking about this?</w:t>
      </w:r>
    </w:p>
  </w:comment>
  <w:comment w:id="823" w:author="Yuhui Yao" w:date="2025-07-08T10:11:00Z" w:initials="YY">
    <w:p w14:paraId="36518C21" w14:textId="77777777" w:rsidR="009019E8" w:rsidRDefault="009019E8" w:rsidP="009019E8">
      <w:r>
        <w:rPr>
          <w:rStyle w:val="CommentReference"/>
        </w:rPr>
        <w:annotationRef/>
      </w:r>
      <w:r>
        <w:rPr>
          <w:sz w:val="20"/>
          <w:szCs w:val="20"/>
        </w:rPr>
        <w:t>Same here.  Do we have any paper relating to your findings?</w:t>
      </w:r>
    </w:p>
  </w:comment>
  <w:comment w:id="831" w:author="Yuhui Yao" w:date="2025-07-08T10:13:00Z" w:initials="YY">
    <w:p w14:paraId="645AE1C1" w14:textId="77777777" w:rsidR="009019E8" w:rsidRDefault="009019E8" w:rsidP="009019E8">
      <w:r>
        <w:rPr>
          <w:rStyle w:val="CommentReference"/>
        </w:rPr>
        <w:annotationRef/>
      </w:r>
      <w:r>
        <w:rPr>
          <w:sz w:val="20"/>
          <w:szCs w:val="20"/>
        </w:rPr>
        <w:t>After that we need to have the spatiotemporal model, have you taken a look at the package I shared before?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8AAC3A" w15:done="0"/>
  <w15:commentEx w15:paraId="4848EB7B" w15:paraIdParent="558AAC3A" w15:done="0"/>
  <w15:commentEx w15:paraId="64D79C72" w15:done="0"/>
  <w15:commentEx w15:paraId="0B89AD02" w15:done="0"/>
  <w15:commentEx w15:paraId="3CA279F0" w15:done="0"/>
  <w15:commentEx w15:paraId="47AC7DE0" w15:done="0"/>
  <w15:commentEx w15:paraId="3F172670" w15:done="0"/>
  <w15:commentEx w15:paraId="3BE1D875" w15:done="0"/>
  <w15:commentEx w15:paraId="1CB1019D" w15:done="0"/>
  <w15:commentEx w15:paraId="24FBA8B3" w15:paraIdParent="1CB1019D" w15:done="0"/>
  <w15:commentEx w15:paraId="5B1CE8FB" w15:done="0"/>
  <w15:commentEx w15:paraId="11FFDF62" w15:done="0"/>
  <w15:commentEx w15:paraId="4242909B" w15:done="0"/>
  <w15:commentEx w15:paraId="5AF03FA7" w15:done="0"/>
  <w15:commentEx w15:paraId="59E45A26" w15:done="0"/>
  <w15:commentEx w15:paraId="36518C21" w15:done="0"/>
  <w15:commentEx w15:paraId="645AE1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1761CC" w16cex:dateUtc="2025-07-08T14:53:00Z"/>
  <w16cex:commentExtensible w16cex:durableId="24651B76" w16cex:dateUtc="2025-07-08T15:10:00Z"/>
  <w16cex:commentExtensible w16cex:durableId="3A2CB3A0" w16cex:dateUtc="2025-07-08T14:52:00Z"/>
  <w16cex:commentExtensible w16cex:durableId="6B5B13E1" w16cex:dateUtc="2025-07-08T14:54:00Z"/>
  <w16cex:commentExtensible w16cex:durableId="245CF5F4" w16cex:dateUtc="2025-07-08T14:55:00Z"/>
  <w16cex:commentExtensible w16cex:durableId="0FEBBA80" w16cex:dateUtc="2025-07-08T14:55:00Z"/>
  <w16cex:commentExtensible w16cex:durableId="6183DEAD" w16cex:dateUtc="2025-07-08T14:55:00Z"/>
  <w16cex:commentExtensible w16cex:durableId="5E95A712" w16cex:dateUtc="2025-07-08T14:57:00Z"/>
  <w16cex:commentExtensible w16cex:durableId="27D099DF" w16cex:dateUtc="2025-07-08T15:01:00Z"/>
  <w16cex:commentExtensible w16cex:durableId="6A450F82" w16cex:dateUtc="2025-07-08T15:08:00Z"/>
  <w16cex:commentExtensible w16cex:durableId="22B36548" w16cex:dateUtc="2025-07-08T15:06:00Z"/>
  <w16cex:commentExtensible w16cex:durableId="5657CBBA" w16cex:dateUtc="2025-07-08T15:07:00Z"/>
  <w16cex:commentExtensible w16cex:durableId="4B8CE4AF" w16cex:dateUtc="2025-07-08T15:12:00Z"/>
  <w16cex:commentExtensible w16cex:durableId="7B0EB435" w16cex:dateUtc="2025-07-08T14:57:00Z"/>
  <w16cex:commentExtensible w16cex:durableId="47D93E52" w16cex:dateUtc="2025-07-08T14:59:00Z"/>
  <w16cex:commentExtensible w16cex:durableId="3C88AF65" w16cex:dateUtc="2025-07-08T15:11:00Z"/>
  <w16cex:commentExtensible w16cex:durableId="6355099E" w16cex:dateUtc="2025-07-08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8AAC3A" w16cid:durableId="571761CC"/>
  <w16cid:commentId w16cid:paraId="4848EB7B" w16cid:durableId="24651B76"/>
  <w16cid:commentId w16cid:paraId="64D79C72" w16cid:durableId="3A2CB3A0"/>
  <w16cid:commentId w16cid:paraId="0B89AD02" w16cid:durableId="6B5B13E1"/>
  <w16cid:commentId w16cid:paraId="3CA279F0" w16cid:durableId="245CF5F4"/>
  <w16cid:commentId w16cid:paraId="47AC7DE0" w16cid:durableId="0FEBBA80"/>
  <w16cid:commentId w16cid:paraId="3F172670" w16cid:durableId="6183DEAD"/>
  <w16cid:commentId w16cid:paraId="3BE1D875" w16cid:durableId="5E95A712"/>
  <w16cid:commentId w16cid:paraId="1CB1019D" w16cid:durableId="27D099DF"/>
  <w16cid:commentId w16cid:paraId="24FBA8B3" w16cid:durableId="6A450F82"/>
  <w16cid:commentId w16cid:paraId="5B1CE8FB" w16cid:durableId="22B36548"/>
  <w16cid:commentId w16cid:paraId="11FFDF62" w16cid:durableId="5657CBBA"/>
  <w16cid:commentId w16cid:paraId="4242909B" w16cid:durableId="4B8CE4AF"/>
  <w16cid:commentId w16cid:paraId="5AF03FA7" w16cid:durableId="7B0EB435"/>
  <w16cid:commentId w16cid:paraId="59E45A26" w16cid:durableId="47D93E52"/>
  <w16cid:commentId w16cid:paraId="36518C21" w16cid:durableId="3C88AF65"/>
  <w16cid:commentId w16cid:paraId="645AE1C1" w16cid:durableId="635509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F20"/>
    <w:multiLevelType w:val="hybridMultilevel"/>
    <w:tmpl w:val="F2881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225FB"/>
    <w:multiLevelType w:val="hybridMultilevel"/>
    <w:tmpl w:val="5B124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B611A"/>
    <w:multiLevelType w:val="multilevel"/>
    <w:tmpl w:val="D24A16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86428"/>
    <w:multiLevelType w:val="multilevel"/>
    <w:tmpl w:val="5A84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E75C52"/>
    <w:multiLevelType w:val="multilevel"/>
    <w:tmpl w:val="21D68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D279C9"/>
    <w:multiLevelType w:val="multilevel"/>
    <w:tmpl w:val="C4EC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0945A4"/>
    <w:multiLevelType w:val="hybridMultilevel"/>
    <w:tmpl w:val="A462D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A1A41"/>
    <w:multiLevelType w:val="multilevel"/>
    <w:tmpl w:val="B2AAC9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2F5A55"/>
    <w:multiLevelType w:val="multilevel"/>
    <w:tmpl w:val="6A384F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D438F4"/>
    <w:multiLevelType w:val="multilevel"/>
    <w:tmpl w:val="6CA0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6F781F"/>
    <w:multiLevelType w:val="hybridMultilevel"/>
    <w:tmpl w:val="A462D1D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7564123">
    <w:abstractNumId w:val="1"/>
  </w:num>
  <w:num w:numId="2" w16cid:durableId="491794114">
    <w:abstractNumId w:val="0"/>
  </w:num>
  <w:num w:numId="3" w16cid:durableId="1556627438">
    <w:abstractNumId w:val="6"/>
  </w:num>
  <w:num w:numId="4" w16cid:durableId="359211498">
    <w:abstractNumId w:val="10"/>
  </w:num>
  <w:num w:numId="5" w16cid:durableId="715472430">
    <w:abstractNumId w:val="4"/>
  </w:num>
  <w:num w:numId="6" w16cid:durableId="78213461">
    <w:abstractNumId w:val="3"/>
  </w:num>
  <w:num w:numId="7" w16cid:durableId="865674128">
    <w:abstractNumId w:val="5"/>
  </w:num>
  <w:num w:numId="8" w16cid:durableId="175661540">
    <w:abstractNumId w:val="9"/>
  </w:num>
  <w:num w:numId="9" w16cid:durableId="305015517">
    <w:abstractNumId w:val="2"/>
  </w:num>
  <w:num w:numId="10" w16cid:durableId="1578514515">
    <w:abstractNumId w:val="8"/>
  </w:num>
  <w:num w:numId="11" w16cid:durableId="13298656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jia Li">
    <w15:presenceInfo w15:providerId="AD" w15:userId="S::jli183@crimson.ua.edu::de3a5541-c6d5-4a79-8d87-9fceda2adc16"/>
  </w15:person>
  <w15:person w15:author="Yuhui Yao">
    <w15:presenceInfo w15:providerId="AD" w15:userId="S::yyao17@ua.edu::8626f841-f330-4c42-ba55-80c49a145e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DC"/>
    <w:rsid w:val="000174F9"/>
    <w:rsid w:val="000430D7"/>
    <w:rsid w:val="00043688"/>
    <w:rsid w:val="00046CE6"/>
    <w:rsid w:val="00053FE7"/>
    <w:rsid w:val="00061FD7"/>
    <w:rsid w:val="00062F15"/>
    <w:rsid w:val="00065CFC"/>
    <w:rsid w:val="00066F80"/>
    <w:rsid w:val="000675C3"/>
    <w:rsid w:val="000873C9"/>
    <w:rsid w:val="00087C5A"/>
    <w:rsid w:val="00094FCA"/>
    <w:rsid w:val="000B0BD0"/>
    <w:rsid w:val="000D082B"/>
    <w:rsid w:val="00107CBF"/>
    <w:rsid w:val="00110E88"/>
    <w:rsid w:val="00111846"/>
    <w:rsid w:val="0013557C"/>
    <w:rsid w:val="00143465"/>
    <w:rsid w:val="00147B2C"/>
    <w:rsid w:val="00153F54"/>
    <w:rsid w:val="001558A6"/>
    <w:rsid w:val="00162808"/>
    <w:rsid w:val="00171DB2"/>
    <w:rsid w:val="00174C67"/>
    <w:rsid w:val="001877B2"/>
    <w:rsid w:val="00194B17"/>
    <w:rsid w:val="00196D7B"/>
    <w:rsid w:val="001A5DD9"/>
    <w:rsid w:val="001C013E"/>
    <w:rsid w:val="001C22EA"/>
    <w:rsid w:val="001C3503"/>
    <w:rsid w:val="001D34E7"/>
    <w:rsid w:val="001E13F1"/>
    <w:rsid w:val="001E5923"/>
    <w:rsid w:val="001E6DFF"/>
    <w:rsid w:val="001F1539"/>
    <w:rsid w:val="0020492A"/>
    <w:rsid w:val="00205DF9"/>
    <w:rsid w:val="00234DC6"/>
    <w:rsid w:val="002358BF"/>
    <w:rsid w:val="0023727B"/>
    <w:rsid w:val="00247CA8"/>
    <w:rsid w:val="00251CB8"/>
    <w:rsid w:val="00262AFE"/>
    <w:rsid w:val="00274F08"/>
    <w:rsid w:val="0029218E"/>
    <w:rsid w:val="002A0097"/>
    <w:rsid w:val="002C0464"/>
    <w:rsid w:val="002C23F3"/>
    <w:rsid w:val="002C728D"/>
    <w:rsid w:val="002F080C"/>
    <w:rsid w:val="002F3B5E"/>
    <w:rsid w:val="002F739E"/>
    <w:rsid w:val="003009A1"/>
    <w:rsid w:val="00341505"/>
    <w:rsid w:val="00343CF3"/>
    <w:rsid w:val="0036557C"/>
    <w:rsid w:val="0037066E"/>
    <w:rsid w:val="0037473A"/>
    <w:rsid w:val="00387D92"/>
    <w:rsid w:val="003A3120"/>
    <w:rsid w:val="003B0A67"/>
    <w:rsid w:val="003E6383"/>
    <w:rsid w:val="003F3C02"/>
    <w:rsid w:val="004157A8"/>
    <w:rsid w:val="00417426"/>
    <w:rsid w:val="00421D5C"/>
    <w:rsid w:val="004335A6"/>
    <w:rsid w:val="004563DC"/>
    <w:rsid w:val="004578E6"/>
    <w:rsid w:val="00477C16"/>
    <w:rsid w:val="00482CA6"/>
    <w:rsid w:val="004958D6"/>
    <w:rsid w:val="004A4266"/>
    <w:rsid w:val="004A693C"/>
    <w:rsid w:val="004E5B1A"/>
    <w:rsid w:val="004F46E8"/>
    <w:rsid w:val="00503425"/>
    <w:rsid w:val="0050444E"/>
    <w:rsid w:val="00507B62"/>
    <w:rsid w:val="00520C07"/>
    <w:rsid w:val="00520F9F"/>
    <w:rsid w:val="00522933"/>
    <w:rsid w:val="00534683"/>
    <w:rsid w:val="00547016"/>
    <w:rsid w:val="00547DC7"/>
    <w:rsid w:val="005741DC"/>
    <w:rsid w:val="00590AD7"/>
    <w:rsid w:val="005B17BD"/>
    <w:rsid w:val="005B3B32"/>
    <w:rsid w:val="005D0E2E"/>
    <w:rsid w:val="005E593D"/>
    <w:rsid w:val="005F5E3E"/>
    <w:rsid w:val="00602704"/>
    <w:rsid w:val="00603125"/>
    <w:rsid w:val="00610748"/>
    <w:rsid w:val="006111A7"/>
    <w:rsid w:val="006238D3"/>
    <w:rsid w:val="00625087"/>
    <w:rsid w:val="00626DB3"/>
    <w:rsid w:val="00633691"/>
    <w:rsid w:val="00634DC7"/>
    <w:rsid w:val="00660DBE"/>
    <w:rsid w:val="00682A28"/>
    <w:rsid w:val="006A1FAF"/>
    <w:rsid w:val="006D2CB9"/>
    <w:rsid w:val="006D6F51"/>
    <w:rsid w:val="006E19D6"/>
    <w:rsid w:val="006E2599"/>
    <w:rsid w:val="006E2A8B"/>
    <w:rsid w:val="006F2376"/>
    <w:rsid w:val="0070205F"/>
    <w:rsid w:val="00712367"/>
    <w:rsid w:val="00715D3D"/>
    <w:rsid w:val="00740D82"/>
    <w:rsid w:val="00763F35"/>
    <w:rsid w:val="00772D5A"/>
    <w:rsid w:val="007825B0"/>
    <w:rsid w:val="00786F33"/>
    <w:rsid w:val="007A162B"/>
    <w:rsid w:val="007B670C"/>
    <w:rsid w:val="007D1368"/>
    <w:rsid w:val="007D3DC3"/>
    <w:rsid w:val="007F4CAA"/>
    <w:rsid w:val="008001E8"/>
    <w:rsid w:val="00800CB7"/>
    <w:rsid w:val="008037B8"/>
    <w:rsid w:val="00814110"/>
    <w:rsid w:val="00821671"/>
    <w:rsid w:val="00822F91"/>
    <w:rsid w:val="00827B6A"/>
    <w:rsid w:val="0083356C"/>
    <w:rsid w:val="00833D86"/>
    <w:rsid w:val="00860A6F"/>
    <w:rsid w:val="00864B74"/>
    <w:rsid w:val="008768AE"/>
    <w:rsid w:val="0088188D"/>
    <w:rsid w:val="008847AE"/>
    <w:rsid w:val="00891521"/>
    <w:rsid w:val="0089275F"/>
    <w:rsid w:val="008A4F0B"/>
    <w:rsid w:val="008B3FE2"/>
    <w:rsid w:val="008C65ED"/>
    <w:rsid w:val="008C68DD"/>
    <w:rsid w:val="008E255F"/>
    <w:rsid w:val="008E6855"/>
    <w:rsid w:val="008F6DE8"/>
    <w:rsid w:val="009019E8"/>
    <w:rsid w:val="00906642"/>
    <w:rsid w:val="0091194C"/>
    <w:rsid w:val="00925B11"/>
    <w:rsid w:val="0093137A"/>
    <w:rsid w:val="00936190"/>
    <w:rsid w:val="00950F5B"/>
    <w:rsid w:val="0097504C"/>
    <w:rsid w:val="00985680"/>
    <w:rsid w:val="00991C9D"/>
    <w:rsid w:val="00994647"/>
    <w:rsid w:val="009B15C1"/>
    <w:rsid w:val="009B2633"/>
    <w:rsid w:val="009C3802"/>
    <w:rsid w:val="009E14EC"/>
    <w:rsid w:val="009F1DFD"/>
    <w:rsid w:val="009F6F7F"/>
    <w:rsid w:val="00A06B99"/>
    <w:rsid w:val="00A23AE0"/>
    <w:rsid w:val="00A656B3"/>
    <w:rsid w:val="00A960F1"/>
    <w:rsid w:val="00AC1C03"/>
    <w:rsid w:val="00AC66D3"/>
    <w:rsid w:val="00AC6E91"/>
    <w:rsid w:val="00AE4440"/>
    <w:rsid w:val="00AF2176"/>
    <w:rsid w:val="00B03496"/>
    <w:rsid w:val="00B052FC"/>
    <w:rsid w:val="00B320C6"/>
    <w:rsid w:val="00B45BE9"/>
    <w:rsid w:val="00B5396B"/>
    <w:rsid w:val="00B53A08"/>
    <w:rsid w:val="00B61280"/>
    <w:rsid w:val="00B66248"/>
    <w:rsid w:val="00B715D4"/>
    <w:rsid w:val="00B725E4"/>
    <w:rsid w:val="00B739B2"/>
    <w:rsid w:val="00B77D2F"/>
    <w:rsid w:val="00B84B6B"/>
    <w:rsid w:val="00B8734B"/>
    <w:rsid w:val="00B87CAE"/>
    <w:rsid w:val="00BA1D9A"/>
    <w:rsid w:val="00BA436D"/>
    <w:rsid w:val="00BA4DBF"/>
    <w:rsid w:val="00BB2B20"/>
    <w:rsid w:val="00BC5806"/>
    <w:rsid w:val="00BD364D"/>
    <w:rsid w:val="00BE4F23"/>
    <w:rsid w:val="00BF1CA7"/>
    <w:rsid w:val="00C06D61"/>
    <w:rsid w:val="00C11E22"/>
    <w:rsid w:val="00C17CD4"/>
    <w:rsid w:val="00C17D4D"/>
    <w:rsid w:val="00C266EE"/>
    <w:rsid w:val="00C320C9"/>
    <w:rsid w:val="00C3571A"/>
    <w:rsid w:val="00C439F3"/>
    <w:rsid w:val="00C446D4"/>
    <w:rsid w:val="00C537D9"/>
    <w:rsid w:val="00C607E4"/>
    <w:rsid w:val="00CA069C"/>
    <w:rsid w:val="00CA262A"/>
    <w:rsid w:val="00CB154C"/>
    <w:rsid w:val="00CB6FFE"/>
    <w:rsid w:val="00CC2C37"/>
    <w:rsid w:val="00CC6ACC"/>
    <w:rsid w:val="00CD59A7"/>
    <w:rsid w:val="00CD6C36"/>
    <w:rsid w:val="00CF340A"/>
    <w:rsid w:val="00D04EC6"/>
    <w:rsid w:val="00D13044"/>
    <w:rsid w:val="00D176D3"/>
    <w:rsid w:val="00D52DBA"/>
    <w:rsid w:val="00DB20A2"/>
    <w:rsid w:val="00DB7F77"/>
    <w:rsid w:val="00DC18E3"/>
    <w:rsid w:val="00DC2C62"/>
    <w:rsid w:val="00DC713C"/>
    <w:rsid w:val="00DE3ECF"/>
    <w:rsid w:val="00DE569F"/>
    <w:rsid w:val="00E0288E"/>
    <w:rsid w:val="00E10C2D"/>
    <w:rsid w:val="00E24E4C"/>
    <w:rsid w:val="00E30395"/>
    <w:rsid w:val="00E33050"/>
    <w:rsid w:val="00E33763"/>
    <w:rsid w:val="00E449A0"/>
    <w:rsid w:val="00E65590"/>
    <w:rsid w:val="00E765A0"/>
    <w:rsid w:val="00E76DBF"/>
    <w:rsid w:val="00E857AE"/>
    <w:rsid w:val="00E92439"/>
    <w:rsid w:val="00E946E5"/>
    <w:rsid w:val="00EA54CC"/>
    <w:rsid w:val="00EA70AB"/>
    <w:rsid w:val="00EB194A"/>
    <w:rsid w:val="00EB1E92"/>
    <w:rsid w:val="00EC0045"/>
    <w:rsid w:val="00EC0B2B"/>
    <w:rsid w:val="00EC14E1"/>
    <w:rsid w:val="00ED4F1E"/>
    <w:rsid w:val="00F044A6"/>
    <w:rsid w:val="00F10C18"/>
    <w:rsid w:val="00F14100"/>
    <w:rsid w:val="00F24C46"/>
    <w:rsid w:val="00F2636B"/>
    <w:rsid w:val="00F34DC7"/>
    <w:rsid w:val="00F42F30"/>
    <w:rsid w:val="00F448A5"/>
    <w:rsid w:val="00F51AB4"/>
    <w:rsid w:val="00F7293D"/>
    <w:rsid w:val="00F77996"/>
    <w:rsid w:val="00F8216E"/>
    <w:rsid w:val="00F82EF9"/>
    <w:rsid w:val="00F96139"/>
    <w:rsid w:val="00FB5751"/>
    <w:rsid w:val="00FC0FED"/>
    <w:rsid w:val="00FC45F0"/>
    <w:rsid w:val="00FC5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2FE44"/>
  <w15:chartTrackingRefBased/>
  <w15:docId w15:val="{736F18A7-62D4-4B3E-B54C-3B6D90720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DC"/>
    <w:rPr>
      <w:rFonts w:eastAsiaTheme="majorEastAsia" w:cstheme="majorBidi"/>
      <w:color w:val="272727" w:themeColor="text1" w:themeTint="D8"/>
    </w:rPr>
  </w:style>
  <w:style w:type="paragraph" w:styleId="Title">
    <w:name w:val="Title"/>
    <w:basedOn w:val="Normal"/>
    <w:next w:val="Normal"/>
    <w:link w:val="TitleChar"/>
    <w:uiPriority w:val="10"/>
    <w:qFormat/>
    <w:rsid w:val="00574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DC"/>
    <w:pPr>
      <w:spacing w:before="160"/>
      <w:jc w:val="center"/>
    </w:pPr>
    <w:rPr>
      <w:i/>
      <w:iCs/>
      <w:color w:val="404040" w:themeColor="text1" w:themeTint="BF"/>
    </w:rPr>
  </w:style>
  <w:style w:type="character" w:customStyle="1" w:styleId="QuoteChar">
    <w:name w:val="Quote Char"/>
    <w:basedOn w:val="DefaultParagraphFont"/>
    <w:link w:val="Quote"/>
    <w:uiPriority w:val="29"/>
    <w:rsid w:val="005741DC"/>
    <w:rPr>
      <w:i/>
      <w:iCs/>
      <w:color w:val="404040" w:themeColor="text1" w:themeTint="BF"/>
    </w:rPr>
  </w:style>
  <w:style w:type="paragraph" w:styleId="ListParagraph">
    <w:name w:val="List Paragraph"/>
    <w:basedOn w:val="Normal"/>
    <w:uiPriority w:val="34"/>
    <w:qFormat/>
    <w:rsid w:val="005741DC"/>
    <w:pPr>
      <w:ind w:left="720"/>
      <w:contextualSpacing/>
    </w:pPr>
  </w:style>
  <w:style w:type="character" w:styleId="IntenseEmphasis">
    <w:name w:val="Intense Emphasis"/>
    <w:basedOn w:val="DefaultParagraphFont"/>
    <w:uiPriority w:val="21"/>
    <w:qFormat/>
    <w:rsid w:val="005741DC"/>
    <w:rPr>
      <w:i/>
      <w:iCs/>
      <w:color w:val="0F4761" w:themeColor="accent1" w:themeShade="BF"/>
    </w:rPr>
  </w:style>
  <w:style w:type="paragraph" w:styleId="IntenseQuote">
    <w:name w:val="Intense Quote"/>
    <w:basedOn w:val="Normal"/>
    <w:next w:val="Normal"/>
    <w:link w:val="IntenseQuoteChar"/>
    <w:uiPriority w:val="30"/>
    <w:qFormat/>
    <w:rsid w:val="00574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1DC"/>
    <w:rPr>
      <w:i/>
      <w:iCs/>
      <w:color w:val="0F4761" w:themeColor="accent1" w:themeShade="BF"/>
    </w:rPr>
  </w:style>
  <w:style w:type="character" w:styleId="IntenseReference">
    <w:name w:val="Intense Reference"/>
    <w:basedOn w:val="DefaultParagraphFont"/>
    <w:uiPriority w:val="32"/>
    <w:qFormat/>
    <w:rsid w:val="005741DC"/>
    <w:rPr>
      <w:b/>
      <w:bCs/>
      <w:smallCaps/>
      <w:color w:val="0F4761" w:themeColor="accent1" w:themeShade="BF"/>
      <w:spacing w:val="5"/>
    </w:rPr>
  </w:style>
  <w:style w:type="table" w:styleId="TableGrid">
    <w:name w:val="Table Grid"/>
    <w:basedOn w:val="TableNormal"/>
    <w:uiPriority w:val="39"/>
    <w:rsid w:val="00234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34683"/>
    <w:pPr>
      <w:spacing w:after="0" w:line="240" w:lineRule="auto"/>
    </w:pPr>
  </w:style>
  <w:style w:type="character" w:styleId="CommentReference">
    <w:name w:val="annotation reference"/>
    <w:basedOn w:val="DefaultParagraphFont"/>
    <w:uiPriority w:val="99"/>
    <w:semiHidden/>
    <w:unhideWhenUsed/>
    <w:rsid w:val="009019E8"/>
    <w:rPr>
      <w:sz w:val="16"/>
      <w:szCs w:val="16"/>
    </w:rPr>
  </w:style>
  <w:style w:type="paragraph" w:styleId="CommentText">
    <w:name w:val="annotation text"/>
    <w:basedOn w:val="Normal"/>
    <w:link w:val="CommentTextChar"/>
    <w:uiPriority w:val="99"/>
    <w:semiHidden/>
    <w:unhideWhenUsed/>
    <w:rsid w:val="009019E8"/>
    <w:pPr>
      <w:spacing w:line="240" w:lineRule="auto"/>
    </w:pPr>
    <w:rPr>
      <w:sz w:val="20"/>
      <w:szCs w:val="20"/>
    </w:rPr>
  </w:style>
  <w:style w:type="character" w:customStyle="1" w:styleId="CommentTextChar">
    <w:name w:val="Comment Text Char"/>
    <w:basedOn w:val="DefaultParagraphFont"/>
    <w:link w:val="CommentText"/>
    <w:uiPriority w:val="99"/>
    <w:semiHidden/>
    <w:rsid w:val="009019E8"/>
    <w:rPr>
      <w:sz w:val="20"/>
      <w:szCs w:val="20"/>
    </w:rPr>
  </w:style>
  <w:style w:type="paragraph" w:styleId="CommentSubject">
    <w:name w:val="annotation subject"/>
    <w:basedOn w:val="CommentText"/>
    <w:next w:val="CommentText"/>
    <w:link w:val="CommentSubjectChar"/>
    <w:uiPriority w:val="99"/>
    <w:semiHidden/>
    <w:unhideWhenUsed/>
    <w:rsid w:val="009019E8"/>
    <w:rPr>
      <w:b/>
      <w:bCs/>
    </w:rPr>
  </w:style>
  <w:style w:type="character" w:customStyle="1" w:styleId="CommentSubjectChar">
    <w:name w:val="Comment Subject Char"/>
    <w:basedOn w:val="CommentTextChar"/>
    <w:link w:val="CommentSubject"/>
    <w:uiPriority w:val="99"/>
    <w:semiHidden/>
    <w:rsid w:val="009019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097">
      <w:bodyDiv w:val="1"/>
      <w:marLeft w:val="0"/>
      <w:marRight w:val="0"/>
      <w:marTop w:val="0"/>
      <w:marBottom w:val="0"/>
      <w:divBdr>
        <w:top w:val="none" w:sz="0" w:space="0" w:color="auto"/>
        <w:left w:val="none" w:sz="0" w:space="0" w:color="auto"/>
        <w:bottom w:val="none" w:sz="0" w:space="0" w:color="auto"/>
        <w:right w:val="none" w:sz="0" w:space="0" w:color="auto"/>
      </w:divBdr>
      <w:divsChild>
        <w:div w:id="1402100590">
          <w:marLeft w:val="0"/>
          <w:marRight w:val="0"/>
          <w:marTop w:val="0"/>
          <w:marBottom w:val="0"/>
          <w:divBdr>
            <w:top w:val="none" w:sz="0" w:space="0" w:color="auto"/>
            <w:left w:val="none" w:sz="0" w:space="0" w:color="auto"/>
            <w:bottom w:val="none" w:sz="0" w:space="0" w:color="auto"/>
            <w:right w:val="none" w:sz="0" w:space="0" w:color="auto"/>
          </w:divBdr>
        </w:div>
        <w:div w:id="530076946">
          <w:marLeft w:val="0"/>
          <w:marRight w:val="0"/>
          <w:marTop w:val="0"/>
          <w:marBottom w:val="0"/>
          <w:divBdr>
            <w:top w:val="none" w:sz="0" w:space="0" w:color="auto"/>
            <w:left w:val="none" w:sz="0" w:space="0" w:color="auto"/>
            <w:bottom w:val="none" w:sz="0" w:space="0" w:color="auto"/>
            <w:right w:val="none" w:sz="0" w:space="0" w:color="auto"/>
          </w:divBdr>
        </w:div>
        <w:div w:id="1113593795">
          <w:marLeft w:val="0"/>
          <w:marRight w:val="0"/>
          <w:marTop w:val="0"/>
          <w:marBottom w:val="0"/>
          <w:divBdr>
            <w:top w:val="none" w:sz="0" w:space="0" w:color="auto"/>
            <w:left w:val="none" w:sz="0" w:space="0" w:color="auto"/>
            <w:bottom w:val="none" w:sz="0" w:space="0" w:color="auto"/>
            <w:right w:val="none" w:sz="0" w:space="0" w:color="auto"/>
          </w:divBdr>
        </w:div>
        <w:div w:id="1102921563">
          <w:marLeft w:val="0"/>
          <w:marRight w:val="0"/>
          <w:marTop w:val="0"/>
          <w:marBottom w:val="0"/>
          <w:divBdr>
            <w:top w:val="none" w:sz="0" w:space="0" w:color="auto"/>
            <w:left w:val="none" w:sz="0" w:space="0" w:color="auto"/>
            <w:bottom w:val="none" w:sz="0" w:space="0" w:color="auto"/>
            <w:right w:val="none" w:sz="0" w:space="0" w:color="auto"/>
          </w:divBdr>
          <w:divsChild>
            <w:div w:id="661128591">
              <w:marLeft w:val="0"/>
              <w:marRight w:val="0"/>
              <w:marTop w:val="0"/>
              <w:marBottom w:val="0"/>
              <w:divBdr>
                <w:top w:val="none" w:sz="0" w:space="0" w:color="auto"/>
                <w:left w:val="none" w:sz="0" w:space="0" w:color="auto"/>
                <w:bottom w:val="none" w:sz="0" w:space="0" w:color="auto"/>
                <w:right w:val="none" w:sz="0" w:space="0" w:color="auto"/>
              </w:divBdr>
            </w:div>
          </w:divsChild>
        </w:div>
        <w:div w:id="411506707">
          <w:marLeft w:val="0"/>
          <w:marRight w:val="0"/>
          <w:marTop w:val="0"/>
          <w:marBottom w:val="0"/>
          <w:divBdr>
            <w:top w:val="none" w:sz="0" w:space="0" w:color="auto"/>
            <w:left w:val="none" w:sz="0" w:space="0" w:color="auto"/>
            <w:bottom w:val="none" w:sz="0" w:space="0" w:color="auto"/>
            <w:right w:val="none" w:sz="0" w:space="0" w:color="auto"/>
          </w:divBdr>
        </w:div>
        <w:div w:id="287316353">
          <w:marLeft w:val="0"/>
          <w:marRight w:val="0"/>
          <w:marTop w:val="0"/>
          <w:marBottom w:val="0"/>
          <w:divBdr>
            <w:top w:val="none" w:sz="0" w:space="0" w:color="auto"/>
            <w:left w:val="none" w:sz="0" w:space="0" w:color="auto"/>
            <w:bottom w:val="none" w:sz="0" w:space="0" w:color="auto"/>
            <w:right w:val="none" w:sz="0" w:space="0" w:color="auto"/>
          </w:divBdr>
        </w:div>
        <w:div w:id="1495492802">
          <w:marLeft w:val="0"/>
          <w:marRight w:val="0"/>
          <w:marTop w:val="0"/>
          <w:marBottom w:val="0"/>
          <w:divBdr>
            <w:top w:val="none" w:sz="0" w:space="0" w:color="auto"/>
            <w:left w:val="none" w:sz="0" w:space="0" w:color="auto"/>
            <w:bottom w:val="none" w:sz="0" w:space="0" w:color="auto"/>
            <w:right w:val="none" w:sz="0" w:space="0" w:color="auto"/>
          </w:divBdr>
        </w:div>
        <w:div w:id="2040816621">
          <w:marLeft w:val="0"/>
          <w:marRight w:val="0"/>
          <w:marTop w:val="0"/>
          <w:marBottom w:val="0"/>
          <w:divBdr>
            <w:top w:val="none" w:sz="0" w:space="0" w:color="auto"/>
            <w:left w:val="none" w:sz="0" w:space="0" w:color="auto"/>
            <w:bottom w:val="none" w:sz="0" w:space="0" w:color="auto"/>
            <w:right w:val="none" w:sz="0" w:space="0" w:color="auto"/>
          </w:divBdr>
        </w:div>
        <w:div w:id="852300609">
          <w:marLeft w:val="0"/>
          <w:marRight w:val="0"/>
          <w:marTop w:val="0"/>
          <w:marBottom w:val="0"/>
          <w:divBdr>
            <w:top w:val="none" w:sz="0" w:space="0" w:color="auto"/>
            <w:left w:val="none" w:sz="0" w:space="0" w:color="auto"/>
            <w:bottom w:val="none" w:sz="0" w:space="0" w:color="auto"/>
            <w:right w:val="none" w:sz="0" w:space="0" w:color="auto"/>
          </w:divBdr>
        </w:div>
        <w:div w:id="720322423">
          <w:marLeft w:val="0"/>
          <w:marRight w:val="0"/>
          <w:marTop w:val="0"/>
          <w:marBottom w:val="0"/>
          <w:divBdr>
            <w:top w:val="none" w:sz="0" w:space="0" w:color="auto"/>
            <w:left w:val="none" w:sz="0" w:space="0" w:color="auto"/>
            <w:bottom w:val="none" w:sz="0" w:space="0" w:color="auto"/>
            <w:right w:val="none" w:sz="0" w:space="0" w:color="auto"/>
          </w:divBdr>
        </w:div>
        <w:div w:id="1673023170">
          <w:marLeft w:val="0"/>
          <w:marRight w:val="0"/>
          <w:marTop w:val="0"/>
          <w:marBottom w:val="0"/>
          <w:divBdr>
            <w:top w:val="none" w:sz="0" w:space="0" w:color="auto"/>
            <w:left w:val="none" w:sz="0" w:space="0" w:color="auto"/>
            <w:bottom w:val="none" w:sz="0" w:space="0" w:color="auto"/>
            <w:right w:val="none" w:sz="0" w:space="0" w:color="auto"/>
          </w:divBdr>
        </w:div>
        <w:div w:id="1655521851">
          <w:marLeft w:val="0"/>
          <w:marRight w:val="0"/>
          <w:marTop w:val="0"/>
          <w:marBottom w:val="0"/>
          <w:divBdr>
            <w:top w:val="none" w:sz="0" w:space="0" w:color="auto"/>
            <w:left w:val="none" w:sz="0" w:space="0" w:color="auto"/>
            <w:bottom w:val="none" w:sz="0" w:space="0" w:color="auto"/>
            <w:right w:val="none" w:sz="0" w:space="0" w:color="auto"/>
          </w:divBdr>
        </w:div>
      </w:divsChild>
    </w:div>
    <w:div w:id="21395921">
      <w:bodyDiv w:val="1"/>
      <w:marLeft w:val="0"/>
      <w:marRight w:val="0"/>
      <w:marTop w:val="0"/>
      <w:marBottom w:val="0"/>
      <w:divBdr>
        <w:top w:val="none" w:sz="0" w:space="0" w:color="auto"/>
        <w:left w:val="none" w:sz="0" w:space="0" w:color="auto"/>
        <w:bottom w:val="none" w:sz="0" w:space="0" w:color="auto"/>
        <w:right w:val="none" w:sz="0" w:space="0" w:color="auto"/>
      </w:divBdr>
    </w:div>
    <w:div w:id="35013074">
      <w:bodyDiv w:val="1"/>
      <w:marLeft w:val="0"/>
      <w:marRight w:val="0"/>
      <w:marTop w:val="0"/>
      <w:marBottom w:val="0"/>
      <w:divBdr>
        <w:top w:val="none" w:sz="0" w:space="0" w:color="auto"/>
        <w:left w:val="none" w:sz="0" w:space="0" w:color="auto"/>
        <w:bottom w:val="none" w:sz="0" w:space="0" w:color="auto"/>
        <w:right w:val="none" w:sz="0" w:space="0" w:color="auto"/>
      </w:divBdr>
      <w:divsChild>
        <w:div w:id="410542838">
          <w:marLeft w:val="0"/>
          <w:marRight w:val="0"/>
          <w:marTop w:val="0"/>
          <w:marBottom w:val="0"/>
          <w:divBdr>
            <w:top w:val="none" w:sz="0" w:space="0" w:color="auto"/>
            <w:left w:val="none" w:sz="0" w:space="0" w:color="auto"/>
            <w:bottom w:val="none" w:sz="0" w:space="0" w:color="auto"/>
            <w:right w:val="none" w:sz="0" w:space="0" w:color="auto"/>
          </w:divBdr>
        </w:div>
        <w:div w:id="472142694">
          <w:marLeft w:val="0"/>
          <w:marRight w:val="0"/>
          <w:marTop w:val="0"/>
          <w:marBottom w:val="0"/>
          <w:divBdr>
            <w:top w:val="none" w:sz="0" w:space="0" w:color="auto"/>
            <w:left w:val="none" w:sz="0" w:space="0" w:color="auto"/>
            <w:bottom w:val="none" w:sz="0" w:space="0" w:color="auto"/>
            <w:right w:val="none" w:sz="0" w:space="0" w:color="auto"/>
          </w:divBdr>
        </w:div>
        <w:div w:id="1578829188">
          <w:marLeft w:val="0"/>
          <w:marRight w:val="0"/>
          <w:marTop w:val="0"/>
          <w:marBottom w:val="0"/>
          <w:divBdr>
            <w:top w:val="none" w:sz="0" w:space="0" w:color="auto"/>
            <w:left w:val="none" w:sz="0" w:space="0" w:color="auto"/>
            <w:bottom w:val="none" w:sz="0" w:space="0" w:color="auto"/>
            <w:right w:val="none" w:sz="0" w:space="0" w:color="auto"/>
          </w:divBdr>
        </w:div>
        <w:div w:id="1209103248">
          <w:marLeft w:val="0"/>
          <w:marRight w:val="0"/>
          <w:marTop w:val="0"/>
          <w:marBottom w:val="0"/>
          <w:divBdr>
            <w:top w:val="none" w:sz="0" w:space="0" w:color="auto"/>
            <w:left w:val="none" w:sz="0" w:space="0" w:color="auto"/>
            <w:bottom w:val="none" w:sz="0" w:space="0" w:color="auto"/>
            <w:right w:val="none" w:sz="0" w:space="0" w:color="auto"/>
          </w:divBdr>
          <w:divsChild>
            <w:div w:id="378170541">
              <w:marLeft w:val="0"/>
              <w:marRight w:val="0"/>
              <w:marTop w:val="0"/>
              <w:marBottom w:val="0"/>
              <w:divBdr>
                <w:top w:val="none" w:sz="0" w:space="0" w:color="auto"/>
                <w:left w:val="none" w:sz="0" w:space="0" w:color="auto"/>
                <w:bottom w:val="none" w:sz="0" w:space="0" w:color="auto"/>
                <w:right w:val="none" w:sz="0" w:space="0" w:color="auto"/>
              </w:divBdr>
            </w:div>
          </w:divsChild>
        </w:div>
        <w:div w:id="2044553153">
          <w:marLeft w:val="0"/>
          <w:marRight w:val="0"/>
          <w:marTop w:val="0"/>
          <w:marBottom w:val="0"/>
          <w:divBdr>
            <w:top w:val="none" w:sz="0" w:space="0" w:color="auto"/>
            <w:left w:val="none" w:sz="0" w:space="0" w:color="auto"/>
            <w:bottom w:val="none" w:sz="0" w:space="0" w:color="auto"/>
            <w:right w:val="none" w:sz="0" w:space="0" w:color="auto"/>
          </w:divBdr>
        </w:div>
        <w:div w:id="33505716">
          <w:marLeft w:val="0"/>
          <w:marRight w:val="0"/>
          <w:marTop w:val="0"/>
          <w:marBottom w:val="0"/>
          <w:divBdr>
            <w:top w:val="none" w:sz="0" w:space="0" w:color="auto"/>
            <w:left w:val="none" w:sz="0" w:space="0" w:color="auto"/>
            <w:bottom w:val="none" w:sz="0" w:space="0" w:color="auto"/>
            <w:right w:val="none" w:sz="0" w:space="0" w:color="auto"/>
          </w:divBdr>
        </w:div>
        <w:div w:id="1896508184">
          <w:marLeft w:val="0"/>
          <w:marRight w:val="0"/>
          <w:marTop w:val="0"/>
          <w:marBottom w:val="0"/>
          <w:divBdr>
            <w:top w:val="none" w:sz="0" w:space="0" w:color="auto"/>
            <w:left w:val="none" w:sz="0" w:space="0" w:color="auto"/>
            <w:bottom w:val="none" w:sz="0" w:space="0" w:color="auto"/>
            <w:right w:val="none" w:sz="0" w:space="0" w:color="auto"/>
          </w:divBdr>
        </w:div>
        <w:div w:id="251859131">
          <w:marLeft w:val="0"/>
          <w:marRight w:val="0"/>
          <w:marTop w:val="0"/>
          <w:marBottom w:val="0"/>
          <w:divBdr>
            <w:top w:val="none" w:sz="0" w:space="0" w:color="auto"/>
            <w:left w:val="none" w:sz="0" w:space="0" w:color="auto"/>
            <w:bottom w:val="none" w:sz="0" w:space="0" w:color="auto"/>
            <w:right w:val="none" w:sz="0" w:space="0" w:color="auto"/>
          </w:divBdr>
        </w:div>
        <w:div w:id="1457480780">
          <w:marLeft w:val="0"/>
          <w:marRight w:val="0"/>
          <w:marTop w:val="0"/>
          <w:marBottom w:val="0"/>
          <w:divBdr>
            <w:top w:val="none" w:sz="0" w:space="0" w:color="auto"/>
            <w:left w:val="none" w:sz="0" w:space="0" w:color="auto"/>
            <w:bottom w:val="none" w:sz="0" w:space="0" w:color="auto"/>
            <w:right w:val="none" w:sz="0" w:space="0" w:color="auto"/>
          </w:divBdr>
        </w:div>
        <w:div w:id="1751191959">
          <w:marLeft w:val="0"/>
          <w:marRight w:val="0"/>
          <w:marTop w:val="0"/>
          <w:marBottom w:val="0"/>
          <w:divBdr>
            <w:top w:val="none" w:sz="0" w:space="0" w:color="auto"/>
            <w:left w:val="none" w:sz="0" w:space="0" w:color="auto"/>
            <w:bottom w:val="none" w:sz="0" w:space="0" w:color="auto"/>
            <w:right w:val="none" w:sz="0" w:space="0" w:color="auto"/>
          </w:divBdr>
        </w:div>
        <w:div w:id="1293905016">
          <w:marLeft w:val="0"/>
          <w:marRight w:val="0"/>
          <w:marTop w:val="0"/>
          <w:marBottom w:val="0"/>
          <w:divBdr>
            <w:top w:val="none" w:sz="0" w:space="0" w:color="auto"/>
            <w:left w:val="none" w:sz="0" w:space="0" w:color="auto"/>
            <w:bottom w:val="none" w:sz="0" w:space="0" w:color="auto"/>
            <w:right w:val="none" w:sz="0" w:space="0" w:color="auto"/>
          </w:divBdr>
        </w:div>
        <w:div w:id="618074950">
          <w:marLeft w:val="0"/>
          <w:marRight w:val="0"/>
          <w:marTop w:val="0"/>
          <w:marBottom w:val="0"/>
          <w:divBdr>
            <w:top w:val="none" w:sz="0" w:space="0" w:color="auto"/>
            <w:left w:val="none" w:sz="0" w:space="0" w:color="auto"/>
            <w:bottom w:val="none" w:sz="0" w:space="0" w:color="auto"/>
            <w:right w:val="none" w:sz="0" w:space="0" w:color="auto"/>
          </w:divBdr>
        </w:div>
      </w:divsChild>
    </w:div>
    <w:div w:id="48262846">
      <w:bodyDiv w:val="1"/>
      <w:marLeft w:val="0"/>
      <w:marRight w:val="0"/>
      <w:marTop w:val="0"/>
      <w:marBottom w:val="0"/>
      <w:divBdr>
        <w:top w:val="none" w:sz="0" w:space="0" w:color="auto"/>
        <w:left w:val="none" w:sz="0" w:space="0" w:color="auto"/>
        <w:bottom w:val="none" w:sz="0" w:space="0" w:color="auto"/>
        <w:right w:val="none" w:sz="0" w:space="0" w:color="auto"/>
      </w:divBdr>
    </w:div>
    <w:div w:id="99956433">
      <w:bodyDiv w:val="1"/>
      <w:marLeft w:val="0"/>
      <w:marRight w:val="0"/>
      <w:marTop w:val="0"/>
      <w:marBottom w:val="0"/>
      <w:divBdr>
        <w:top w:val="none" w:sz="0" w:space="0" w:color="auto"/>
        <w:left w:val="none" w:sz="0" w:space="0" w:color="auto"/>
        <w:bottom w:val="none" w:sz="0" w:space="0" w:color="auto"/>
        <w:right w:val="none" w:sz="0" w:space="0" w:color="auto"/>
      </w:divBdr>
    </w:div>
    <w:div w:id="102457931">
      <w:bodyDiv w:val="1"/>
      <w:marLeft w:val="0"/>
      <w:marRight w:val="0"/>
      <w:marTop w:val="0"/>
      <w:marBottom w:val="0"/>
      <w:divBdr>
        <w:top w:val="none" w:sz="0" w:space="0" w:color="auto"/>
        <w:left w:val="none" w:sz="0" w:space="0" w:color="auto"/>
        <w:bottom w:val="none" w:sz="0" w:space="0" w:color="auto"/>
        <w:right w:val="none" w:sz="0" w:space="0" w:color="auto"/>
      </w:divBdr>
    </w:div>
    <w:div w:id="118455018">
      <w:bodyDiv w:val="1"/>
      <w:marLeft w:val="0"/>
      <w:marRight w:val="0"/>
      <w:marTop w:val="0"/>
      <w:marBottom w:val="0"/>
      <w:divBdr>
        <w:top w:val="none" w:sz="0" w:space="0" w:color="auto"/>
        <w:left w:val="none" w:sz="0" w:space="0" w:color="auto"/>
        <w:bottom w:val="none" w:sz="0" w:space="0" w:color="auto"/>
        <w:right w:val="none" w:sz="0" w:space="0" w:color="auto"/>
      </w:divBdr>
    </w:div>
    <w:div w:id="204803941">
      <w:bodyDiv w:val="1"/>
      <w:marLeft w:val="0"/>
      <w:marRight w:val="0"/>
      <w:marTop w:val="0"/>
      <w:marBottom w:val="0"/>
      <w:divBdr>
        <w:top w:val="none" w:sz="0" w:space="0" w:color="auto"/>
        <w:left w:val="none" w:sz="0" w:space="0" w:color="auto"/>
        <w:bottom w:val="none" w:sz="0" w:space="0" w:color="auto"/>
        <w:right w:val="none" w:sz="0" w:space="0" w:color="auto"/>
      </w:divBdr>
    </w:div>
    <w:div w:id="259024342">
      <w:bodyDiv w:val="1"/>
      <w:marLeft w:val="0"/>
      <w:marRight w:val="0"/>
      <w:marTop w:val="0"/>
      <w:marBottom w:val="0"/>
      <w:divBdr>
        <w:top w:val="none" w:sz="0" w:space="0" w:color="auto"/>
        <w:left w:val="none" w:sz="0" w:space="0" w:color="auto"/>
        <w:bottom w:val="none" w:sz="0" w:space="0" w:color="auto"/>
        <w:right w:val="none" w:sz="0" w:space="0" w:color="auto"/>
      </w:divBdr>
    </w:div>
    <w:div w:id="376050923">
      <w:bodyDiv w:val="1"/>
      <w:marLeft w:val="0"/>
      <w:marRight w:val="0"/>
      <w:marTop w:val="0"/>
      <w:marBottom w:val="0"/>
      <w:divBdr>
        <w:top w:val="none" w:sz="0" w:space="0" w:color="auto"/>
        <w:left w:val="none" w:sz="0" w:space="0" w:color="auto"/>
        <w:bottom w:val="none" w:sz="0" w:space="0" w:color="auto"/>
        <w:right w:val="none" w:sz="0" w:space="0" w:color="auto"/>
      </w:divBdr>
    </w:div>
    <w:div w:id="422184713">
      <w:bodyDiv w:val="1"/>
      <w:marLeft w:val="0"/>
      <w:marRight w:val="0"/>
      <w:marTop w:val="0"/>
      <w:marBottom w:val="0"/>
      <w:divBdr>
        <w:top w:val="none" w:sz="0" w:space="0" w:color="auto"/>
        <w:left w:val="none" w:sz="0" w:space="0" w:color="auto"/>
        <w:bottom w:val="none" w:sz="0" w:space="0" w:color="auto"/>
        <w:right w:val="none" w:sz="0" w:space="0" w:color="auto"/>
      </w:divBdr>
    </w:div>
    <w:div w:id="572936887">
      <w:bodyDiv w:val="1"/>
      <w:marLeft w:val="0"/>
      <w:marRight w:val="0"/>
      <w:marTop w:val="0"/>
      <w:marBottom w:val="0"/>
      <w:divBdr>
        <w:top w:val="none" w:sz="0" w:space="0" w:color="auto"/>
        <w:left w:val="none" w:sz="0" w:space="0" w:color="auto"/>
        <w:bottom w:val="none" w:sz="0" w:space="0" w:color="auto"/>
        <w:right w:val="none" w:sz="0" w:space="0" w:color="auto"/>
      </w:divBdr>
    </w:div>
    <w:div w:id="620649089">
      <w:bodyDiv w:val="1"/>
      <w:marLeft w:val="0"/>
      <w:marRight w:val="0"/>
      <w:marTop w:val="0"/>
      <w:marBottom w:val="0"/>
      <w:divBdr>
        <w:top w:val="none" w:sz="0" w:space="0" w:color="auto"/>
        <w:left w:val="none" w:sz="0" w:space="0" w:color="auto"/>
        <w:bottom w:val="none" w:sz="0" w:space="0" w:color="auto"/>
        <w:right w:val="none" w:sz="0" w:space="0" w:color="auto"/>
      </w:divBdr>
    </w:div>
    <w:div w:id="697580182">
      <w:bodyDiv w:val="1"/>
      <w:marLeft w:val="0"/>
      <w:marRight w:val="0"/>
      <w:marTop w:val="0"/>
      <w:marBottom w:val="0"/>
      <w:divBdr>
        <w:top w:val="none" w:sz="0" w:space="0" w:color="auto"/>
        <w:left w:val="none" w:sz="0" w:space="0" w:color="auto"/>
        <w:bottom w:val="none" w:sz="0" w:space="0" w:color="auto"/>
        <w:right w:val="none" w:sz="0" w:space="0" w:color="auto"/>
      </w:divBdr>
    </w:div>
    <w:div w:id="728918229">
      <w:bodyDiv w:val="1"/>
      <w:marLeft w:val="0"/>
      <w:marRight w:val="0"/>
      <w:marTop w:val="0"/>
      <w:marBottom w:val="0"/>
      <w:divBdr>
        <w:top w:val="none" w:sz="0" w:space="0" w:color="auto"/>
        <w:left w:val="none" w:sz="0" w:space="0" w:color="auto"/>
        <w:bottom w:val="none" w:sz="0" w:space="0" w:color="auto"/>
        <w:right w:val="none" w:sz="0" w:space="0" w:color="auto"/>
      </w:divBdr>
    </w:div>
    <w:div w:id="739595278">
      <w:bodyDiv w:val="1"/>
      <w:marLeft w:val="0"/>
      <w:marRight w:val="0"/>
      <w:marTop w:val="0"/>
      <w:marBottom w:val="0"/>
      <w:divBdr>
        <w:top w:val="none" w:sz="0" w:space="0" w:color="auto"/>
        <w:left w:val="none" w:sz="0" w:space="0" w:color="auto"/>
        <w:bottom w:val="none" w:sz="0" w:space="0" w:color="auto"/>
        <w:right w:val="none" w:sz="0" w:space="0" w:color="auto"/>
      </w:divBdr>
      <w:divsChild>
        <w:div w:id="563638373">
          <w:marLeft w:val="0"/>
          <w:marRight w:val="0"/>
          <w:marTop w:val="0"/>
          <w:marBottom w:val="0"/>
          <w:divBdr>
            <w:top w:val="none" w:sz="0" w:space="0" w:color="auto"/>
            <w:left w:val="none" w:sz="0" w:space="0" w:color="auto"/>
            <w:bottom w:val="none" w:sz="0" w:space="0" w:color="auto"/>
            <w:right w:val="none" w:sz="0" w:space="0" w:color="auto"/>
          </w:divBdr>
        </w:div>
        <w:div w:id="1819346354">
          <w:marLeft w:val="0"/>
          <w:marRight w:val="0"/>
          <w:marTop w:val="0"/>
          <w:marBottom w:val="0"/>
          <w:divBdr>
            <w:top w:val="none" w:sz="0" w:space="0" w:color="auto"/>
            <w:left w:val="none" w:sz="0" w:space="0" w:color="auto"/>
            <w:bottom w:val="none" w:sz="0" w:space="0" w:color="auto"/>
            <w:right w:val="none" w:sz="0" w:space="0" w:color="auto"/>
          </w:divBdr>
        </w:div>
        <w:div w:id="499320644">
          <w:marLeft w:val="0"/>
          <w:marRight w:val="0"/>
          <w:marTop w:val="0"/>
          <w:marBottom w:val="0"/>
          <w:divBdr>
            <w:top w:val="none" w:sz="0" w:space="0" w:color="auto"/>
            <w:left w:val="none" w:sz="0" w:space="0" w:color="auto"/>
            <w:bottom w:val="none" w:sz="0" w:space="0" w:color="auto"/>
            <w:right w:val="none" w:sz="0" w:space="0" w:color="auto"/>
          </w:divBdr>
        </w:div>
        <w:div w:id="1585336812">
          <w:marLeft w:val="0"/>
          <w:marRight w:val="0"/>
          <w:marTop w:val="0"/>
          <w:marBottom w:val="0"/>
          <w:divBdr>
            <w:top w:val="none" w:sz="0" w:space="0" w:color="auto"/>
            <w:left w:val="none" w:sz="0" w:space="0" w:color="auto"/>
            <w:bottom w:val="none" w:sz="0" w:space="0" w:color="auto"/>
            <w:right w:val="none" w:sz="0" w:space="0" w:color="auto"/>
          </w:divBdr>
          <w:divsChild>
            <w:div w:id="1300768650">
              <w:marLeft w:val="0"/>
              <w:marRight w:val="0"/>
              <w:marTop w:val="0"/>
              <w:marBottom w:val="0"/>
              <w:divBdr>
                <w:top w:val="none" w:sz="0" w:space="0" w:color="auto"/>
                <w:left w:val="none" w:sz="0" w:space="0" w:color="auto"/>
                <w:bottom w:val="none" w:sz="0" w:space="0" w:color="auto"/>
                <w:right w:val="none" w:sz="0" w:space="0" w:color="auto"/>
              </w:divBdr>
            </w:div>
          </w:divsChild>
        </w:div>
        <w:div w:id="1511946621">
          <w:marLeft w:val="0"/>
          <w:marRight w:val="0"/>
          <w:marTop w:val="0"/>
          <w:marBottom w:val="0"/>
          <w:divBdr>
            <w:top w:val="none" w:sz="0" w:space="0" w:color="auto"/>
            <w:left w:val="none" w:sz="0" w:space="0" w:color="auto"/>
            <w:bottom w:val="none" w:sz="0" w:space="0" w:color="auto"/>
            <w:right w:val="none" w:sz="0" w:space="0" w:color="auto"/>
          </w:divBdr>
        </w:div>
        <w:div w:id="1659841875">
          <w:marLeft w:val="0"/>
          <w:marRight w:val="0"/>
          <w:marTop w:val="0"/>
          <w:marBottom w:val="0"/>
          <w:divBdr>
            <w:top w:val="none" w:sz="0" w:space="0" w:color="auto"/>
            <w:left w:val="none" w:sz="0" w:space="0" w:color="auto"/>
            <w:bottom w:val="none" w:sz="0" w:space="0" w:color="auto"/>
            <w:right w:val="none" w:sz="0" w:space="0" w:color="auto"/>
          </w:divBdr>
        </w:div>
        <w:div w:id="166141525">
          <w:marLeft w:val="0"/>
          <w:marRight w:val="0"/>
          <w:marTop w:val="0"/>
          <w:marBottom w:val="0"/>
          <w:divBdr>
            <w:top w:val="none" w:sz="0" w:space="0" w:color="auto"/>
            <w:left w:val="none" w:sz="0" w:space="0" w:color="auto"/>
            <w:bottom w:val="none" w:sz="0" w:space="0" w:color="auto"/>
            <w:right w:val="none" w:sz="0" w:space="0" w:color="auto"/>
          </w:divBdr>
        </w:div>
        <w:div w:id="618295814">
          <w:marLeft w:val="0"/>
          <w:marRight w:val="0"/>
          <w:marTop w:val="0"/>
          <w:marBottom w:val="0"/>
          <w:divBdr>
            <w:top w:val="none" w:sz="0" w:space="0" w:color="auto"/>
            <w:left w:val="none" w:sz="0" w:space="0" w:color="auto"/>
            <w:bottom w:val="none" w:sz="0" w:space="0" w:color="auto"/>
            <w:right w:val="none" w:sz="0" w:space="0" w:color="auto"/>
          </w:divBdr>
        </w:div>
        <w:div w:id="171531826">
          <w:marLeft w:val="0"/>
          <w:marRight w:val="0"/>
          <w:marTop w:val="0"/>
          <w:marBottom w:val="0"/>
          <w:divBdr>
            <w:top w:val="none" w:sz="0" w:space="0" w:color="auto"/>
            <w:left w:val="none" w:sz="0" w:space="0" w:color="auto"/>
            <w:bottom w:val="none" w:sz="0" w:space="0" w:color="auto"/>
            <w:right w:val="none" w:sz="0" w:space="0" w:color="auto"/>
          </w:divBdr>
        </w:div>
        <w:div w:id="1499465091">
          <w:marLeft w:val="0"/>
          <w:marRight w:val="0"/>
          <w:marTop w:val="0"/>
          <w:marBottom w:val="0"/>
          <w:divBdr>
            <w:top w:val="none" w:sz="0" w:space="0" w:color="auto"/>
            <w:left w:val="none" w:sz="0" w:space="0" w:color="auto"/>
            <w:bottom w:val="none" w:sz="0" w:space="0" w:color="auto"/>
            <w:right w:val="none" w:sz="0" w:space="0" w:color="auto"/>
          </w:divBdr>
        </w:div>
        <w:div w:id="210387670">
          <w:marLeft w:val="0"/>
          <w:marRight w:val="0"/>
          <w:marTop w:val="0"/>
          <w:marBottom w:val="0"/>
          <w:divBdr>
            <w:top w:val="none" w:sz="0" w:space="0" w:color="auto"/>
            <w:left w:val="none" w:sz="0" w:space="0" w:color="auto"/>
            <w:bottom w:val="none" w:sz="0" w:space="0" w:color="auto"/>
            <w:right w:val="none" w:sz="0" w:space="0" w:color="auto"/>
          </w:divBdr>
        </w:div>
        <w:div w:id="945236612">
          <w:marLeft w:val="0"/>
          <w:marRight w:val="0"/>
          <w:marTop w:val="0"/>
          <w:marBottom w:val="0"/>
          <w:divBdr>
            <w:top w:val="none" w:sz="0" w:space="0" w:color="auto"/>
            <w:left w:val="none" w:sz="0" w:space="0" w:color="auto"/>
            <w:bottom w:val="none" w:sz="0" w:space="0" w:color="auto"/>
            <w:right w:val="none" w:sz="0" w:space="0" w:color="auto"/>
          </w:divBdr>
        </w:div>
      </w:divsChild>
    </w:div>
    <w:div w:id="902450295">
      <w:bodyDiv w:val="1"/>
      <w:marLeft w:val="0"/>
      <w:marRight w:val="0"/>
      <w:marTop w:val="0"/>
      <w:marBottom w:val="0"/>
      <w:divBdr>
        <w:top w:val="none" w:sz="0" w:space="0" w:color="auto"/>
        <w:left w:val="none" w:sz="0" w:space="0" w:color="auto"/>
        <w:bottom w:val="none" w:sz="0" w:space="0" w:color="auto"/>
        <w:right w:val="none" w:sz="0" w:space="0" w:color="auto"/>
      </w:divBdr>
    </w:div>
    <w:div w:id="921178762">
      <w:bodyDiv w:val="1"/>
      <w:marLeft w:val="0"/>
      <w:marRight w:val="0"/>
      <w:marTop w:val="0"/>
      <w:marBottom w:val="0"/>
      <w:divBdr>
        <w:top w:val="none" w:sz="0" w:space="0" w:color="auto"/>
        <w:left w:val="none" w:sz="0" w:space="0" w:color="auto"/>
        <w:bottom w:val="none" w:sz="0" w:space="0" w:color="auto"/>
        <w:right w:val="none" w:sz="0" w:space="0" w:color="auto"/>
      </w:divBdr>
    </w:div>
    <w:div w:id="939527945">
      <w:bodyDiv w:val="1"/>
      <w:marLeft w:val="0"/>
      <w:marRight w:val="0"/>
      <w:marTop w:val="0"/>
      <w:marBottom w:val="0"/>
      <w:divBdr>
        <w:top w:val="none" w:sz="0" w:space="0" w:color="auto"/>
        <w:left w:val="none" w:sz="0" w:space="0" w:color="auto"/>
        <w:bottom w:val="none" w:sz="0" w:space="0" w:color="auto"/>
        <w:right w:val="none" w:sz="0" w:space="0" w:color="auto"/>
      </w:divBdr>
    </w:div>
    <w:div w:id="981272128">
      <w:bodyDiv w:val="1"/>
      <w:marLeft w:val="0"/>
      <w:marRight w:val="0"/>
      <w:marTop w:val="0"/>
      <w:marBottom w:val="0"/>
      <w:divBdr>
        <w:top w:val="none" w:sz="0" w:space="0" w:color="auto"/>
        <w:left w:val="none" w:sz="0" w:space="0" w:color="auto"/>
        <w:bottom w:val="none" w:sz="0" w:space="0" w:color="auto"/>
        <w:right w:val="none" w:sz="0" w:space="0" w:color="auto"/>
      </w:divBdr>
      <w:divsChild>
        <w:div w:id="605431588">
          <w:marLeft w:val="0"/>
          <w:marRight w:val="0"/>
          <w:marTop w:val="0"/>
          <w:marBottom w:val="0"/>
          <w:divBdr>
            <w:top w:val="none" w:sz="0" w:space="0" w:color="auto"/>
            <w:left w:val="none" w:sz="0" w:space="0" w:color="auto"/>
            <w:bottom w:val="none" w:sz="0" w:space="0" w:color="auto"/>
            <w:right w:val="none" w:sz="0" w:space="0" w:color="auto"/>
          </w:divBdr>
        </w:div>
        <w:div w:id="795565715">
          <w:marLeft w:val="0"/>
          <w:marRight w:val="0"/>
          <w:marTop w:val="0"/>
          <w:marBottom w:val="0"/>
          <w:divBdr>
            <w:top w:val="none" w:sz="0" w:space="0" w:color="auto"/>
            <w:left w:val="none" w:sz="0" w:space="0" w:color="auto"/>
            <w:bottom w:val="none" w:sz="0" w:space="0" w:color="auto"/>
            <w:right w:val="none" w:sz="0" w:space="0" w:color="auto"/>
          </w:divBdr>
        </w:div>
        <w:div w:id="1819149982">
          <w:marLeft w:val="0"/>
          <w:marRight w:val="0"/>
          <w:marTop w:val="0"/>
          <w:marBottom w:val="0"/>
          <w:divBdr>
            <w:top w:val="none" w:sz="0" w:space="0" w:color="auto"/>
            <w:left w:val="none" w:sz="0" w:space="0" w:color="auto"/>
            <w:bottom w:val="none" w:sz="0" w:space="0" w:color="auto"/>
            <w:right w:val="none" w:sz="0" w:space="0" w:color="auto"/>
          </w:divBdr>
        </w:div>
        <w:div w:id="1032341136">
          <w:marLeft w:val="0"/>
          <w:marRight w:val="0"/>
          <w:marTop w:val="0"/>
          <w:marBottom w:val="0"/>
          <w:divBdr>
            <w:top w:val="none" w:sz="0" w:space="0" w:color="auto"/>
            <w:left w:val="none" w:sz="0" w:space="0" w:color="auto"/>
            <w:bottom w:val="none" w:sz="0" w:space="0" w:color="auto"/>
            <w:right w:val="none" w:sz="0" w:space="0" w:color="auto"/>
          </w:divBdr>
          <w:divsChild>
            <w:div w:id="1428379409">
              <w:marLeft w:val="0"/>
              <w:marRight w:val="0"/>
              <w:marTop w:val="0"/>
              <w:marBottom w:val="0"/>
              <w:divBdr>
                <w:top w:val="none" w:sz="0" w:space="0" w:color="auto"/>
                <w:left w:val="none" w:sz="0" w:space="0" w:color="auto"/>
                <w:bottom w:val="none" w:sz="0" w:space="0" w:color="auto"/>
                <w:right w:val="none" w:sz="0" w:space="0" w:color="auto"/>
              </w:divBdr>
            </w:div>
          </w:divsChild>
        </w:div>
        <w:div w:id="344481817">
          <w:marLeft w:val="0"/>
          <w:marRight w:val="0"/>
          <w:marTop w:val="0"/>
          <w:marBottom w:val="0"/>
          <w:divBdr>
            <w:top w:val="none" w:sz="0" w:space="0" w:color="auto"/>
            <w:left w:val="none" w:sz="0" w:space="0" w:color="auto"/>
            <w:bottom w:val="none" w:sz="0" w:space="0" w:color="auto"/>
            <w:right w:val="none" w:sz="0" w:space="0" w:color="auto"/>
          </w:divBdr>
        </w:div>
        <w:div w:id="1242175469">
          <w:marLeft w:val="0"/>
          <w:marRight w:val="0"/>
          <w:marTop w:val="0"/>
          <w:marBottom w:val="0"/>
          <w:divBdr>
            <w:top w:val="none" w:sz="0" w:space="0" w:color="auto"/>
            <w:left w:val="none" w:sz="0" w:space="0" w:color="auto"/>
            <w:bottom w:val="none" w:sz="0" w:space="0" w:color="auto"/>
            <w:right w:val="none" w:sz="0" w:space="0" w:color="auto"/>
          </w:divBdr>
        </w:div>
        <w:div w:id="1099640484">
          <w:marLeft w:val="0"/>
          <w:marRight w:val="0"/>
          <w:marTop w:val="0"/>
          <w:marBottom w:val="0"/>
          <w:divBdr>
            <w:top w:val="none" w:sz="0" w:space="0" w:color="auto"/>
            <w:left w:val="none" w:sz="0" w:space="0" w:color="auto"/>
            <w:bottom w:val="none" w:sz="0" w:space="0" w:color="auto"/>
            <w:right w:val="none" w:sz="0" w:space="0" w:color="auto"/>
          </w:divBdr>
        </w:div>
        <w:div w:id="1891963392">
          <w:marLeft w:val="0"/>
          <w:marRight w:val="0"/>
          <w:marTop w:val="0"/>
          <w:marBottom w:val="0"/>
          <w:divBdr>
            <w:top w:val="none" w:sz="0" w:space="0" w:color="auto"/>
            <w:left w:val="none" w:sz="0" w:space="0" w:color="auto"/>
            <w:bottom w:val="none" w:sz="0" w:space="0" w:color="auto"/>
            <w:right w:val="none" w:sz="0" w:space="0" w:color="auto"/>
          </w:divBdr>
        </w:div>
        <w:div w:id="317731582">
          <w:marLeft w:val="0"/>
          <w:marRight w:val="0"/>
          <w:marTop w:val="0"/>
          <w:marBottom w:val="0"/>
          <w:divBdr>
            <w:top w:val="none" w:sz="0" w:space="0" w:color="auto"/>
            <w:left w:val="none" w:sz="0" w:space="0" w:color="auto"/>
            <w:bottom w:val="none" w:sz="0" w:space="0" w:color="auto"/>
            <w:right w:val="none" w:sz="0" w:space="0" w:color="auto"/>
          </w:divBdr>
        </w:div>
        <w:div w:id="1450394965">
          <w:marLeft w:val="0"/>
          <w:marRight w:val="0"/>
          <w:marTop w:val="0"/>
          <w:marBottom w:val="0"/>
          <w:divBdr>
            <w:top w:val="none" w:sz="0" w:space="0" w:color="auto"/>
            <w:left w:val="none" w:sz="0" w:space="0" w:color="auto"/>
            <w:bottom w:val="none" w:sz="0" w:space="0" w:color="auto"/>
            <w:right w:val="none" w:sz="0" w:space="0" w:color="auto"/>
          </w:divBdr>
        </w:div>
        <w:div w:id="1820877890">
          <w:marLeft w:val="0"/>
          <w:marRight w:val="0"/>
          <w:marTop w:val="0"/>
          <w:marBottom w:val="0"/>
          <w:divBdr>
            <w:top w:val="none" w:sz="0" w:space="0" w:color="auto"/>
            <w:left w:val="none" w:sz="0" w:space="0" w:color="auto"/>
            <w:bottom w:val="none" w:sz="0" w:space="0" w:color="auto"/>
            <w:right w:val="none" w:sz="0" w:space="0" w:color="auto"/>
          </w:divBdr>
        </w:div>
        <w:div w:id="1323512603">
          <w:marLeft w:val="0"/>
          <w:marRight w:val="0"/>
          <w:marTop w:val="0"/>
          <w:marBottom w:val="0"/>
          <w:divBdr>
            <w:top w:val="none" w:sz="0" w:space="0" w:color="auto"/>
            <w:left w:val="none" w:sz="0" w:space="0" w:color="auto"/>
            <w:bottom w:val="none" w:sz="0" w:space="0" w:color="auto"/>
            <w:right w:val="none" w:sz="0" w:space="0" w:color="auto"/>
          </w:divBdr>
        </w:div>
      </w:divsChild>
    </w:div>
    <w:div w:id="1046758276">
      <w:bodyDiv w:val="1"/>
      <w:marLeft w:val="0"/>
      <w:marRight w:val="0"/>
      <w:marTop w:val="0"/>
      <w:marBottom w:val="0"/>
      <w:divBdr>
        <w:top w:val="none" w:sz="0" w:space="0" w:color="auto"/>
        <w:left w:val="none" w:sz="0" w:space="0" w:color="auto"/>
        <w:bottom w:val="none" w:sz="0" w:space="0" w:color="auto"/>
        <w:right w:val="none" w:sz="0" w:space="0" w:color="auto"/>
      </w:divBdr>
    </w:div>
    <w:div w:id="1168059471">
      <w:bodyDiv w:val="1"/>
      <w:marLeft w:val="0"/>
      <w:marRight w:val="0"/>
      <w:marTop w:val="0"/>
      <w:marBottom w:val="0"/>
      <w:divBdr>
        <w:top w:val="none" w:sz="0" w:space="0" w:color="auto"/>
        <w:left w:val="none" w:sz="0" w:space="0" w:color="auto"/>
        <w:bottom w:val="none" w:sz="0" w:space="0" w:color="auto"/>
        <w:right w:val="none" w:sz="0" w:space="0" w:color="auto"/>
      </w:divBdr>
    </w:div>
    <w:div w:id="1237738600">
      <w:bodyDiv w:val="1"/>
      <w:marLeft w:val="0"/>
      <w:marRight w:val="0"/>
      <w:marTop w:val="0"/>
      <w:marBottom w:val="0"/>
      <w:divBdr>
        <w:top w:val="none" w:sz="0" w:space="0" w:color="auto"/>
        <w:left w:val="none" w:sz="0" w:space="0" w:color="auto"/>
        <w:bottom w:val="none" w:sz="0" w:space="0" w:color="auto"/>
        <w:right w:val="none" w:sz="0" w:space="0" w:color="auto"/>
      </w:divBdr>
    </w:div>
    <w:div w:id="1317958342">
      <w:bodyDiv w:val="1"/>
      <w:marLeft w:val="0"/>
      <w:marRight w:val="0"/>
      <w:marTop w:val="0"/>
      <w:marBottom w:val="0"/>
      <w:divBdr>
        <w:top w:val="none" w:sz="0" w:space="0" w:color="auto"/>
        <w:left w:val="none" w:sz="0" w:space="0" w:color="auto"/>
        <w:bottom w:val="none" w:sz="0" w:space="0" w:color="auto"/>
        <w:right w:val="none" w:sz="0" w:space="0" w:color="auto"/>
      </w:divBdr>
    </w:div>
    <w:div w:id="1342119424">
      <w:bodyDiv w:val="1"/>
      <w:marLeft w:val="0"/>
      <w:marRight w:val="0"/>
      <w:marTop w:val="0"/>
      <w:marBottom w:val="0"/>
      <w:divBdr>
        <w:top w:val="none" w:sz="0" w:space="0" w:color="auto"/>
        <w:left w:val="none" w:sz="0" w:space="0" w:color="auto"/>
        <w:bottom w:val="none" w:sz="0" w:space="0" w:color="auto"/>
        <w:right w:val="none" w:sz="0" w:space="0" w:color="auto"/>
      </w:divBdr>
    </w:div>
    <w:div w:id="1350718518">
      <w:bodyDiv w:val="1"/>
      <w:marLeft w:val="0"/>
      <w:marRight w:val="0"/>
      <w:marTop w:val="0"/>
      <w:marBottom w:val="0"/>
      <w:divBdr>
        <w:top w:val="none" w:sz="0" w:space="0" w:color="auto"/>
        <w:left w:val="none" w:sz="0" w:space="0" w:color="auto"/>
        <w:bottom w:val="none" w:sz="0" w:space="0" w:color="auto"/>
        <w:right w:val="none" w:sz="0" w:space="0" w:color="auto"/>
      </w:divBdr>
    </w:div>
    <w:div w:id="1376470210">
      <w:bodyDiv w:val="1"/>
      <w:marLeft w:val="0"/>
      <w:marRight w:val="0"/>
      <w:marTop w:val="0"/>
      <w:marBottom w:val="0"/>
      <w:divBdr>
        <w:top w:val="none" w:sz="0" w:space="0" w:color="auto"/>
        <w:left w:val="none" w:sz="0" w:space="0" w:color="auto"/>
        <w:bottom w:val="none" w:sz="0" w:space="0" w:color="auto"/>
        <w:right w:val="none" w:sz="0" w:space="0" w:color="auto"/>
      </w:divBdr>
    </w:div>
    <w:div w:id="1437560139">
      <w:bodyDiv w:val="1"/>
      <w:marLeft w:val="0"/>
      <w:marRight w:val="0"/>
      <w:marTop w:val="0"/>
      <w:marBottom w:val="0"/>
      <w:divBdr>
        <w:top w:val="none" w:sz="0" w:space="0" w:color="auto"/>
        <w:left w:val="none" w:sz="0" w:space="0" w:color="auto"/>
        <w:bottom w:val="none" w:sz="0" w:space="0" w:color="auto"/>
        <w:right w:val="none" w:sz="0" w:space="0" w:color="auto"/>
      </w:divBdr>
    </w:div>
    <w:div w:id="1453789386">
      <w:bodyDiv w:val="1"/>
      <w:marLeft w:val="0"/>
      <w:marRight w:val="0"/>
      <w:marTop w:val="0"/>
      <w:marBottom w:val="0"/>
      <w:divBdr>
        <w:top w:val="none" w:sz="0" w:space="0" w:color="auto"/>
        <w:left w:val="none" w:sz="0" w:space="0" w:color="auto"/>
        <w:bottom w:val="none" w:sz="0" w:space="0" w:color="auto"/>
        <w:right w:val="none" w:sz="0" w:space="0" w:color="auto"/>
      </w:divBdr>
    </w:div>
    <w:div w:id="1541697810">
      <w:bodyDiv w:val="1"/>
      <w:marLeft w:val="0"/>
      <w:marRight w:val="0"/>
      <w:marTop w:val="0"/>
      <w:marBottom w:val="0"/>
      <w:divBdr>
        <w:top w:val="none" w:sz="0" w:space="0" w:color="auto"/>
        <w:left w:val="none" w:sz="0" w:space="0" w:color="auto"/>
        <w:bottom w:val="none" w:sz="0" w:space="0" w:color="auto"/>
        <w:right w:val="none" w:sz="0" w:space="0" w:color="auto"/>
      </w:divBdr>
    </w:div>
    <w:div w:id="1638802207">
      <w:bodyDiv w:val="1"/>
      <w:marLeft w:val="0"/>
      <w:marRight w:val="0"/>
      <w:marTop w:val="0"/>
      <w:marBottom w:val="0"/>
      <w:divBdr>
        <w:top w:val="none" w:sz="0" w:space="0" w:color="auto"/>
        <w:left w:val="none" w:sz="0" w:space="0" w:color="auto"/>
        <w:bottom w:val="none" w:sz="0" w:space="0" w:color="auto"/>
        <w:right w:val="none" w:sz="0" w:space="0" w:color="auto"/>
      </w:divBdr>
    </w:div>
    <w:div w:id="1679232568">
      <w:bodyDiv w:val="1"/>
      <w:marLeft w:val="0"/>
      <w:marRight w:val="0"/>
      <w:marTop w:val="0"/>
      <w:marBottom w:val="0"/>
      <w:divBdr>
        <w:top w:val="none" w:sz="0" w:space="0" w:color="auto"/>
        <w:left w:val="none" w:sz="0" w:space="0" w:color="auto"/>
        <w:bottom w:val="none" w:sz="0" w:space="0" w:color="auto"/>
        <w:right w:val="none" w:sz="0" w:space="0" w:color="auto"/>
      </w:divBdr>
    </w:div>
    <w:div w:id="1759711538">
      <w:bodyDiv w:val="1"/>
      <w:marLeft w:val="0"/>
      <w:marRight w:val="0"/>
      <w:marTop w:val="0"/>
      <w:marBottom w:val="0"/>
      <w:divBdr>
        <w:top w:val="none" w:sz="0" w:space="0" w:color="auto"/>
        <w:left w:val="none" w:sz="0" w:space="0" w:color="auto"/>
        <w:bottom w:val="none" w:sz="0" w:space="0" w:color="auto"/>
        <w:right w:val="none" w:sz="0" w:space="0" w:color="auto"/>
      </w:divBdr>
    </w:div>
    <w:div w:id="1790126946">
      <w:bodyDiv w:val="1"/>
      <w:marLeft w:val="0"/>
      <w:marRight w:val="0"/>
      <w:marTop w:val="0"/>
      <w:marBottom w:val="0"/>
      <w:divBdr>
        <w:top w:val="none" w:sz="0" w:space="0" w:color="auto"/>
        <w:left w:val="none" w:sz="0" w:space="0" w:color="auto"/>
        <w:bottom w:val="none" w:sz="0" w:space="0" w:color="auto"/>
        <w:right w:val="none" w:sz="0" w:space="0" w:color="auto"/>
      </w:divBdr>
    </w:div>
    <w:div w:id="1875849002">
      <w:bodyDiv w:val="1"/>
      <w:marLeft w:val="0"/>
      <w:marRight w:val="0"/>
      <w:marTop w:val="0"/>
      <w:marBottom w:val="0"/>
      <w:divBdr>
        <w:top w:val="none" w:sz="0" w:space="0" w:color="auto"/>
        <w:left w:val="none" w:sz="0" w:space="0" w:color="auto"/>
        <w:bottom w:val="none" w:sz="0" w:space="0" w:color="auto"/>
        <w:right w:val="none" w:sz="0" w:space="0" w:color="auto"/>
      </w:divBdr>
    </w:div>
    <w:div w:id="1939485063">
      <w:bodyDiv w:val="1"/>
      <w:marLeft w:val="0"/>
      <w:marRight w:val="0"/>
      <w:marTop w:val="0"/>
      <w:marBottom w:val="0"/>
      <w:divBdr>
        <w:top w:val="none" w:sz="0" w:space="0" w:color="auto"/>
        <w:left w:val="none" w:sz="0" w:space="0" w:color="auto"/>
        <w:bottom w:val="none" w:sz="0" w:space="0" w:color="auto"/>
        <w:right w:val="none" w:sz="0" w:space="0" w:color="auto"/>
      </w:divBdr>
    </w:div>
    <w:div w:id="1958752858">
      <w:bodyDiv w:val="1"/>
      <w:marLeft w:val="0"/>
      <w:marRight w:val="0"/>
      <w:marTop w:val="0"/>
      <w:marBottom w:val="0"/>
      <w:divBdr>
        <w:top w:val="none" w:sz="0" w:space="0" w:color="auto"/>
        <w:left w:val="none" w:sz="0" w:space="0" w:color="auto"/>
        <w:bottom w:val="none" w:sz="0" w:space="0" w:color="auto"/>
        <w:right w:val="none" w:sz="0" w:space="0" w:color="auto"/>
      </w:divBdr>
    </w:div>
    <w:div w:id="2014138046">
      <w:bodyDiv w:val="1"/>
      <w:marLeft w:val="0"/>
      <w:marRight w:val="0"/>
      <w:marTop w:val="0"/>
      <w:marBottom w:val="0"/>
      <w:divBdr>
        <w:top w:val="none" w:sz="0" w:space="0" w:color="auto"/>
        <w:left w:val="none" w:sz="0" w:space="0" w:color="auto"/>
        <w:bottom w:val="none" w:sz="0" w:space="0" w:color="auto"/>
        <w:right w:val="none" w:sz="0" w:space="0" w:color="auto"/>
      </w:divBdr>
    </w:div>
    <w:div w:id="2069839902">
      <w:bodyDiv w:val="1"/>
      <w:marLeft w:val="0"/>
      <w:marRight w:val="0"/>
      <w:marTop w:val="0"/>
      <w:marBottom w:val="0"/>
      <w:divBdr>
        <w:top w:val="none" w:sz="0" w:space="0" w:color="auto"/>
        <w:left w:val="none" w:sz="0" w:space="0" w:color="auto"/>
        <w:bottom w:val="none" w:sz="0" w:space="0" w:color="auto"/>
        <w:right w:val="none" w:sz="0" w:space="0" w:color="auto"/>
      </w:divBdr>
    </w:div>
    <w:div w:id="2074232880">
      <w:bodyDiv w:val="1"/>
      <w:marLeft w:val="0"/>
      <w:marRight w:val="0"/>
      <w:marTop w:val="0"/>
      <w:marBottom w:val="0"/>
      <w:divBdr>
        <w:top w:val="none" w:sz="0" w:space="0" w:color="auto"/>
        <w:left w:val="none" w:sz="0" w:space="0" w:color="auto"/>
        <w:bottom w:val="none" w:sz="0" w:space="0" w:color="auto"/>
        <w:right w:val="none" w:sz="0" w:space="0" w:color="auto"/>
      </w:divBdr>
    </w:div>
    <w:div w:id="211979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21" Type="http://schemas.openxmlformats.org/officeDocument/2006/relationships/image" Target="media/image13.jpg"/><Relationship Id="rId34" Type="http://schemas.openxmlformats.org/officeDocument/2006/relationships/image" Target="media/image26.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ntTable" Target="fontTable.xm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2918</Words>
  <Characters>16635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Jujia Li</dc:creator>
  <cp:keywords/>
  <dc:description/>
  <cp:lastModifiedBy>Yuhui Yao</cp:lastModifiedBy>
  <cp:revision>2</cp:revision>
  <dcterms:created xsi:type="dcterms:W3CDTF">2025-07-08T15:15:00Z</dcterms:created>
  <dcterms:modified xsi:type="dcterms:W3CDTF">2025-07-08T15:15:00Z</dcterms:modified>
</cp:coreProperties>
</file>